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word/diagrams/quickStyle1.xml" ContentType="application/vnd.openxmlformats-officedocument.drawingml.diagramStyle+xml"/>
  <Override PartName="/word/diagrams/quickStyle2.xml" ContentType="application/vnd.openxmlformats-officedocument.drawingml.diagramStyle+xml"/>
  <Override PartName="/customXml/itemProps1.xml" ContentType="application/vnd.openxmlformats-officedocument.customXmlProperties+xml"/>
  <Override PartName="/word/diagrams/data1.xml" ContentType="application/vnd.openxmlformats-officedocument.drawingml.diagramData+xml"/>
  <Override PartName="/word/diagrams/data2.xml" ContentType="application/vnd.openxmlformats-officedocument.drawingml.diagramData+xml"/>
  <Override PartName="/word/diagrams/colors2.xml" ContentType="application/vnd.openxmlformats-officedocument.drawingml.diagramColors+xml"/>
  <Default Extension="jpeg" ContentType="image/jpeg"/>
  <Override PartName="/word/diagrams/colors1.xml" ContentType="application/vnd.openxmlformats-officedocument.drawingml.diagramColor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word/diagrams/layout2.xml" ContentType="application/vnd.openxmlformats-officedocument.drawingml.diagramLayou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636142829"/>
        <w:docPartObj>
          <w:docPartGallery w:val="Cover Pages"/>
          <w:docPartUnique/>
        </w:docPartObj>
      </w:sdtPr>
      <w:sdtEndPr>
        <w:rPr>
          <w:b/>
          <w:bCs/>
        </w:rPr>
      </w:sdtEndPr>
      <w:sdtContent>
        <w:p w:rsidR="00115A07" w:rsidRPr="002E1561" w:rsidRDefault="000D0864">
          <w:r>
            <w:rPr>
              <w:noProof/>
              <w:lang w:val="es-ES" w:eastAsia="es-ES"/>
            </w:rPr>
            <w:pict>
              <v:rect id="_x0000_s1038" style="position:absolute;left:0;text-align:left;margin-left:0;margin-top:0;width:420.15pt;height:52.15pt;z-index:251662336;mso-width-percent:1000;mso-position-horizontal:center;mso-position-horizontal-relative:margin;mso-position-vertical:top;mso-position-vertical-relative:margin;mso-width-percent:1000;mso-width-relative:margin;mso-height-relative:margin" o:regroupid="1" filled="f" stroked="f">
                <v:textbox style="mso-next-textbox:#_x0000_s1038;mso-fit-shape-to-text:t">
                  <w:txbxContent>
                    <w:p w:rsidR="00E21426" w:rsidRDefault="00E21426">
                      <w:pPr>
                        <w:spacing w:after="0"/>
                        <w:rPr>
                          <w:b/>
                          <w:bCs/>
                          <w:color w:val="808080" w:themeColor="text1" w:themeTint="7F"/>
                          <w:sz w:val="32"/>
                          <w:szCs w:val="32"/>
                          <w:lang w:val="es-ES"/>
                        </w:rPr>
                      </w:pPr>
                    </w:p>
                    <w:p w:rsidR="00E21426" w:rsidRDefault="00E21426">
                      <w:pPr>
                        <w:spacing w:after="0"/>
                        <w:rPr>
                          <w:b/>
                          <w:bCs/>
                          <w:color w:val="808080" w:themeColor="text1" w:themeTint="7F"/>
                          <w:sz w:val="32"/>
                          <w:szCs w:val="32"/>
                          <w:lang w:val="es-ES"/>
                        </w:rPr>
                      </w:pPr>
                    </w:p>
                  </w:txbxContent>
                </v:textbox>
                <w10:wrap anchorx="margin" anchory="margin"/>
              </v:rect>
            </w:pict>
          </w:r>
        </w:p>
        <w:p w:rsidR="00115A07" w:rsidRPr="002E1561" w:rsidRDefault="00115A07"/>
        <w:p w:rsidR="00115A07" w:rsidRPr="002E1561" w:rsidRDefault="000D0864">
          <w:ins w:id="0" w:author="paulac" w:date="2013-10-14T15:44:00Z">
            <w:r>
              <w:rPr>
                <w:noProof/>
                <w:lang w:val="es-ES" w:eastAsia="es-ES"/>
              </w:rPr>
              <w:pict>
                <v:rect id="_x0000_s1068" style="position:absolute;left:0;text-align:left;margin-left:38.7pt;margin-top:125.6pt;width:390pt;height:220.85pt;z-index:251679744;mso-position-horizontal-relative:margin;mso-position-vertical-relative:margin;mso-width-relative:margin;mso-height-relative:margin;v-text-anchor:bottom" filled="f" stroked="f">
                  <v:textbox style="mso-next-textbox:#_x0000_s1068">
                    <w:txbxContent>
                      <w:p w:rsidR="00E21426" w:rsidRDefault="00E21426" w:rsidP="0049735F">
                        <w:pPr>
                          <w:pBdr>
                            <w:left w:val="single" w:sz="48" w:space="4" w:color="244061" w:themeColor="accent1" w:themeShade="80"/>
                          </w:pBdr>
                          <w:rPr>
                            <w:b/>
                            <w:bCs/>
                            <w:color w:val="808080" w:themeColor="text1" w:themeTint="7F"/>
                            <w:sz w:val="32"/>
                            <w:szCs w:val="32"/>
                            <w:lang w:val="es-ES"/>
                          </w:rPr>
                        </w:pPr>
                        <w:r w:rsidRPr="00311CFD">
                          <w:rPr>
                            <w:b/>
                            <w:bCs/>
                            <w:noProof/>
                            <w:color w:val="808080" w:themeColor="text1" w:themeTint="7F"/>
                            <w:sz w:val="32"/>
                            <w:szCs w:val="32"/>
                            <w:lang w:val="es-ES" w:eastAsia="es-ES"/>
                          </w:rPr>
                          <w:drawing>
                            <wp:inline distT="0" distB="0" distL="0" distR="0">
                              <wp:extent cx="2352675" cy="666750"/>
                              <wp:effectExtent l="19050" t="0" r="9525" b="0"/>
                              <wp:docPr id="5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srcRect/>
                                      <a:stretch>
                                        <a:fillRect/>
                                      </a:stretch>
                                    </pic:blipFill>
                                    <pic:spPr bwMode="auto">
                                      <a:xfrm>
                                        <a:off x="0" y="0"/>
                                        <a:ext cx="2352675" cy="666750"/>
                                      </a:xfrm>
                                      <a:prstGeom prst="rect">
                                        <a:avLst/>
                                      </a:prstGeom>
                                      <a:noFill/>
                                      <a:ln w="9525">
                                        <a:noFill/>
                                        <a:miter lim="800000"/>
                                        <a:headEnd/>
                                        <a:tailEnd/>
                                      </a:ln>
                                    </pic:spPr>
                                  </pic:pic>
                                </a:graphicData>
                              </a:graphic>
                            </wp:inline>
                          </w:drawing>
                        </w:r>
                      </w:p>
                      <w:sdt>
                        <w:sdtPr>
                          <w:rPr>
                            <w:b/>
                            <w:bCs/>
                            <w:color w:val="1F497D" w:themeColor="text2"/>
                            <w:sz w:val="72"/>
                            <w:szCs w:val="72"/>
                          </w:rPr>
                          <w:alias w:val="Título"/>
                          <w:id w:val="18729249"/>
                          <w:dataBinding w:prefixMappings="xmlns:ns0='http://schemas.openxmlformats.org/package/2006/metadata/core-properties' xmlns:ns1='http://purl.org/dc/elements/1.1/'" w:xpath="/ns0:coreProperties[1]/ns1:title[1]" w:storeItemID="{6C3C8BC8-F283-45AE-878A-BAB7291924A1}"/>
                          <w:text/>
                        </w:sdtPr>
                        <w:sdtContent>
                          <w:p w:rsidR="00E21426" w:rsidRPr="00596301" w:rsidRDefault="00E21426" w:rsidP="0049735F">
                            <w:pPr>
                              <w:pBdr>
                                <w:left w:val="single" w:sz="48" w:space="4" w:color="244061" w:themeColor="accent1" w:themeShade="80"/>
                              </w:pBdr>
                              <w:spacing w:after="0"/>
                              <w:rPr>
                                <w:b/>
                                <w:bCs/>
                                <w:color w:val="1F497D" w:themeColor="text2"/>
                                <w:sz w:val="72"/>
                                <w:szCs w:val="72"/>
                                <w:lang w:val="es-ES"/>
                              </w:rPr>
                            </w:pPr>
                            <w:del w:id="1" w:author="paulac" w:date="2013-10-14T15:44:00Z">
                              <w:r w:rsidDel="0049735F">
                                <w:rPr>
                                  <w:b/>
                                  <w:bCs/>
                                  <w:color w:val="1F497D" w:themeColor="text2"/>
                                  <w:sz w:val="72"/>
                                  <w:szCs w:val="72"/>
                                </w:rPr>
                                <w:delText>Manual d’usuari</w:delText>
                              </w:r>
                            </w:del>
                            <w:ins w:id="2" w:author="paulac" w:date="2013-10-15T09:20:00Z">
                              <w:r>
                                <w:rPr>
                                  <w:b/>
                                  <w:bCs/>
                                  <w:color w:val="1F497D" w:themeColor="text2"/>
                                  <w:sz w:val="72"/>
                                  <w:szCs w:val="72"/>
                                </w:rPr>
                                <w:t xml:space="preserve">Manual de disseny </w:t>
                              </w:r>
                            </w:ins>
                          </w:p>
                        </w:sdtContent>
                      </w:sdt>
                    </w:txbxContent>
                  </v:textbox>
                  <w10:wrap anchorx="margin" anchory="margin"/>
                </v:rect>
              </w:pict>
            </w:r>
          </w:ins>
          <w:del w:id="3" w:author="paulac" w:date="2013-10-14T15:45:00Z">
            <w:r>
              <w:rPr>
                <w:noProof/>
                <w:lang w:val="es-ES" w:eastAsia="es-ES"/>
              </w:rPr>
              <w:pict>
                <v:rect id="_x0000_s1040" style="position:absolute;left:0;text-align:left;margin-left:37.2pt;margin-top:89.9pt;width:425.2pt;height:219.8pt;z-index:251664384;mso-width-percent:1000;mso-position-horizontal-relative:margin;mso-position-vertical-relative:margin;mso-width-percent:1000;mso-width-relative:margin;mso-height-relative:margin;v-text-anchor:bottom" o:regroupid="1" filled="f" stroked="f">
                  <v:textbox style="mso-next-textbox:#_x0000_s1040">
                    <w:txbxContent>
                      <w:sdt>
                        <w:sdtPr>
                          <w:rPr>
                            <w:b/>
                            <w:bCs/>
                            <w:color w:val="1F497D" w:themeColor="text2"/>
                            <w:sz w:val="72"/>
                            <w:szCs w:val="72"/>
                          </w:rPr>
                          <w:alias w:val="Título"/>
                          <w:id w:val="18729250"/>
                          <w:dataBinding w:prefixMappings="xmlns:ns0='http://schemas.openxmlformats.org/package/2006/metadata/core-properties' xmlns:ns1='http://purl.org/dc/elements/1.1/'" w:xpath="/ns0:coreProperties[1]/ns1:title[1]" w:storeItemID="{6C3C8BC8-F283-45AE-878A-BAB7291924A1}"/>
                          <w:text/>
                        </w:sdtPr>
                        <w:sdtContent>
                          <w:p w:rsidR="00E21426" w:rsidRDefault="00E21426" w:rsidP="00122BA9">
                            <w:pPr>
                              <w:pBdr>
                                <w:left w:val="single" w:sz="48" w:space="4" w:color="244061" w:themeColor="accent1" w:themeShade="80"/>
                              </w:pBdr>
                              <w:spacing w:after="0"/>
                              <w:rPr>
                                <w:b/>
                                <w:bCs/>
                                <w:color w:val="1F497D" w:themeColor="text2"/>
                                <w:sz w:val="72"/>
                                <w:szCs w:val="72"/>
                                <w:lang w:val="es-ES"/>
                              </w:rPr>
                            </w:pPr>
                            <w:r>
                              <w:rPr>
                                <w:b/>
                                <w:bCs/>
                                <w:color w:val="1F497D" w:themeColor="text2"/>
                                <w:sz w:val="72"/>
                                <w:szCs w:val="72"/>
                              </w:rPr>
                              <w:t xml:space="preserve">Manual de disseny </w:t>
                            </w:r>
                          </w:p>
                        </w:sdtContent>
                      </w:sdt>
                      <w:sdt>
                        <w:sdtPr>
                          <w:rPr>
                            <w:b/>
                            <w:bCs/>
                            <w:color w:val="4F81BD" w:themeColor="accent1"/>
                            <w:sz w:val="40"/>
                            <w:szCs w:val="40"/>
                          </w:rPr>
                          <w:alias w:val="Subtítulo"/>
                          <w:id w:val="18729251"/>
                          <w:dataBinding w:prefixMappings="xmlns:ns0='http://schemas.openxmlformats.org/package/2006/metadata/core-properties' xmlns:ns1='http://purl.org/dc/elements/1.1/'" w:xpath="/ns0:coreProperties[1]/ns1:subject[1]" w:storeItemID="{6C3C8BC8-F283-45AE-878A-BAB7291924A1}"/>
                          <w:text/>
                        </w:sdtPr>
                        <w:sdtContent>
                          <w:p w:rsidR="00E21426" w:rsidRDefault="00E21426" w:rsidP="00122BA9">
                            <w:pPr>
                              <w:pBdr>
                                <w:left w:val="single" w:sz="48" w:space="4" w:color="244061" w:themeColor="accent1" w:themeShade="80"/>
                              </w:pBdr>
                              <w:rPr>
                                <w:b/>
                                <w:bCs/>
                                <w:color w:val="4F81BD" w:themeColor="accent1"/>
                                <w:sz w:val="40"/>
                                <w:szCs w:val="40"/>
                                <w:lang w:val="es-ES"/>
                              </w:rPr>
                            </w:pPr>
                            <w:r>
                              <w:rPr>
                                <w:b/>
                                <w:bCs/>
                                <w:color w:val="4F81BD" w:themeColor="accent1"/>
                                <w:sz w:val="40"/>
                                <w:szCs w:val="40"/>
                              </w:rPr>
                              <w:t>Helium - Gestió d’expedients</w:t>
                            </w:r>
                          </w:p>
                        </w:sdtContent>
                      </w:sdt>
                      <w:p w:rsidR="00E21426" w:rsidRDefault="00E21426" w:rsidP="00122BA9">
                        <w:pPr>
                          <w:pBdr>
                            <w:left w:val="single" w:sz="48" w:space="4" w:color="244061" w:themeColor="accent1" w:themeShade="80"/>
                          </w:pBdr>
                          <w:rPr>
                            <w:b/>
                            <w:bCs/>
                            <w:color w:val="808080" w:themeColor="text1" w:themeTint="7F"/>
                            <w:sz w:val="32"/>
                            <w:szCs w:val="32"/>
                            <w:lang w:val="es-ES"/>
                          </w:rPr>
                        </w:pPr>
                      </w:p>
                    </w:txbxContent>
                  </v:textbox>
                  <w10:wrap anchorx="margin" anchory="margin"/>
                </v:rect>
              </w:pict>
            </w:r>
          </w:del>
          <w:r w:rsidR="005C093E">
            <w:rPr>
              <w:b/>
              <w:bCs/>
              <w:noProof/>
              <w:lang w:val="es-ES" w:eastAsia="es-ES"/>
            </w:rPr>
            <w:drawing>
              <wp:anchor distT="0" distB="0" distL="114300" distR="114300" simplePos="0" relativeHeight="251665408" behindDoc="0" locked="0" layoutInCell="1" allowOverlap="1">
                <wp:simplePos x="0" y="0"/>
                <wp:positionH relativeFrom="column">
                  <wp:posOffset>1120140</wp:posOffset>
                </wp:positionH>
                <wp:positionV relativeFrom="paragraph">
                  <wp:posOffset>5850890</wp:posOffset>
                </wp:positionV>
                <wp:extent cx="3138170" cy="1257300"/>
                <wp:effectExtent l="19050" t="0" r="5080" b="0"/>
                <wp:wrapSquare wrapText="bothSides"/>
                <wp:docPr id="22" name="Imagen 2" descr="C:\Documents and Settings\joanga\Escritorio\dgt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joanga\Escritorio\dgtic.jpg"/>
                        <pic:cNvPicPr>
                          <a:picLocks noChangeAspect="1" noChangeArrowheads="1"/>
                        </pic:cNvPicPr>
                      </pic:nvPicPr>
                      <pic:blipFill>
                        <a:blip r:embed="rId10" cstate="print"/>
                        <a:srcRect/>
                        <a:stretch>
                          <a:fillRect/>
                        </a:stretch>
                      </pic:blipFill>
                      <pic:spPr bwMode="auto">
                        <a:xfrm>
                          <a:off x="0" y="0"/>
                          <a:ext cx="3138170" cy="1257300"/>
                        </a:xfrm>
                        <a:prstGeom prst="rect">
                          <a:avLst/>
                        </a:prstGeom>
                        <a:noFill/>
                        <a:ln w="9525">
                          <a:noFill/>
                          <a:miter lim="800000"/>
                          <a:headEnd/>
                          <a:tailEnd/>
                        </a:ln>
                      </pic:spPr>
                    </pic:pic>
                  </a:graphicData>
                </a:graphic>
              </wp:anchor>
            </w:drawing>
          </w:r>
          <w:r w:rsidRPr="000D0864">
            <w:rPr>
              <w:b/>
              <w:bCs/>
              <w:noProof/>
              <w:lang w:val="es-ES" w:eastAsia="es-ES"/>
            </w:rPr>
            <w:pict>
              <v:rect id="_x0000_s1039" style="position:absolute;left:0;text-align:left;margin-left:230.8pt;margin-top:512.9pt;width:243.1pt;height:84.6pt;z-index:251663360;mso-position-horizontal-relative:margin;mso-position-vertical-relative:margin" o:regroupid="1" filled="f" stroked="f">
                <v:textbox style="mso-next-textbox:#_x0000_s1039;mso-fit-shape-to-text:t">
                  <w:txbxContent>
                    <w:p w:rsidR="00E21426" w:rsidRDefault="00E21426">
                      <w:pPr>
                        <w:jc w:val="right"/>
                        <w:rPr>
                          <w:sz w:val="96"/>
                          <w:szCs w:val="96"/>
                          <w:lang w:val="es-ES"/>
                        </w:rPr>
                      </w:pPr>
                    </w:p>
                  </w:txbxContent>
                </v:textbox>
                <w10:wrap anchorx="margin" anchory="margin"/>
              </v:rect>
            </w:pict>
          </w:r>
          <w:r w:rsidR="00115A07" w:rsidRPr="002E1561">
            <w:rPr>
              <w:b/>
              <w:bCs/>
            </w:rPr>
            <w:br w:type="page"/>
          </w:r>
        </w:p>
      </w:sdtContent>
    </w:sdt>
    <w:p w:rsidR="00B17A6B" w:rsidRDefault="00B17A6B" w:rsidP="00276181">
      <w:pPr>
        <w:rPr>
          <w:rFonts w:ascii="Arial" w:hAnsi="Arial" w:cs="Arial"/>
          <w:b/>
          <w:color w:val="548DD4" w:themeColor="text2" w:themeTint="99"/>
          <w:sz w:val="40"/>
          <w:szCs w:val="40"/>
        </w:rPr>
      </w:pPr>
      <w:r w:rsidRPr="00276181">
        <w:rPr>
          <w:rFonts w:ascii="Arial" w:hAnsi="Arial" w:cs="Arial"/>
          <w:b/>
          <w:color w:val="548DD4" w:themeColor="text2" w:themeTint="99"/>
          <w:sz w:val="40"/>
          <w:szCs w:val="40"/>
        </w:rPr>
        <w:lastRenderedPageBreak/>
        <w:t>Control documentació</w:t>
      </w:r>
    </w:p>
    <w:p w:rsidR="00276181" w:rsidRDefault="00276181" w:rsidP="00276181">
      <w:pPr>
        <w:rPr>
          <w:rFonts w:ascii="Arial" w:hAnsi="Arial" w:cs="Arial"/>
          <w:b/>
          <w:color w:val="548DD4" w:themeColor="text2" w:themeTint="99"/>
          <w:sz w:val="32"/>
          <w:szCs w:val="32"/>
        </w:rPr>
      </w:pPr>
    </w:p>
    <w:p w:rsidR="00B17A6B" w:rsidRPr="00276181" w:rsidRDefault="00B17A6B" w:rsidP="00276181">
      <w:pPr>
        <w:rPr>
          <w:rFonts w:ascii="Arial" w:hAnsi="Arial" w:cs="Arial"/>
          <w:b/>
          <w:color w:val="548DD4" w:themeColor="text2" w:themeTint="99"/>
          <w:sz w:val="32"/>
          <w:szCs w:val="32"/>
        </w:rPr>
      </w:pPr>
      <w:r w:rsidRPr="00276181">
        <w:rPr>
          <w:rFonts w:ascii="Arial" w:hAnsi="Arial" w:cs="Arial"/>
          <w:b/>
          <w:color w:val="548DD4" w:themeColor="text2" w:themeTint="99"/>
          <w:sz w:val="32"/>
          <w:szCs w:val="32"/>
        </w:rPr>
        <w:t>Descripció del document</w:t>
      </w:r>
    </w:p>
    <w:p w:rsidR="00B17A6B" w:rsidRDefault="00AA03CD" w:rsidP="00276181">
      <w:r>
        <w:t>Manual d</w:t>
      </w:r>
      <w:r w:rsidR="00957472">
        <w:t xml:space="preserve">e disseny dels expedients </w:t>
      </w:r>
      <w:ins w:id="4" w:author="paulac" w:date="2013-10-14T16:14:00Z">
        <w:r w:rsidR="00104BF9">
          <w:t xml:space="preserve">am </w:t>
        </w:r>
      </w:ins>
      <w:del w:id="5" w:author="paulac" w:date="2013-10-14T16:14:00Z">
        <w:r w:rsidR="00957472" w:rsidDel="00104BF9">
          <w:delText>p</w:delText>
        </w:r>
      </w:del>
      <w:r w:rsidR="00957472">
        <w:t>el</w:t>
      </w:r>
      <w:r w:rsidR="00C22D9C">
        <w:t xml:space="preserve"> gestor d’expedients Helium.</w:t>
      </w:r>
    </w:p>
    <w:p w:rsidR="00B17A6B" w:rsidRDefault="00B17A6B" w:rsidP="00276181"/>
    <w:p w:rsidR="00B17A6B" w:rsidRPr="00276181" w:rsidRDefault="00B17A6B" w:rsidP="00276181">
      <w:pPr>
        <w:rPr>
          <w:rFonts w:ascii="Arial" w:hAnsi="Arial" w:cs="Arial"/>
          <w:b/>
          <w:color w:val="548DD4" w:themeColor="text2" w:themeTint="99"/>
          <w:sz w:val="32"/>
          <w:szCs w:val="32"/>
        </w:rPr>
      </w:pPr>
      <w:r w:rsidRPr="00276181">
        <w:rPr>
          <w:rFonts w:ascii="Arial" w:hAnsi="Arial" w:cs="Arial"/>
          <w:b/>
          <w:color w:val="548DD4" w:themeColor="text2" w:themeTint="99"/>
          <w:sz w:val="32"/>
          <w:szCs w:val="32"/>
        </w:rPr>
        <w:t>Històric de versions</w:t>
      </w:r>
    </w:p>
    <w:p w:rsidR="001159D0" w:rsidRPr="001159D0" w:rsidRDefault="001159D0" w:rsidP="00276181"/>
    <w:tbl>
      <w:tblPr>
        <w:tblStyle w:val="LIMIT"/>
        <w:tblW w:w="9361" w:type="dxa"/>
        <w:tblLook w:val="04A0"/>
        <w:tblPrChange w:id="6" w:author="paulac" w:date="2013-10-10T12:41:00Z">
          <w:tblPr>
            <w:tblW w:w="9361" w:type="dxa"/>
            <w:tbl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insideH w:val="single" w:sz="4" w:space="0" w:color="548DD4" w:themeColor="text2" w:themeTint="99"/>
              <w:insideV w:val="single" w:sz="4" w:space="0" w:color="548DD4" w:themeColor="text2" w:themeTint="99"/>
            </w:tblBorders>
            <w:tblLook w:val="04A0"/>
          </w:tblPr>
        </w:tblPrChange>
      </w:tblPr>
      <w:tblGrid>
        <w:gridCol w:w="889"/>
        <w:gridCol w:w="2480"/>
        <w:gridCol w:w="1417"/>
        <w:gridCol w:w="4575"/>
        <w:tblGridChange w:id="7">
          <w:tblGrid>
            <w:gridCol w:w="889"/>
            <w:gridCol w:w="2480"/>
            <w:gridCol w:w="1417"/>
            <w:gridCol w:w="4575"/>
          </w:tblGrid>
        </w:tblGridChange>
      </w:tblGrid>
      <w:tr w:rsidR="001159D0" w:rsidRPr="006D5E27" w:rsidTr="005C2458">
        <w:trPr>
          <w:cnfStyle w:val="100000000000"/>
          <w:trHeight w:val="454"/>
          <w:trPrChange w:id="8" w:author="paulac" w:date="2013-10-10T12:41:00Z">
            <w:trPr>
              <w:trHeight w:val="454"/>
            </w:trPr>
          </w:trPrChange>
        </w:trPr>
        <w:tc>
          <w:tcPr>
            <w:cnfStyle w:val="001000000000"/>
            <w:tcW w:w="889" w:type="dxa"/>
            <w:hideMark/>
            <w:tcPrChange w:id="9" w:author="paulac" w:date="2013-10-10T12:41:00Z">
              <w:tcPr>
                <w:tcW w:w="889" w:type="dxa"/>
                <w:tc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tcBorders>
                <w:vAlign w:val="center"/>
                <w:hideMark/>
              </w:tcPr>
            </w:tcPrChange>
          </w:tcPr>
          <w:p w:rsidR="001159D0" w:rsidRPr="006D5E27" w:rsidRDefault="001159D0" w:rsidP="00B4295B">
            <w:pPr>
              <w:jc w:val="center"/>
              <w:cnfStyle w:val="101000000000"/>
              <w:rPr>
                <w:b w:val="0"/>
              </w:rPr>
            </w:pPr>
            <w:bookmarkStart w:id="10" w:name="OLE_LINK4"/>
            <w:bookmarkStart w:id="11" w:name="OLE_LINK5"/>
            <w:r w:rsidRPr="006D5E27">
              <w:t>VERSIÓ</w:t>
            </w:r>
          </w:p>
        </w:tc>
        <w:tc>
          <w:tcPr>
            <w:tcW w:w="2480" w:type="dxa"/>
            <w:hideMark/>
            <w:tcPrChange w:id="12" w:author="paulac" w:date="2013-10-10T12:41:00Z">
              <w:tcPr>
                <w:tcW w:w="2480" w:type="dxa"/>
                <w:tc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tcBorders>
                <w:vAlign w:val="center"/>
                <w:hideMark/>
              </w:tcPr>
            </w:tcPrChange>
          </w:tcPr>
          <w:p w:rsidR="001159D0" w:rsidRPr="006D5E27" w:rsidRDefault="001159D0" w:rsidP="00B4295B">
            <w:pPr>
              <w:jc w:val="center"/>
              <w:cnfStyle w:val="100000000000"/>
              <w:rPr>
                <w:b w:val="0"/>
              </w:rPr>
            </w:pPr>
            <w:r w:rsidRPr="006D5E27">
              <w:t>RESPONSABLE</w:t>
            </w:r>
          </w:p>
        </w:tc>
        <w:tc>
          <w:tcPr>
            <w:tcW w:w="1417" w:type="dxa"/>
            <w:hideMark/>
            <w:tcPrChange w:id="13" w:author="paulac" w:date="2013-10-10T12:41:00Z">
              <w:tcPr>
                <w:tcW w:w="1417" w:type="dxa"/>
                <w:tc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tcBorders>
                <w:vAlign w:val="center"/>
                <w:hideMark/>
              </w:tcPr>
            </w:tcPrChange>
          </w:tcPr>
          <w:p w:rsidR="001159D0" w:rsidRPr="006D5E27" w:rsidRDefault="001159D0" w:rsidP="00B4295B">
            <w:pPr>
              <w:jc w:val="center"/>
              <w:cnfStyle w:val="100000000000"/>
              <w:rPr>
                <w:b w:val="0"/>
              </w:rPr>
            </w:pPr>
            <w:r w:rsidRPr="006D5E27">
              <w:t>DATA</w:t>
            </w:r>
          </w:p>
        </w:tc>
        <w:tc>
          <w:tcPr>
            <w:tcW w:w="4575" w:type="dxa"/>
            <w:hideMark/>
            <w:tcPrChange w:id="14" w:author="paulac" w:date="2013-10-10T12:41:00Z">
              <w:tcPr>
                <w:tcW w:w="4575" w:type="dxa"/>
                <w:tc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tcBorders>
                <w:vAlign w:val="center"/>
                <w:hideMark/>
              </w:tcPr>
            </w:tcPrChange>
          </w:tcPr>
          <w:p w:rsidR="001159D0" w:rsidRPr="006D5E27" w:rsidRDefault="001159D0" w:rsidP="00B4295B">
            <w:pPr>
              <w:jc w:val="center"/>
              <w:cnfStyle w:val="100000000000"/>
              <w:rPr>
                <w:b w:val="0"/>
              </w:rPr>
            </w:pPr>
            <w:r w:rsidRPr="006D5E27">
              <w:t>DESCRIPCIÓ</w:t>
            </w:r>
          </w:p>
        </w:tc>
      </w:tr>
      <w:bookmarkEnd w:id="10"/>
      <w:bookmarkEnd w:id="11"/>
      <w:tr w:rsidR="001159D0" w:rsidRPr="006D5E27" w:rsidTr="005C2458">
        <w:trPr>
          <w:cnfStyle w:val="000000100000"/>
          <w:trHeight w:val="397"/>
          <w:trPrChange w:id="15" w:author="paulac" w:date="2013-10-10T12:41:00Z">
            <w:trPr>
              <w:cantSplit/>
              <w:trHeight w:val="397"/>
            </w:trPr>
          </w:trPrChange>
        </w:trPr>
        <w:tc>
          <w:tcPr>
            <w:cnfStyle w:val="001000000000"/>
            <w:tcW w:w="889" w:type="dxa"/>
            <w:hideMark/>
            <w:tcPrChange w:id="16" w:author="paulac" w:date="2013-10-10T12:41:00Z">
              <w:tcPr>
                <w:tcW w:w="889" w:type="dxa"/>
                <w:tc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tcBorders>
                <w:vAlign w:val="center"/>
                <w:hideMark/>
              </w:tcPr>
            </w:tcPrChange>
          </w:tcPr>
          <w:p w:rsidR="001159D0" w:rsidRPr="006D5E27" w:rsidRDefault="001159D0" w:rsidP="00B4295B">
            <w:pPr>
              <w:jc w:val="center"/>
              <w:cnfStyle w:val="001000100000"/>
              <w:rPr>
                <w:b w:val="0"/>
              </w:rPr>
            </w:pPr>
            <w:r w:rsidRPr="006D5E27">
              <w:rPr>
                <w:b w:val="0"/>
              </w:rPr>
              <w:t>1.0</w:t>
            </w:r>
          </w:p>
        </w:tc>
        <w:tc>
          <w:tcPr>
            <w:tcW w:w="2480" w:type="dxa"/>
            <w:tcPrChange w:id="17" w:author="paulac" w:date="2013-10-10T12:41:00Z">
              <w:tcPr>
                <w:tcW w:w="2480" w:type="dxa"/>
                <w:tc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tcBorders>
                <w:vAlign w:val="center"/>
              </w:tcPr>
            </w:tcPrChange>
          </w:tcPr>
          <w:p w:rsidR="001159D0" w:rsidRPr="006D5E27" w:rsidRDefault="00957472" w:rsidP="00B4295B">
            <w:pPr>
              <w:cnfStyle w:val="000000100000"/>
            </w:pPr>
            <w:r w:rsidRPr="006D5E27">
              <w:t>Joan Galmés</w:t>
            </w:r>
          </w:p>
        </w:tc>
        <w:tc>
          <w:tcPr>
            <w:tcW w:w="1417" w:type="dxa"/>
            <w:hideMark/>
            <w:tcPrChange w:id="18" w:author="paulac" w:date="2013-10-10T12:41:00Z">
              <w:tcPr>
                <w:tcW w:w="1417" w:type="dxa"/>
                <w:tc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tcBorders>
                <w:vAlign w:val="center"/>
                <w:hideMark/>
              </w:tcPr>
            </w:tcPrChange>
          </w:tcPr>
          <w:p w:rsidR="001159D0" w:rsidRPr="006D5E27" w:rsidRDefault="00957472" w:rsidP="00B4295B">
            <w:pPr>
              <w:jc w:val="center"/>
              <w:cnfStyle w:val="000000100000"/>
            </w:pPr>
            <w:r w:rsidRPr="006D5E27">
              <w:t>22</w:t>
            </w:r>
            <w:r w:rsidR="001159D0" w:rsidRPr="006D5E27">
              <w:t>/04/2010</w:t>
            </w:r>
          </w:p>
        </w:tc>
        <w:tc>
          <w:tcPr>
            <w:tcW w:w="4575" w:type="dxa"/>
            <w:hideMark/>
            <w:tcPrChange w:id="19" w:author="paulac" w:date="2013-10-10T12:41:00Z">
              <w:tcPr>
                <w:tcW w:w="4575" w:type="dxa"/>
                <w:tc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tcBorders>
                <w:vAlign w:val="center"/>
                <w:hideMark/>
              </w:tcPr>
            </w:tcPrChange>
          </w:tcPr>
          <w:p w:rsidR="001159D0" w:rsidRPr="006D5E27" w:rsidRDefault="001159D0" w:rsidP="00B4295B">
            <w:pPr>
              <w:cnfStyle w:val="000000100000"/>
            </w:pPr>
            <w:r w:rsidRPr="006D5E27">
              <w:t>Versió</w:t>
            </w:r>
            <w:r w:rsidR="00A1672A" w:rsidRPr="006D5E27">
              <w:t xml:space="preserve"> original</w:t>
            </w:r>
          </w:p>
        </w:tc>
      </w:tr>
      <w:tr w:rsidR="00106F78" w:rsidRPr="006D5E27" w:rsidTr="005C2458">
        <w:trPr>
          <w:trHeight w:val="397"/>
          <w:trPrChange w:id="20" w:author="paulac" w:date="2013-10-10T12:41:00Z">
            <w:trPr>
              <w:cantSplit/>
              <w:trHeight w:val="397"/>
            </w:trPr>
          </w:trPrChange>
        </w:trPr>
        <w:tc>
          <w:tcPr>
            <w:cnfStyle w:val="001000000000"/>
            <w:tcW w:w="889" w:type="dxa"/>
            <w:tcPrChange w:id="21" w:author="paulac" w:date="2013-10-10T12:41:00Z">
              <w:tcPr>
                <w:tcW w:w="889" w:type="dxa"/>
                <w:tc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tcBorders>
                <w:vAlign w:val="center"/>
              </w:tcPr>
            </w:tcPrChange>
          </w:tcPr>
          <w:p w:rsidR="00106F78" w:rsidRPr="006D5E27" w:rsidRDefault="00106F78" w:rsidP="00B32996">
            <w:pPr>
              <w:jc w:val="center"/>
              <w:rPr>
                <w:rFonts w:ascii="Calibri" w:eastAsia="Times New Roman" w:hAnsi="Calibri" w:cs="Times New Roman"/>
                <w:b w:val="0"/>
                <w:bCs w:val="0"/>
              </w:rPr>
            </w:pPr>
            <w:r w:rsidRPr="006D5E27">
              <w:rPr>
                <w:rFonts w:ascii="Calibri" w:eastAsia="Times New Roman" w:hAnsi="Calibri" w:cs="Times New Roman"/>
                <w:b w:val="0"/>
                <w:bCs w:val="0"/>
              </w:rPr>
              <w:t>1.1</w:t>
            </w:r>
          </w:p>
        </w:tc>
        <w:tc>
          <w:tcPr>
            <w:tcW w:w="2480" w:type="dxa"/>
            <w:tcPrChange w:id="22" w:author="paulac" w:date="2013-10-10T12:41:00Z">
              <w:tcPr>
                <w:tcW w:w="2480" w:type="dxa"/>
                <w:tc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tcBorders>
                <w:vAlign w:val="center"/>
              </w:tcPr>
            </w:tcPrChange>
          </w:tcPr>
          <w:p w:rsidR="00106F78" w:rsidRPr="006D5E27" w:rsidRDefault="00106F78" w:rsidP="00B32996">
            <w:pPr>
              <w:cnfStyle w:val="000000000000"/>
              <w:rPr>
                <w:rFonts w:ascii="Calibri" w:eastAsia="Times New Roman" w:hAnsi="Calibri" w:cs="Times New Roman"/>
              </w:rPr>
            </w:pPr>
            <w:r w:rsidRPr="006D5E27">
              <w:rPr>
                <w:rFonts w:ascii="Calibri" w:eastAsia="Times New Roman" w:hAnsi="Calibri" w:cs="Times New Roman"/>
              </w:rPr>
              <w:t>Miquel Angel Amengual</w:t>
            </w:r>
          </w:p>
        </w:tc>
        <w:tc>
          <w:tcPr>
            <w:tcW w:w="1417" w:type="dxa"/>
            <w:tcPrChange w:id="23" w:author="paulac" w:date="2013-10-10T12:41:00Z">
              <w:tcPr>
                <w:tcW w:w="1417" w:type="dxa"/>
                <w:tc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tcBorders>
                <w:vAlign w:val="center"/>
              </w:tcPr>
            </w:tcPrChange>
          </w:tcPr>
          <w:p w:rsidR="00106F78" w:rsidRPr="006D5E27" w:rsidRDefault="00106F78" w:rsidP="00B32996">
            <w:pPr>
              <w:jc w:val="center"/>
              <w:cnfStyle w:val="000000000000"/>
              <w:rPr>
                <w:rFonts w:ascii="Calibri" w:eastAsia="Times New Roman" w:hAnsi="Calibri" w:cs="Times New Roman"/>
              </w:rPr>
            </w:pPr>
            <w:r w:rsidRPr="006D5E27">
              <w:rPr>
                <w:rFonts w:ascii="Calibri" w:eastAsia="Times New Roman" w:hAnsi="Calibri" w:cs="Times New Roman"/>
              </w:rPr>
              <w:t>03/08/2010</w:t>
            </w:r>
          </w:p>
        </w:tc>
        <w:tc>
          <w:tcPr>
            <w:tcW w:w="4575" w:type="dxa"/>
            <w:tcPrChange w:id="24" w:author="paulac" w:date="2013-10-10T12:41:00Z">
              <w:tcPr>
                <w:tcW w:w="4575" w:type="dxa"/>
                <w:tc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tcBorders>
                <w:vAlign w:val="center"/>
              </w:tcPr>
            </w:tcPrChange>
          </w:tcPr>
          <w:p w:rsidR="00106F78" w:rsidRPr="006D5E27" w:rsidRDefault="00866F18" w:rsidP="00106F78">
            <w:pPr>
              <w:cnfStyle w:val="000000000000"/>
              <w:rPr>
                <w:rFonts w:ascii="Calibri" w:eastAsia="Times New Roman" w:hAnsi="Calibri" w:cs="Times New Roman"/>
              </w:rPr>
            </w:pPr>
            <w:r w:rsidRPr="006D5E27">
              <w:rPr>
                <w:rFonts w:ascii="Calibri" w:eastAsia="Times New Roman" w:hAnsi="Calibri" w:cs="Times New Roman"/>
              </w:rPr>
              <w:t>N</w:t>
            </w:r>
            <w:r w:rsidR="00106F78" w:rsidRPr="006D5E27">
              <w:rPr>
                <w:rFonts w:ascii="Calibri" w:eastAsia="Times New Roman" w:hAnsi="Calibri" w:cs="Times New Roman"/>
              </w:rPr>
              <w:t xml:space="preserve">ova funció </w:t>
            </w:r>
            <w:r w:rsidR="00106F78" w:rsidRPr="006D5E27">
              <w:rPr>
                <w:rFonts w:eastAsia="Times New Roman"/>
              </w:rPr>
              <w:t>de plantilla de consulta de domini</w:t>
            </w:r>
            <w:r w:rsidR="00106F78" w:rsidRPr="006D5E27">
              <w:rPr>
                <w:rFonts w:ascii="Calibri" w:eastAsia="Times New Roman" w:hAnsi="Calibri" w:cs="Times New Roman"/>
              </w:rPr>
              <w:t>.</w:t>
            </w:r>
          </w:p>
        </w:tc>
      </w:tr>
      <w:tr w:rsidR="001159D0" w:rsidRPr="006D5E27" w:rsidTr="005C2458">
        <w:trPr>
          <w:cnfStyle w:val="000000100000"/>
          <w:trHeight w:val="397"/>
          <w:trPrChange w:id="25" w:author="paulac" w:date="2013-10-10T12:41:00Z">
            <w:trPr>
              <w:cantSplit/>
              <w:trHeight w:val="397"/>
            </w:trPr>
          </w:trPrChange>
        </w:trPr>
        <w:tc>
          <w:tcPr>
            <w:cnfStyle w:val="001000000000"/>
            <w:tcW w:w="889" w:type="dxa"/>
            <w:tcPrChange w:id="26" w:author="paulac" w:date="2013-10-10T12:41:00Z">
              <w:tcPr>
                <w:tcW w:w="889" w:type="dxa"/>
                <w:tc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tcBorders>
                <w:vAlign w:val="center"/>
              </w:tcPr>
            </w:tcPrChange>
          </w:tcPr>
          <w:p w:rsidR="001159D0" w:rsidRPr="006D5E27" w:rsidRDefault="006F0366" w:rsidP="00B4295B">
            <w:pPr>
              <w:jc w:val="center"/>
              <w:cnfStyle w:val="001000100000"/>
              <w:rPr>
                <w:b w:val="0"/>
              </w:rPr>
            </w:pPr>
            <w:r w:rsidRPr="006D5E27">
              <w:rPr>
                <w:b w:val="0"/>
              </w:rPr>
              <w:t>1.2</w:t>
            </w:r>
          </w:p>
        </w:tc>
        <w:tc>
          <w:tcPr>
            <w:tcW w:w="2480" w:type="dxa"/>
            <w:tcPrChange w:id="27" w:author="paulac" w:date="2013-10-10T12:41:00Z">
              <w:tcPr>
                <w:tcW w:w="2480" w:type="dxa"/>
                <w:tc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tcBorders>
                <w:vAlign w:val="center"/>
              </w:tcPr>
            </w:tcPrChange>
          </w:tcPr>
          <w:p w:rsidR="001159D0" w:rsidRPr="006D5E27" w:rsidRDefault="006F0366" w:rsidP="00B4295B">
            <w:pPr>
              <w:cnfStyle w:val="000000100000"/>
            </w:pPr>
            <w:r w:rsidRPr="006D5E27">
              <w:t>Josep Gayà</w:t>
            </w:r>
          </w:p>
        </w:tc>
        <w:tc>
          <w:tcPr>
            <w:tcW w:w="1417" w:type="dxa"/>
            <w:tcPrChange w:id="28" w:author="paulac" w:date="2013-10-10T12:41:00Z">
              <w:tcPr>
                <w:tcW w:w="1417" w:type="dxa"/>
                <w:tc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tcBorders>
                <w:vAlign w:val="center"/>
              </w:tcPr>
            </w:tcPrChange>
          </w:tcPr>
          <w:p w:rsidR="001159D0" w:rsidRPr="006D5E27" w:rsidRDefault="006F0366" w:rsidP="00B4295B">
            <w:pPr>
              <w:jc w:val="center"/>
              <w:cnfStyle w:val="000000100000"/>
            </w:pPr>
            <w:r w:rsidRPr="006D5E27">
              <w:t>24/09/2010</w:t>
            </w:r>
          </w:p>
        </w:tc>
        <w:tc>
          <w:tcPr>
            <w:tcW w:w="4575" w:type="dxa"/>
            <w:tcPrChange w:id="29" w:author="paulac" w:date="2013-10-10T12:41:00Z">
              <w:tcPr>
                <w:tcW w:w="4575" w:type="dxa"/>
                <w:tc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tcBorders>
                <w:vAlign w:val="center"/>
              </w:tcPr>
            </w:tcPrChange>
          </w:tcPr>
          <w:p w:rsidR="001159D0" w:rsidRPr="006D5E27" w:rsidRDefault="006D5E27" w:rsidP="00B4295B">
            <w:pPr>
              <w:cnfStyle w:val="000000100000"/>
            </w:pPr>
            <w:r w:rsidRPr="006D5E27">
              <w:t>Modificacions versió 2.0.1</w:t>
            </w:r>
          </w:p>
        </w:tc>
      </w:tr>
      <w:tr w:rsidR="001159D0" w:rsidTr="005C2458">
        <w:trPr>
          <w:trHeight w:val="397"/>
          <w:trPrChange w:id="30" w:author="paulac" w:date="2013-10-10T12:41:00Z">
            <w:trPr>
              <w:cantSplit/>
              <w:trHeight w:val="397"/>
            </w:trPr>
          </w:trPrChange>
        </w:trPr>
        <w:tc>
          <w:tcPr>
            <w:cnfStyle w:val="001000000000"/>
            <w:tcW w:w="889" w:type="dxa"/>
            <w:tcPrChange w:id="31" w:author="paulac" w:date="2013-10-10T12:41:00Z">
              <w:tcPr>
                <w:tcW w:w="889" w:type="dxa"/>
                <w:tc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tcBorders>
                <w:vAlign w:val="center"/>
              </w:tcPr>
            </w:tcPrChange>
          </w:tcPr>
          <w:p w:rsidR="001159D0" w:rsidRPr="00BF43F1" w:rsidRDefault="00BF43F1" w:rsidP="00B4295B">
            <w:pPr>
              <w:jc w:val="center"/>
              <w:rPr>
                <w:b w:val="0"/>
                <w:bCs w:val="0"/>
              </w:rPr>
            </w:pPr>
            <w:r w:rsidRPr="00BF43F1">
              <w:rPr>
                <w:b w:val="0"/>
                <w:bCs w:val="0"/>
              </w:rPr>
              <w:t>1.3</w:t>
            </w:r>
          </w:p>
        </w:tc>
        <w:tc>
          <w:tcPr>
            <w:tcW w:w="2480" w:type="dxa"/>
            <w:tcPrChange w:id="32" w:author="paulac" w:date="2013-10-10T12:41:00Z">
              <w:tcPr>
                <w:tcW w:w="2480" w:type="dxa"/>
                <w:tc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tcBorders>
                <w:vAlign w:val="center"/>
              </w:tcPr>
            </w:tcPrChange>
          </w:tcPr>
          <w:p w:rsidR="001159D0" w:rsidRPr="00BF43F1" w:rsidRDefault="00BF43F1" w:rsidP="00B4295B">
            <w:pPr>
              <w:cnfStyle w:val="000000000000"/>
            </w:pPr>
            <w:r w:rsidRPr="00BF43F1">
              <w:t>Sion Andreu</w:t>
            </w:r>
          </w:p>
        </w:tc>
        <w:tc>
          <w:tcPr>
            <w:tcW w:w="1417" w:type="dxa"/>
            <w:tcPrChange w:id="33" w:author="paulac" w:date="2013-10-10T12:41:00Z">
              <w:tcPr>
                <w:tcW w:w="1417" w:type="dxa"/>
                <w:tc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tcBorders>
                <w:vAlign w:val="center"/>
              </w:tcPr>
            </w:tcPrChange>
          </w:tcPr>
          <w:p w:rsidR="001159D0" w:rsidRPr="00BF43F1" w:rsidRDefault="00BF43F1" w:rsidP="00B4295B">
            <w:pPr>
              <w:jc w:val="center"/>
              <w:cnfStyle w:val="000000000000"/>
            </w:pPr>
            <w:r w:rsidRPr="00BF43F1">
              <w:t>19/09/2013</w:t>
            </w:r>
          </w:p>
        </w:tc>
        <w:tc>
          <w:tcPr>
            <w:tcW w:w="4575" w:type="dxa"/>
            <w:tcPrChange w:id="34" w:author="paulac" w:date="2013-10-10T12:41:00Z">
              <w:tcPr>
                <w:tcW w:w="4575" w:type="dxa"/>
                <w:tc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tcBorders>
                <w:vAlign w:val="center"/>
              </w:tcPr>
            </w:tcPrChange>
          </w:tcPr>
          <w:p w:rsidR="001159D0" w:rsidRPr="00BF43F1" w:rsidRDefault="00BF43F1" w:rsidP="00B4295B">
            <w:pPr>
              <w:cnfStyle w:val="000000000000"/>
            </w:pPr>
            <w:r w:rsidRPr="00BF43F1">
              <w:t>Modificacions versió 2.6</w:t>
            </w:r>
          </w:p>
        </w:tc>
      </w:tr>
    </w:tbl>
    <w:p w:rsidR="00B17A6B" w:rsidRDefault="00B17A6B">
      <w:r>
        <w:br w:type="page"/>
      </w:r>
    </w:p>
    <w:p w:rsidR="00B17A6B" w:rsidRDefault="00B17A6B" w:rsidP="00B17A6B"/>
    <w:p w:rsidR="00E035F4" w:rsidRPr="002E1561" w:rsidRDefault="00E035F4" w:rsidP="00E035F4">
      <w:pPr>
        <w:jc w:val="center"/>
        <w:rPr>
          <w:color w:val="17365D" w:themeColor="text2" w:themeShade="BF"/>
        </w:rPr>
      </w:pPr>
      <w:r w:rsidRPr="002E1561">
        <w:rPr>
          <w:b/>
          <w:color w:val="17365D" w:themeColor="text2" w:themeShade="BF"/>
          <w:sz w:val="52"/>
          <w:szCs w:val="52"/>
        </w:rPr>
        <w:t>INDEX</w:t>
      </w:r>
    </w:p>
    <w:p w:rsidR="00372068" w:rsidRDefault="000D0864">
      <w:pPr>
        <w:pStyle w:val="IDC1"/>
        <w:tabs>
          <w:tab w:val="left" w:pos="440"/>
          <w:tab w:val="right" w:leader="dot" w:pos="8494"/>
        </w:tabs>
        <w:rPr>
          <w:ins w:id="35" w:author="paulac" w:date="2013-10-15T09:31:00Z"/>
          <w:rFonts w:eastAsiaTheme="minorEastAsia"/>
          <w:b w:val="0"/>
          <w:noProof/>
          <w:lang w:val="es-ES" w:eastAsia="es-ES"/>
        </w:rPr>
      </w:pPr>
      <w:r w:rsidRPr="000D0864">
        <w:fldChar w:fldCharType="begin"/>
      </w:r>
      <w:r w:rsidR="00992AB8">
        <w:instrText xml:space="preserve"> TOC \o "1-4" \h \z \u </w:instrText>
      </w:r>
      <w:r w:rsidRPr="000D0864">
        <w:fldChar w:fldCharType="separate"/>
      </w:r>
      <w:ins w:id="36" w:author="paulac" w:date="2013-10-15T09:31:00Z">
        <w:r w:rsidR="00372068" w:rsidRPr="00BC45E7">
          <w:rPr>
            <w:rStyle w:val="Enlla"/>
            <w:noProof/>
          </w:rPr>
          <w:fldChar w:fldCharType="begin"/>
        </w:r>
        <w:r w:rsidR="00372068" w:rsidRPr="00BC45E7">
          <w:rPr>
            <w:rStyle w:val="Enlla"/>
            <w:noProof/>
          </w:rPr>
          <w:instrText xml:space="preserve"> </w:instrText>
        </w:r>
        <w:r w:rsidR="00372068">
          <w:rPr>
            <w:noProof/>
          </w:rPr>
          <w:instrText>HYPERLINK \l "_Toc369592803"</w:instrText>
        </w:r>
        <w:r w:rsidR="00372068" w:rsidRPr="00BC45E7">
          <w:rPr>
            <w:rStyle w:val="Enlla"/>
            <w:noProof/>
          </w:rPr>
          <w:instrText xml:space="preserve"> </w:instrText>
        </w:r>
        <w:r w:rsidR="00372068" w:rsidRPr="00BC45E7">
          <w:rPr>
            <w:rStyle w:val="Enlla"/>
            <w:noProof/>
          </w:rPr>
        </w:r>
        <w:r w:rsidR="00372068" w:rsidRPr="00BC45E7">
          <w:rPr>
            <w:rStyle w:val="Enlla"/>
            <w:noProof/>
          </w:rPr>
          <w:fldChar w:fldCharType="separate"/>
        </w:r>
        <w:r w:rsidR="00372068" w:rsidRPr="00BC45E7">
          <w:rPr>
            <w:rStyle w:val="Enlla"/>
            <w:noProof/>
          </w:rPr>
          <w:t>1</w:t>
        </w:r>
        <w:r w:rsidR="00372068">
          <w:rPr>
            <w:rFonts w:eastAsiaTheme="minorEastAsia"/>
            <w:b w:val="0"/>
            <w:noProof/>
            <w:lang w:val="es-ES" w:eastAsia="es-ES"/>
          </w:rPr>
          <w:tab/>
        </w:r>
        <w:r w:rsidR="00372068" w:rsidRPr="00BC45E7">
          <w:rPr>
            <w:rStyle w:val="Enlla"/>
            <w:noProof/>
          </w:rPr>
          <w:t>Introducció</w:t>
        </w:r>
        <w:r w:rsidR="00372068">
          <w:rPr>
            <w:noProof/>
            <w:webHidden/>
          </w:rPr>
          <w:tab/>
        </w:r>
        <w:r w:rsidR="00372068">
          <w:rPr>
            <w:noProof/>
            <w:webHidden/>
          </w:rPr>
          <w:fldChar w:fldCharType="begin"/>
        </w:r>
        <w:r w:rsidR="00372068">
          <w:rPr>
            <w:noProof/>
            <w:webHidden/>
          </w:rPr>
          <w:instrText xml:space="preserve"> PAGEREF _Toc369592803 \h </w:instrText>
        </w:r>
        <w:r w:rsidR="00372068">
          <w:rPr>
            <w:noProof/>
            <w:webHidden/>
          </w:rPr>
        </w:r>
      </w:ins>
      <w:r w:rsidR="00372068">
        <w:rPr>
          <w:noProof/>
          <w:webHidden/>
        </w:rPr>
        <w:fldChar w:fldCharType="separate"/>
      </w:r>
      <w:ins w:id="37" w:author="paulac" w:date="2013-10-15T09:31:00Z">
        <w:r w:rsidR="00372068">
          <w:rPr>
            <w:noProof/>
            <w:webHidden/>
          </w:rPr>
          <w:t>7</w:t>
        </w:r>
        <w:r w:rsidR="00372068">
          <w:rPr>
            <w:noProof/>
            <w:webHidden/>
          </w:rPr>
          <w:fldChar w:fldCharType="end"/>
        </w:r>
        <w:r w:rsidR="00372068" w:rsidRPr="00BC45E7">
          <w:rPr>
            <w:rStyle w:val="Enlla"/>
            <w:noProof/>
          </w:rPr>
          <w:fldChar w:fldCharType="end"/>
        </w:r>
      </w:ins>
    </w:p>
    <w:p w:rsidR="00372068" w:rsidRDefault="00372068">
      <w:pPr>
        <w:pStyle w:val="IDC1"/>
        <w:tabs>
          <w:tab w:val="left" w:pos="440"/>
          <w:tab w:val="right" w:leader="dot" w:pos="8494"/>
        </w:tabs>
        <w:rPr>
          <w:ins w:id="38" w:author="paulac" w:date="2013-10-15T09:31:00Z"/>
          <w:rFonts w:eastAsiaTheme="minorEastAsia"/>
          <w:b w:val="0"/>
          <w:noProof/>
          <w:lang w:val="es-ES" w:eastAsia="es-ES"/>
        </w:rPr>
      </w:pPr>
      <w:ins w:id="39" w:author="paulac" w:date="2013-10-15T09:31:00Z">
        <w:r w:rsidRPr="00BC45E7">
          <w:rPr>
            <w:rStyle w:val="Enlla"/>
            <w:noProof/>
          </w:rPr>
          <w:fldChar w:fldCharType="begin"/>
        </w:r>
        <w:r w:rsidRPr="00BC45E7">
          <w:rPr>
            <w:rStyle w:val="Enlla"/>
            <w:noProof/>
          </w:rPr>
          <w:instrText xml:space="preserve"> </w:instrText>
        </w:r>
        <w:r>
          <w:rPr>
            <w:noProof/>
          </w:rPr>
          <w:instrText>HYPERLINK \l "_Toc369592804"</w:instrText>
        </w:r>
        <w:r w:rsidRPr="00BC45E7">
          <w:rPr>
            <w:rStyle w:val="Enlla"/>
            <w:noProof/>
          </w:rPr>
          <w:instrText xml:space="preserve"> </w:instrText>
        </w:r>
        <w:r w:rsidRPr="00BC45E7">
          <w:rPr>
            <w:rStyle w:val="Enlla"/>
            <w:noProof/>
          </w:rPr>
        </w:r>
        <w:r w:rsidRPr="00BC45E7">
          <w:rPr>
            <w:rStyle w:val="Enlla"/>
            <w:noProof/>
          </w:rPr>
          <w:fldChar w:fldCharType="separate"/>
        </w:r>
        <w:r w:rsidRPr="00BC45E7">
          <w:rPr>
            <w:rStyle w:val="Enlla"/>
            <w:noProof/>
          </w:rPr>
          <w:t>2</w:t>
        </w:r>
        <w:r>
          <w:rPr>
            <w:rFonts w:eastAsiaTheme="minorEastAsia"/>
            <w:b w:val="0"/>
            <w:noProof/>
            <w:lang w:val="es-ES" w:eastAsia="es-ES"/>
          </w:rPr>
          <w:tab/>
        </w:r>
        <w:r w:rsidRPr="00BC45E7">
          <w:rPr>
            <w:rStyle w:val="Enlla"/>
            <w:noProof/>
          </w:rPr>
          <w:t>Glossari</w:t>
        </w:r>
        <w:r>
          <w:rPr>
            <w:noProof/>
            <w:webHidden/>
          </w:rPr>
          <w:tab/>
        </w:r>
        <w:r>
          <w:rPr>
            <w:noProof/>
            <w:webHidden/>
          </w:rPr>
          <w:fldChar w:fldCharType="begin"/>
        </w:r>
        <w:r>
          <w:rPr>
            <w:noProof/>
            <w:webHidden/>
          </w:rPr>
          <w:instrText xml:space="preserve"> PAGEREF _Toc369592804 \h </w:instrText>
        </w:r>
        <w:r>
          <w:rPr>
            <w:noProof/>
            <w:webHidden/>
          </w:rPr>
        </w:r>
      </w:ins>
      <w:r>
        <w:rPr>
          <w:noProof/>
          <w:webHidden/>
        </w:rPr>
        <w:fldChar w:fldCharType="separate"/>
      </w:r>
      <w:ins w:id="40" w:author="paulac" w:date="2013-10-15T09:31:00Z">
        <w:r>
          <w:rPr>
            <w:noProof/>
            <w:webHidden/>
          </w:rPr>
          <w:t>7</w:t>
        </w:r>
        <w:r>
          <w:rPr>
            <w:noProof/>
            <w:webHidden/>
          </w:rPr>
          <w:fldChar w:fldCharType="end"/>
        </w:r>
        <w:r w:rsidRPr="00BC45E7">
          <w:rPr>
            <w:rStyle w:val="Enlla"/>
            <w:noProof/>
          </w:rPr>
          <w:fldChar w:fldCharType="end"/>
        </w:r>
      </w:ins>
    </w:p>
    <w:p w:rsidR="00372068" w:rsidRDefault="00372068">
      <w:pPr>
        <w:pStyle w:val="IDC1"/>
        <w:tabs>
          <w:tab w:val="left" w:pos="440"/>
          <w:tab w:val="right" w:leader="dot" w:pos="8494"/>
        </w:tabs>
        <w:rPr>
          <w:ins w:id="41" w:author="paulac" w:date="2013-10-15T09:31:00Z"/>
          <w:rFonts w:eastAsiaTheme="minorEastAsia"/>
          <w:b w:val="0"/>
          <w:noProof/>
          <w:lang w:val="es-ES" w:eastAsia="es-ES"/>
        </w:rPr>
      </w:pPr>
      <w:ins w:id="42" w:author="paulac" w:date="2013-10-15T09:31:00Z">
        <w:r w:rsidRPr="00BC45E7">
          <w:rPr>
            <w:rStyle w:val="Enlla"/>
            <w:noProof/>
          </w:rPr>
          <w:fldChar w:fldCharType="begin"/>
        </w:r>
        <w:r w:rsidRPr="00BC45E7">
          <w:rPr>
            <w:rStyle w:val="Enlla"/>
            <w:noProof/>
          </w:rPr>
          <w:instrText xml:space="preserve"> </w:instrText>
        </w:r>
        <w:r>
          <w:rPr>
            <w:noProof/>
          </w:rPr>
          <w:instrText>HYPERLINK \l "_Toc369592805"</w:instrText>
        </w:r>
        <w:r w:rsidRPr="00BC45E7">
          <w:rPr>
            <w:rStyle w:val="Enlla"/>
            <w:noProof/>
          </w:rPr>
          <w:instrText xml:space="preserve"> </w:instrText>
        </w:r>
        <w:r w:rsidRPr="00BC45E7">
          <w:rPr>
            <w:rStyle w:val="Enlla"/>
            <w:noProof/>
          </w:rPr>
        </w:r>
        <w:r w:rsidRPr="00BC45E7">
          <w:rPr>
            <w:rStyle w:val="Enlla"/>
            <w:noProof/>
          </w:rPr>
          <w:fldChar w:fldCharType="separate"/>
        </w:r>
        <w:r w:rsidRPr="00BC45E7">
          <w:rPr>
            <w:rStyle w:val="Enlla"/>
            <w:noProof/>
          </w:rPr>
          <w:t>3</w:t>
        </w:r>
        <w:r>
          <w:rPr>
            <w:rFonts w:eastAsiaTheme="minorEastAsia"/>
            <w:b w:val="0"/>
            <w:noProof/>
            <w:lang w:val="es-ES" w:eastAsia="es-ES"/>
          </w:rPr>
          <w:tab/>
        </w:r>
        <w:r w:rsidRPr="00BC45E7">
          <w:rPr>
            <w:rStyle w:val="Enlla"/>
            <w:noProof/>
          </w:rPr>
          <w:t>Disseny de fluxgrames en JBPM</w:t>
        </w:r>
        <w:r>
          <w:rPr>
            <w:noProof/>
            <w:webHidden/>
          </w:rPr>
          <w:tab/>
        </w:r>
        <w:r>
          <w:rPr>
            <w:noProof/>
            <w:webHidden/>
          </w:rPr>
          <w:fldChar w:fldCharType="begin"/>
        </w:r>
        <w:r>
          <w:rPr>
            <w:noProof/>
            <w:webHidden/>
          </w:rPr>
          <w:instrText xml:space="preserve"> PAGEREF _Toc369592805 \h </w:instrText>
        </w:r>
        <w:r>
          <w:rPr>
            <w:noProof/>
            <w:webHidden/>
          </w:rPr>
        </w:r>
      </w:ins>
      <w:r>
        <w:rPr>
          <w:noProof/>
          <w:webHidden/>
        </w:rPr>
        <w:fldChar w:fldCharType="separate"/>
      </w:r>
      <w:ins w:id="43" w:author="paulac" w:date="2013-10-15T09:31:00Z">
        <w:r>
          <w:rPr>
            <w:noProof/>
            <w:webHidden/>
          </w:rPr>
          <w:t>8</w:t>
        </w:r>
        <w:r>
          <w:rPr>
            <w:noProof/>
            <w:webHidden/>
          </w:rPr>
          <w:fldChar w:fldCharType="end"/>
        </w:r>
        <w:r w:rsidRPr="00BC45E7">
          <w:rPr>
            <w:rStyle w:val="Enlla"/>
            <w:noProof/>
          </w:rPr>
          <w:fldChar w:fldCharType="end"/>
        </w:r>
      </w:ins>
    </w:p>
    <w:p w:rsidR="00372068" w:rsidRDefault="00372068">
      <w:pPr>
        <w:pStyle w:val="IDC2"/>
        <w:tabs>
          <w:tab w:val="left" w:pos="880"/>
          <w:tab w:val="right" w:leader="dot" w:pos="8494"/>
        </w:tabs>
        <w:rPr>
          <w:ins w:id="44" w:author="paulac" w:date="2013-10-15T09:31:00Z"/>
          <w:rFonts w:eastAsiaTheme="minorEastAsia"/>
          <w:noProof/>
          <w:lang w:val="es-ES" w:eastAsia="es-ES"/>
        </w:rPr>
      </w:pPr>
      <w:ins w:id="45" w:author="paulac" w:date="2013-10-15T09:31:00Z">
        <w:r w:rsidRPr="00BC45E7">
          <w:rPr>
            <w:rStyle w:val="Enlla"/>
            <w:noProof/>
          </w:rPr>
          <w:fldChar w:fldCharType="begin"/>
        </w:r>
        <w:r w:rsidRPr="00BC45E7">
          <w:rPr>
            <w:rStyle w:val="Enlla"/>
            <w:noProof/>
          </w:rPr>
          <w:instrText xml:space="preserve"> </w:instrText>
        </w:r>
        <w:r>
          <w:rPr>
            <w:noProof/>
          </w:rPr>
          <w:instrText>HYPERLINK \l "_Toc369592806"</w:instrText>
        </w:r>
        <w:r w:rsidRPr="00BC45E7">
          <w:rPr>
            <w:rStyle w:val="Enlla"/>
            <w:noProof/>
          </w:rPr>
          <w:instrText xml:space="preserve"> </w:instrText>
        </w:r>
        <w:r w:rsidRPr="00BC45E7">
          <w:rPr>
            <w:rStyle w:val="Enlla"/>
            <w:noProof/>
          </w:rPr>
        </w:r>
        <w:r w:rsidRPr="00BC45E7">
          <w:rPr>
            <w:rStyle w:val="Enlla"/>
            <w:noProof/>
          </w:rPr>
          <w:fldChar w:fldCharType="separate"/>
        </w:r>
        <w:r w:rsidRPr="00BC45E7">
          <w:rPr>
            <w:rStyle w:val="Enlla"/>
            <w:noProof/>
          </w:rPr>
          <w:t>3.1</w:t>
        </w:r>
        <w:r>
          <w:rPr>
            <w:rFonts w:eastAsiaTheme="minorEastAsia"/>
            <w:noProof/>
            <w:lang w:val="es-ES" w:eastAsia="es-ES"/>
          </w:rPr>
          <w:tab/>
        </w:r>
        <w:r w:rsidRPr="00BC45E7">
          <w:rPr>
            <w:rStyle w:val="Enlla"/>
            <w:noProof/>
          </w:rPr>
          <w:t>Instal·lació de l’Eclipse</w:t>
        </w:r>
        <w:r>
          <w:rPr>
            <w:noProof/>
            <w:webHidden/>
          </w:rPr>
          <w:tab/>
        </w:r>
        <w:r>
          <w:rPr>
            <w:noProof/>
            <w:webHidden/>
          </w:rPr>
          <w:fldChar w:fldCharType="begin"/>
        </w:r>
        <w:r>
          <w:rPr>
            <w:noProof/>
            <w:webHidden/>
          </w:rPr>
          <w:instrText xml:space="preserve"> PAGEREF _Toc369592806 \h </w:instrText>
        </w:r>
        <w:r>
          <w:rPr>
            <w:noProof/>
            <w:webHidden/>
          </w:rPr>
        </w:r>
      </w:ins>
      <w:r>
        <w:rPr>
          <w:noProof/>
          <w:webHidden/>
        </w:rPr>
        <w:fldChar w:fldCharType="separate"/>
      </w:r>
      <w:ins w:id="46" w:author="paulac" w:date="2013-10-15T09:31:00Z">
        <w:r>
          <w:rPr>
            <w:noProof/>
            <w:webHidden/>
          </w:rPr>
          <w:t>8</w:t>
        </w:r>
        <w:r>
          <w:rPr>
            <w:noProof/>
            <w:webHidden/>
          </w:rPr>
          <w:fldChar w:fldCharType="end"/>
        </w:r>
        <w:r w:rsidRPr="00BC45E7">
          <w:rPr>
            <w:rStyle w:val="Enlla"/>
            <w:noProof/>
          </w:rPr>
          <w:fldChar w:fldCharType="end"/>
        </w:r>
      </w:ins>
    </w:p>
    <w:p w:rsidR="00372068" w:rsidRDefault="00372068">
      <w:pPr>
        <w:pStyle w:val="IDC2"/>
        <w:tabs>
          <w:tab w:val="left" w:pos="880"/>
          <w:tab w:val="right" w:leader="dot" w:pos="8494"/>
        </w:tabs>
        <w:rPr>
          <w:ins w:id="47" w:author="paulac" w:date="2013-10-15T09:31:00Z"/>
          <w:rFonts w:eastAsiaTheme="minorEastAsia"/>
          <w:noProof/>
          <w:lang w:val="es-ES" w:eastAsia="es-ES"/>
        </w:rPr>
      </w:pPr>
      <w:ins w:id="48" w:author="paulac" w:date="2013-10-15T09:31:00Z">
        <w:r w:rsidRPr="00BC45E7">
          <w:rPr>
            <w:rStyle w:val="Enlla"/>
            <w:noProof/>
          </w:rPr>
          <w:fldChar w:fldCharType="begin"/>
        </w:r>
        <w:r w:rsidRPr="00BC45E7">
          <w:rPr>
            <w:rStyle w:val="Enlla"/>
            <w:noProof/>
          </w:rPr>
          <w:instrText xml:space="preserve"> </w:instrText>
        </w:r>
        <w:r>
          <w:rPr>
            <w:noProof/>
          </w:rPr>
          <w:instrText>HYPERLINK \l "_Toc369592807"</w:instrText>
        </w:r>
        <w:r w:rsidRPr="00BC45E7">
          <w:rPr>
            <w:rStyle w:val="Enlla"/>
            <w:noProof/>
          </w:rPr>
          <w:instrText xml:space="preserve"> </w:instrText>
        </w:r>
        <w:r w:rsidRPr="00BC45E7">
          <w:rPr>
            <w:rStyle w:val="Enlla"/>
            <w:noProof/>
          </w:rPr>
        </w:r>
        <w:r w:rsidRPr="00BC45E7">
          <w:rPr>
            <w:rStyle w:val="Enlla"/>
            <w:noProof/>
          </w:rPr>
          <w:fldChar w:fldCharType="separate"/>
        </w:r>
        <w:r w:rsidRPr="00BC45E7">
          <w:rPr>
            <w:rStyle w:val="Enlla"/>
            <w:noProof/>
          </w:rPr>
          <w:t>3.2</w:t>
        </w:r>
        <w:r>
          <w:rPr>
            <w:rFonts w:eastAsiaTheme="minorEastAsia"/>
            <w:noProof/>
            <w:lang w:val="es-ES" w:eastAsia="es-ES"/>
          </w:rPr>
          <w:tab/>
        </w:r>
        <w:r w:rsidRPr="00BC45E7">
          <w:rPr>
            <w:rStyle w:val="Enlla"/>
            <w:noProof/>
          </w:rPr>
          <w:t>Instal·lació del plugin jBPM-GPD</w:t>
        </w:r>
        <w:r>
          <w:rPr>
            <w:noProof/>
            <w:webHidden/>
          </w:rPr>
          <w:tab/>
        </w:r>
        <w:r>
          <w:rPr>
            <w:noProof/>
            <w:webHidden/>
          </w:rPr>
          <w:fldChar w:fldCharType="begin"/>
        </w:r>
        <w:r>
          <w:rPr>
            <w:noProof/>
            <w:webHidden/>
          </w:rPr>
          <w:instrText xml:space="preserve"> PAGEREF _Toc369592807 \h </w:instrText>
        </w:r>
        <w:r>
          <w:rPr>
            <w:noProof/>
            <w:webHidden/>
          </w:rPr>
        </w:r>
      </w:ins>
      <w:r>
        <w:rPr>
          <w:noProof/>
          <w:webHidden/>
        </w:rPr>
        <w:fldChar w:fldCharType="separate"/>
      </w:r>
      <w:ins w:id="49" w:author="paulac" w:date="2013-10-15T09:31:00Z">
        <w:r>
          <w:rPr>
            <w:noProof/>
            <w:webHidden/>
          </w:rPr>
          <w:t>8</w:t>
        </w:r>
        <w:r>
          <w:rPr>
            <w:noProof/>
            <w:webHidden/>
          </w:rPr>
          <w:fldChar w:fldCharType="end"/>
        </w:r>
        <w:r w:rsidRPr="00BC45E7">
          <w:rPr>
            <w:rStyle w:val="Enlla"/>
            <w:noProof/>
          </w:rPr>
          <w:fldChar w:fldCharType="end"/>
        </w:r>
      </w:ins>
    </w:p>
    <w:p w:rsidR="00372068" w:rsidRDefault="00372068">
      <w:pPr>
        <w:pStyle w:val="IDC2"/>
        <w:tabs>
          <w:tab w:val="left" w:pos="880"/>
          <w:tab w:val="right" w:leader="dot" w:pos="8494"/>
        </w:tabs>
        <w:rPr>
          <w:ins w:id="50" w:author="paulac" w:date="2013-10-15T09:31:00Z"/>
          <w:rFonts w:eastAsiaTheme="minorEastAsia"/>
          <w:noProof/>
          <w:lang w:val="es-ES" w:eastAsia="es-ES"/>
        </w:rPr>
      </w:pPr>
      <w:ins w:id="51" w:author="paulac" w:date="2013-10-15T09:31:00Z">
        <w:r w:rsidRPr="00BC45E7">
          <w:rPr>
            <w:rStyle w:val="Enlla"/>
            <w:noProof/>
          </w:rPr>
          <w:fldChar w:fldCharType="begin"/>
        </w:r>
        <w:r w:rsidRPr="00BC45E7">
          <w:rPr>
            <w:rStyle w:val="Enlla"/>
            <w:noProof/>
          </w:rPr>
          <w:instrText xml:space="preserve"> </w:instrText>
        </w:r>
        <w:r>
          <w:rPr>
            <w:noProof/>
          </w:rPr>
          <w:instrText>HYPERLINK \l "_Toc369592808"</w:instrText>
        </w:r>
        <w:r w:rsidRPr="00BC45E7">
          <w:rPr>
            <w:rStyle w:val="Enlla"/>
            <w:noProof/>
          </w:rPr>
          <w:instrText xml:space="preserve"> </w:instrText>
        </w:r>
        <w:r w:rsidRPr="00BC45E7">
          <w:rPr>
            <w:rStyle w:val="Enlla"/>
            <w:noProof/>
          </w:rPr>
        </w:r>
        <w:r w:rsidRPr="00BC45E7">
          <w:rPr>
            <w:rStyle w:val="Enlla"/>
            <w:noProof/>
          </w:rPr>
          <w:fldChar w:fldCharType="separate"/>
        </w:r>
        <w:r w:rsidRPr="00BC45E7">
          <w:rPr>
            <w:rStyle w:val="Enlla"/>
            <w:noProof/>
          </w:rPr>
          <w:t>3.3</w:t>
        </w:r>
        <w:r>
          <w:rPr>
            <w:rFonts w:eastAsiaTheme="minorEastAsia"/>
            <w:noProof/>
            <w:lang w:val="es-ES" w:eastAsia="es-ES"/>
          </w:rPr>
          <w:tab/>
        </w:r>
        <w:r w:rsidRPr="00BC45E7">
          <w:rPr>
            <w:rStyle w:val="Enlla"/>
            <w:noProof/>
          </w:rPr>
          <w:t>Creació d’un nou projecte jBPM</w:t>
        </w:r>
        <w:r>
          <w:rPr>
            <w:noProof/>
            <w:webHidden/>
          </w:rPr>
          <w:tab/>
        </w:r>
        <w:r>
          <w:rPr>
            <w:noProof/>
            <w:webHidden/>
          </w:rPr>
          <w:fldChar w:fldCharType="begin"/>
        </w:r>
        <w:r>
          <w:rPr>
            <w:noProof/>
            <w:webHidden/>
          </w:rPr>
          <w:instrText xml:space="preserve"> PAGEREF _Toc369592808 \h </w:instrText>
        </w:r>
        <w:r>
          <w:rPr>
            <w:noProof/>
            <w:webHidden/>
          </w:rPr>
        </w:r>
      </w:ins>
      <w:r>
        <w:rPr>
          <w:noProof/>
          <w:webHidden/>
        </w:rPr>
        <w:fldChar w:fldCharType="separate"/>
      </w:r>
      <w:ins w:id="52" w:author="paulac" w:date="2013-10-15T09:31:00Z">
        <w:r>
          <w:rPr>
            <w:noProof/>
            <w:webHidden/>
          </w:rPr>
          <w:t>10</w:t>
        </w:r>
        <w:r>
          <w:rPr>
            <w:noProof/>
            <w:webHidden/>
          </w:rPr>
          <w:fldChar w:fldCharType="end"/>
        </w:r>
        <w:r w:rsidRPr="00BC45E7">
          <w:rPr>
            <w:rStyle w:val="Enlla"/>
            <w:noProof/>
          </w:rPr>
          <w:fldChar w:fldCharType="end"/>
        </w:r>
      </w:ins>
    </w:p>
    <w:p w:rsidR="00372068" w:rsidRDefault="00372068">
      <w:pPr>
        <w:pStyle w:val="IDC2"/>
        <w:tabs>
          <w:tab w:val="left" w:pos="880"/>
          <w:tab w:val="right" w:leader="dot" w:pos="8494"/>
        </w:tabs>
        <w:rPr>
          <w:ins w:id="53" w:author="paulac" w:date="2013-10-15T09:31:00Z"/>
          <w:rFonts w:eastAsiaTheme="minorEastAsia"/>
          <w:noProof/>
          <w:lang w:val="es-ES" w:eastAsia="es-ES"/>
        </w:rPr>
      </w:pPr>
      <w:ins w:id="54" w:author="paulac" w:date="2013-10-15T09:31:00Z">
        <w:r w:rsidRPr="00BC45E7">
          <w:rPr>
            <w:rStyle w:val="Enlla"/>
            <w:noProof/>
          </w:rPr>
          <w:fldChar w:fldCharType="begin"/>
        </w:r>
        <w:r w:rsidRPr="00BC45E7">
          <w:rPr>
            <w:rStyle w:val="Enlla"/>
            <w:noProof/>
          </w:rPr>
          <w:instrText xml:space="preserve"> </w:instrText>
        </w:r>
        <w:r>
          <w:rPr>
            <w:noProof/>
          </w:rPr>
          <w:instrText>HYPERLINK \l "_Toc369592809"</w:instrText>
        </w:r>
        <w:r w:rsidRPr="00BC45E7">
          <w:rPr>
            <w:rStyle w:val="Enlla"/>
            <w:noProof/>
          </w:rPr>
          <w:instrText xml:space="preserve"> </w:instrText>
        </w:r>
        <w:r w:rsidRPr="00BC45E7">
          <w:rPr>
            <w:rStyle w:val="Enlla"/>
            <w:noProof/>
          </w:rPr>
        </w:r>
        <w:r w:rsidRPr="00BC45E7">
          <w:rPr>
            <w:rStyle w:val="Enlla"/>
            <w:noProof/>
          </w:rPr>
          <w:fldChar w:fldCharType="separate"/>
        </w:r>
        <w:r w:rsidRPr="00BC45E7">
          <w:rPr>
            <w:rStyle w:val="Enlla"/>
            <w:noProof/>
          </w:rPr>
          <w:t>3.4</w:t>
        </w:r>
        <w:r>
          <w:rPr>
            <w:rFonts w:eastAsiaTheme="minorEastAsia"/>
            <w:noProof/>
            <w:lang w:val="es-ES" w:eastAsia="es-ES"/>
          </w:rPr>
          <w:tab/>
        </w:r>
        <w:r w:rsidRPr="00BC45E7">
          <w:rPr>
            <w:rStyle w:val="Enlla"/>
            <w:noProof/>
          </w:rPr>
          <w:t>Incorporació llibreria de disseny</w:t>
        </w:r>
        <w:r>
          <w:rPr>
            <w:noProof/>
            <w:webHidden/>
          </w:rPr>
          <w:tab/>
        </w:r>
        <w:r>
          <w:rPr>
            <w:noProof/>
            <w:webHidden/>
          </w:rPr>
          <w:fldChar w:fldCharType="begin"/>
        </w:r>
        <w:r>
          <w:rPr>
            <w:noProof/>
            <w:webHidden/>
          </w:rPr>
          <w:instrText xml:space="preserve"> PAGEREF _Toc369592809 \h </w:instrText>
        </w:r>
        <w:r>
          <w:rPr>
            <w:noProof/>
            <w:webHidden/>
          </w:rPr>
        </w:r>
      </w:ins>
      <w:r>
        <w:rPr>
          <w:noProof/>
          <w:webHidden/>
        </w:rPr>
        <w:fldChar w:fldCharType="separate"/>
      </w:r>
      <w:ins w:id="55" w:author="paulac" w:date="2013-10-15T09:31:00Z">
        <w:r>
          <w:rPr>
            <w:noProof/>
            <w:webHidden/>
          </w:rPr>
          <w:t>12</w:t>
        </w:r>
        <w:r>
          <w:rPr>
            <w:noProof/>
            <w:webHidden/>
          </w:rPr>
          <w:fldChar w:fldCharType="end"/>
        </w:r>
        <w:r w:rsidRPr="00BC45E7">
          <w:rPr>
            <w:rStyle w:val="Enlla"/>
            <w:noProof/>
          </w:rPr>
          <w:fldChar w:fldCharType="end"/>
        </w:r>
      </w:ins>
    </w:p>
    <w:p w:rsidR="00372068" w:rsidRDefault="00372068">
      <w:pPr>
        <w:pStyle w:val="IDC2"/>
        <w:tabs>
          <w:tab w:val="left" w:pos="880"/>
          <w:tab w:val="right" w:leader="dot" w:pos="8494"/>
        </w:tabs>
        <w:rPr>
          <w:ins w:id="56" w:author="paulac" w:date="2013-10-15T09:31:00Z"/>
          <w:rFonts w:eastAsiaTheme="minorEastAsia"/>
          <w:noProof/>
          <w:lang w:val="es-ES" w:eastAsia="es-ES"/>
        </w:rPr>
      </w:pPr>
      <w:ins w:id="57" w:author="paulac" w:date="2013-10-15T09:31:00Z">
        <w:r w:rsidRPr="00BC45E7">
          <w:rPr>
            <w:rStyle w:val="Enlla"/>
            <w:noProof/>
          </w:rPr>
          <w:fldChar w:fldCharType="begin"/>
        </w:r>
        <w:r w:rsidRPr="00BC45E7">
          <w:rPr>
            <w:rStyle w:val="Enlla"/>
            <w:noProof/>
          </w:rPr>
          <w:instrText xml:space="preserve"> </w:instrText>
        </w:r>
        <w:r>
          <w:rPr>
            <w:noProof/>
          </w:rPr>
          <w:instrText>HYPERLINK \l "_Toc369592810"</w:instrText>
        </w:r>
        <w:r w:rsidRPr="00BC45E7">
          <w:rPr>
            <w:rStyle w:val="Enlla"/>
            <w:noProof/>
          </w:rPr>
          <w:instrText xml:space="preserve"> </w:instrText>
        </w:r>
        <w:r w:rsidRPr="00BC45E7">
          <w:rPr>
            <w:rStyle w:val="Enlla"/>
            <w:noProof/>
          </w:rPr>
        </w:r>
        <w:r w:rsidRPr="00BC45E7">
          <w:rPr>
            <w:rStyle w:val="Enlla"/>
            <w:noProof/>
          </w:rPr>
          <w:fldChar w:fldCharType="separate"/>
        </w:r>
        <w:r w:rsidRPr="00BC45E7">
          <w:rPr>
            <w:rStyle w:val="Enlla"/>
            <w:noProof/>
          </w:rPr>
          <w:t>3.5</w:t>
        </w:r>
        <w:r>
          <w:rPr>
            <w:rFonts w:eastAsiaTheme="minorEastAsia"/>
            <w:noProof/>
            <w:lang w:val="es-ES" w:eastAsia="es-ES"/>
          </w:rPr>
          <w:tab/>
        </w:r>
        <w:r w:rsidRPr="00BC45E7">
          <w:rPr>
            <w:rStyle w:val="Enlla"/>
            <w:noProof/>
          </w:rPr>
          <w:t>Creació d’un nou fluxgrama</w:t>
        </w:r>
        <w:r>
          <w:rPr>
            <w:noProof/>
            <w:webHidden/>
          </w:rPr>
          <w:tab/>
        </w:r>
        <w:r>
          <w:rPr>
            <w:noProof/>
            <w:webHidden/>
          </w:rPr>
          <w:fldChar w:fldCharType="begin"/>
        </w:r>
        <w:r>
          <w:rPr>
            <w:noProof/>
            <w:webHidden/>
          </w:rPr>
          <w:instrText xml:space="preserve"> PAGEREF _Toc369592810 \h </w:instrText>
        </w:r>
        <w:r>
          <w:rPr>
            <w:noProof/>
            <w:webHidden/>
          </w:rPr>
        </w:r>
      </w:ins>
      <w:r>
        <w:rPr>
          <w:noProof/>
          <w:webHidden/>
        </w:rPr>
        <w:fldChar w:fldCharType="separate"/>
      </w:r>
      <w:ins w:id="58" w:author="paulac" w:date="2013-10-15T09:31:00Z">
        <w:r>
          <w:rPr>
            <w:noProof/>
            <w:webHidden/>
          </w:rPr>
          <w:t>14</w:t>
        </w:r>
        <w:r>
          <w:rPr>
            <w:noProof/>
            <w:webHidden/>
          </w:rPr>
          <w:fldChar w:fldCharType="end"/>
        </w:r>
        <w:r w:rsidRPr="00BC45E7">
          <w:rPr>
            <w:rStyle w:val="Enlla"/>
            <w:noProof/>
          </w:rPr>
          <w:fldChar w:fldCharType="end"/>
        </w:r>
      </w:ins>
    </w:p>
    <w:p w:rsidR="00372068" w:rsidRDefault="00372068">
      <w:pPr>
        <w:pStyle w:val="IDC2"/>
        <w:tabs>
          <w:tab w:val="left" w:pos="880"/>
          <w:tab w:val="right" w:leader="dot" w:pos="8494"/>
        </w:tabs>
        <w:rPr>
          <w:ins w:id="59" w:author="paulac" w:date="2013-10-15T09:31:00Z"/>
          <w:rFonts w:eastAsiaTheme="minorEastAsia"/>
          <w:noProof/>
          <w:lang w:val="es-ES" w:eastAsia="es-ES"/>
        </w:rPr>
      </w:pPr>
      <w:ins w:id="60" w:author="paulac" w:date="2013-10-15T09:31:00Z">
        <w:r w:rsidRPr="00BC45E7">
          <w:rPr>
            <w:rStyle w:val="Enlla"/>
            <w:noProof/>
          </w:rPr>
          <w:fldChar w:fldCharType="begin"/>
        </w:r>
        <w:r w:rsidRPr="00BC45E7">
          <w:rPr>
            <w:rStyle w:val="Enlla"/>
            <w:noProof/>
          </w:rPr>
          <w:instrText xml:space="preserve"> </w:instrText>
        </w:r>
        <w:r>
          <w:rPr>
            <w:noProof/>
          </w:rPr>
          <w:instrText>HYPERLINK \l "_Toc369592811"</w:instrText>
        </w:r>
        <w:r w:rsidRPr="00BC45E7">
          <w:rPr>
            <w:rStyle w:val="Enlla"/>
            <w:noProof/>
          </w:rPr>
          <w:instrText xml:space="preserve"> </w:instrText>
        </w:r>
        <w:r w:rsidRPr="00BC45E7">
          <w:rPr>
            <w:rStyle w:val="Enlla"/>
            <w:noProof/>
          </w:rPr>
        </w:r>
        <w:r w:rsidRPr="00BC45E7">
          <w:rPr>
            <w:rStyle w:val="Enlla"/>
            <w:noProof/>
          </w:rPr>
          <w:fldChar w:fldCharType="separate"/>
        </w:r>
        <w:r w:rsidRPr="00BC45E7">
          <w:rPr>
            <w:rStyle w:val="Enlla"/>
            <w:noProof/>
          </w:rPr>
          <w:t>3.6</w:t>
        </w:r>
        <w:r>
          <w:rPr>
            <w:rFonts w:eastAsiaTheme="minorEastAsia"/>
            <w:noProof/>
            <w:lang w:val="es-ES" w:eastAsia="es-ES"/>
          </w:rPr>
          <w:tab/>
        </w:r>
        <w:r w:rsidRPr="00BC45E7">
          <w:rPr>
            <w:rStyle w:val="Enlla"/>
            <w:noProof/>
          </w:rPr>
          <w:t>Tipus de node</w:t>
        </w:r>
        <w:r>
          <w:rPr>
            <w:noProof/>
            <w:webHidden/>
          </w:rPr>
          <w:tab/>
        </w:r>
        <w:r>
          <w:rPr>
            <w:noProof/>
            <w:webHidden/>
          </w:rPr>
          <w:fldChar w:fldCharType="begin"/>
        </w:r>
        <w:r>
          <w:rPr>
            <w:noProof/>
            <w:webHidden/>
          </w:rPr>
          <w:instrText xml:space="preserve"> PAGEREF _Toc369592811 \h </w:instrText>
        </w:r>
        <w:r>
          <w:rPr>
            <w:noProof/>
            <w:webHidden/>
          </w:rPr>
        </w:r>
      </w:ins>
      <w:r>
        <w:rPr>
          <w:noProof/>
          <w:webHidden/>
        </w:rPr>
        <w:fldChar w:fldCharType="separate"/>
      </w:r>
      <w:ins w:id="61" w:author="paulac" w:date="2013-10-15T09:31:00Z">
        <w:r>
          <w:rPr>
            <w:noProof/>
            <w:webHidden/>
          </w:rPr>
          <w:t>16</w:t>
        </w:r>
        <w:r>
          <w:rPr>
            <w:noProof/>
            <w:webHidden/>
          </w:rPr>
          <w:fldChar w:fldCharType="end"/>
        </w:r>
        <w:r w:rsidRPr="00BC45E7">
          <w:rPr>
            <w:rStyle w:val="Enlla"/>
            <w:noProof/>
          </w:rPr>
          <w:fldChar w:fldCharType="end"/>
        </w:r>
      </w:ins>
    </w:p>
    <w:p w:rsidR="00372068" w:rsidRDefault="00372068">
      <w:pPr>
        <w:pStyle w:val="IDC3"/>
        <w:tabs>
          <w:tab w:val="left" w:pos="1320"/>
          <w:tab w:val="right" w:leader="dot" w:pos="8494"/>
        </w:tabs>
        <w:rPr>
          <w:ins w:id="62" w:author="paulac" w:date="2013-10-15T09:31:00Z"/>
          <w:rFonts w:eastAsiaTheme="minorEastAsia"/>
          <w:noProof/>
          <w:lang w:val="es-ES" w:eastAsia="es-ES"/>
        </w:rPr>
      </w:pPr>
      <w:ins w:id="63" w:author="paulac" w:date="2013-10-15T09:31:00Z">
        <w:r w:rsidRPr="00BC45E7">
          <w:rPr>
            <w:rStyle w:val="Enlla"/>
            <w:noProof/>
          </w:rPr>
          <w:fldChar w:fldCharType="begin"/>
        </w:r>
        <w:r w:rsidRPr="00BC45E7">
          <w:rPr>
            <w:rStyle w:val="Enlla"/>
            <w:noProof/>
          </w:rPr>
          <w:instrText xml:space="preserve"> </w:instrText>
        </w:r>
        <w:r>
          <w:rPr>
            <w:noProof/>
          </w:rPr>
          <w:instrText>HYPERLINK \l "_Toc369592812"</w:instrText>
        </w:r>
        <w:r w:rsidRPr="00BC45E7">
          <w:rPr>
            <w:rStyle w:val="Enlla"/>
            <w:noProof/>
          </w:rPr>
          <w:instrText xml:space="preserve"> </w:instrText>
        </w:r>
        <w:r w:rsidRPr="00BC45E7">
          <w:rPr>
            <w:rStyle w:val="Enlla"/>
            <w:noProof/>
          </w:rPr>
        </w:r>
        <w:r w:rsidRPr="00BC45E7">
          <w:rPr>
            <w:rStyle w:val="Enlla"/>
            <w:noProof/>
          </w:rPr>
          <w:fldChar w:fldCharType="separate"/>
        </w:r>
        <w:r w:rsidRPr="00BC45E7">
          <w:rPr>
            <w:rStyle w:val="Enlla"/>
            <w:noProof/>
          </w:rPr>
          <w:t>3.6.1</w:t>
        </w:r>
        <w:r>
          <w:rPr>
            <w:rFonts w:eastAsiaTheme="minorEastAsia"/>
            <w:noProof/>
            <w:lang w:val="es-ES" w:eastAsia="es-ES"/>
          </w:rPr>
          <w:tab/>
        </w:r>
        <w:r w:rsidRPr="00BC45E7">
          <w:rPr>
            <w:rStyle w:val="Enlla"/>
            <w:noProof/>
          </w:rPr>
          <w:t>Start</w:t>
        </w:r>
        <w:r>
          <w:rPr>
            <w:noProof/>
            <w:webHidden/>
          </w:rPr>
          <w:tab/>
        </w:r>
        <w:r>
          <w:rPr>
            <w:noProof/>
            <w:webHidden/>
          </w:rPr>
          <w:fldChar w:fldCharType="begin"/>
        </w:r>
        <w:r>
          <w:rPr>
            <w:noProof/>
            <w:webHidden/>
          </w:rPr>
          <w:instrText xml:space="preserve"> PAGEREF _Toc369592812 \h </w:instrText>
        </w:r>
        <w:r>
          <w:rPr>
            <w:noProof/>
            <w:webHidden/>
          </w:rPr>
        </w:r>
      </w:ins>
      <w:r>
        <w:rPr>
          <w:noProof/>
          <w:webHidden/>
        </w:rPr>
        <w:fldChar w:fldCharType="separate"/>
      </w:r>
      <w:ins w:id="64" w:author="paulac" w:date="2013-10-15T09:31:00Z">
        <w:r>
          <w:rPr>
            <w:noProof/>
            <w:webHidden/>
          </w:rPr>
          <w:t>16</w:t>
        </w:r>
        <w:r>
          <w:rPr>
            <w:noProof/>
            <w:webHidden/>
          </w:rPr>
          <w:fldChar w:fldCharType="end"/>
        </w:r>
        <w:r w:rsidRPr="00BC45E7">
          <w:rPr>
            <w:rStyle w:val="Enlla"/>
            <w:noProof/>
          </w:rPr>
          <w:fldChar w:fldCharType="end"/>
        </w:r>
      </w:ins>
    </w:p>
    <w:p w:rsidR="00372068" w:rsidRDefault="00372068">
      <w:pPr>
        <w:pStyle w:val="IDC3"/>
        <w:tabs>
          <w:tab w:val="left" w:pos="1320"/>
          <w:tab w:val="right" w:leader="dot" w:pos="8494"/>
        </w:tabs>
        <w:rPr>
          <w:ins w:id="65" w:author="paulac" w:date="2013-10-15T09:31:00Z"/>
          <w:rFonts w:eastAsiaTheme="minorEastAsia"/>
          <w:noProof/>
          <w:lang w:val="es-ES" w:eastAsia="es-ES"/>
        </w:rPr>
      </w:pPr>
      <w:ins w:id="66" w:author="paulac" w:date="2013-10-15T09:31:00Z">
        <w:r w:rsidRPr="00BC45E7">
          <w:rPr>
            <w:rStyle w:val="Enlla"/>
            <w:noProof/>
          </w:rPr>
          <w:fldChar w:fldCharType="begin"/>
        </w:r>
        <w:r w:rsidRPr="00BC45E7">
          <w:rPr>
            <w:rStyle w:val="Enlla"/>
            <w:noProof/>
          </w:rPr>
          <w:instrText xml:space="preserve"> </w:instrText>
        </w:r>
        <w:r>
          <w:rPr>
            <w:noProof/>
          </w:rPr>
          <w:instrText>HYPERLINK \l "_Toc369592813"</w:instrText>
        </w:r>
        <w:r w:rsidRPr="00BC45E7">
          <w:rPr>
            <w:rStyle w:val="Enlla"/>
            <w:noProof/>
          </w:rPr>
          <w:instrText xml:space="preserve"> </w:instrText>
        </w:r>
        <w:r w:rsidRPr="00BC45E7">
          <w:rPr>
            <w:rStyle w:val="Enlla"/>
            <w:noProof/>
          </w:rPr>
        </w:r>
        <w:r w:rsidRPr="00BC45E7">
          <w:rPr>
            <w:rStyle w:val="Enlla"/>
            <w:noProof/>
          </w:rPr>
          <w:fldChar w:fldCharType="separate"/>
        </w:r>
        <w:r w:rsidRPr="00BC45E7">
          <w:rPr>
            <w:rStyle w:val="Enlla"/>
            <w:noProof/>
          </w:rPr>
          <w:t>3.6.2</w:t>
        </w:r>
        <w:r>
          <w:rPr>
            <w:rFonts w:eastAsiaTheme="minorEastAsia"/>
            <w:noProof/>
            <w:lang w:val="es-ES" w:eastAsia="es-ES"/>
          </w:rPr>
          <w:tab/>
        </w:r>
        <w:r w:rsidRPr="00BC45E7">
          <w:rPr>
            <w:rStyle w:val="Enlla"/>
            <w:noProof/>
          </w:rPr>
          <w:t>State</w:t>
        </w:r>
        <w:r>
          <w:rPr>
            <w:noProof/>
            <w:webHidden/>
          </w:rPr>
          <w:tab/>
        </w:r>
        <w:r>
          <w:rPr>
            <w:noProof/>
            <w:webHidden/>
          </w:rPr>
          <w:fldChar w:fldCharType="begin"/>
        </w:r>
        <w:r>
          <w:rPr>
            <w:noProof/>
            <w:webHidden/>
          </w:rPr>
          <w:instrText xml:space="preserve"> PAGEREF _Toc369592813 \h </w:instrText>
        </w:r>
        <w:r>
          <w:rPr>
            <w:noProof/>
            <w:webHidden/>
          </w:rPr>
        </w:r>
      </w:ins>
      <w:r>
        <w:rPr>
          <w:noProof/>
          <w:webHidden/>
        </w:rPr>
        <w:fldChar w:fldCharType="separate"/>
      </w:r>
      <w:ins w:id="67" w:author="paulac" w:date="2013-10-15T09:31:00Z">
        <w:r>
          <w:rPr>
            <w:noProof/>
            <w:webHidden/>
          </w:rPr>
          <w:t>16</w:t>
        </w:r>
        <w:r>
          <w:rPr>
            <w:noProof/>
            <w:webHidden/>
          </w:rPr>
          <w:fldChar w:fldCharType="end"/>
        </w:r>
        <w:r w:rsidRPr="00BC45E7">
          <w:rPr>
            <w:rStyle w:val="Enlla"/>
            <w:noProof/>
          </w:rPr>
          <w:fldChar w:fldCharType="end"/>
        </w:r>
      </w:ins>
    </w:p>
    <w:p w:rsidR="00372068" w:rsidRDefault="00372068">
      <w:pPr>
        <w:pStyle w:val="IDC3"/>
        <w:tabs>
          <w:tab w:val="left" w:pos="1320"/>
          <w:tab w:val="right" w:leader="dot" w:pos="8494"/>
        </w:tabs>
        <w:rPr>
          <w:ins w:id="68" w:author="paulac" w:date="2013-10-15T09:31:00Z"/>
          <w:rFonts w:eastAsiaTheme="minorEastAsia"/>
          <w:noProof/>
          <w:lang w:val="es-ES" w:eastAsia="es-ES"/>
        </w:rPr>
      </w:pPr>
      <w:ins w:id="69" w:author="paulac" w:date="2013-10-15T09:31:00Z">
        <w:r w:rsidRPr="00BC45E7">
          <w:rPr>
            <w:rStyle w:val="Enlla"/>
            <w:noProof/>
          </w:rPr>
          <w:fldChar w:fldCharType="begin"/>
        </w:r>
        <w:r w:rsidRPr="00BC45E7">
          <w:rPr>
            <w:rStyle w:val="Enlla"/>
            <w:noProof/>
          </w:rPr>
          <w:instrText xml:space="preserve"> </w:instrText>
        </w:r>
        <w:r>
          <w:rPr>
            <w:noProof/>
          </w:rPr>
          <w:instrText>HYPERLINK \l "_Toc369592814"</w:instrText>
        </w:r>
        <w:r w:rsidRPr="00BC45E7">
          <w:rPr>
            <w:rStyle w:val="Enlla"/>
            <w:noProof/>
          </w:rPr>
          <w:instrText xml:space="preserve"> </w:instrText>
        </w:r>
        <w:r w:rsidRPr="00BC45E7">
          <w:rPr>
            <w:rStyle w:val="Enlla"/>
            <w:noProof/>
          </w:rPr>
        </w:r>
        <w:r w:rsidRPr="00BC45E7">
          <w:rPr>
            <w:rStyle w:val="Enlla"/>
            <w:noProof/>
          </w:rPr>
          <w:fldChar w:fldCharType="separate"/>
        </w:r>
        <w:r w:rsidRPr="00BC45E7">
          <w:rPr>
            <w:rStyle w:val="Enlla"/>
            <w:noProof/>
          </w:rPr>
          <w:t>3.6.3</w:t>
        </w:r>
        <w:r>
          <w:rPr>
            <w:rFonts w:eastAsiaTheme="minorEastAsia"/>
            <w:noProof/>
            <w:lang w:val="es-ES" w:eastAsia="es-ES"/>
          </w:rPr>
          <w:tab/>
        </w:r>
        <w:r w:rsidRPr="00BC45E7">
          <w:rPr>
            <w:rStyle w:val="Enlla"/>
            <w:noProof/>
          </w:rPr>
          <w:t>End</w:t>
        </w:r>
        <w:r>
          <w:rPr>
            <w:noProof/>
            <w:webHidden/>
          </w:rPr>
          <w:tab/>
        </w:r>
        <w:r>
          <w:rPr>
            <w:noProof/>
            <w:webHidden/>
          </w:rPr>
          <w:fldChar w:fldCharType="begin"/>
        </w:r>
        <w:r>
          <w:rPr>
            <w:noProof/>
            <w:webHidden/>
          </w:rPr>
          <w:instrText xml:space="preserve"> PAGEREF _Toc369592814 \h </w:instrText>
        </w:r>
        <w:r>
          <w:rPr>
            <w:noProof/>
            <w:webHidden/>
          </w:rPr>
        </w:r>
      </w:ins>
      <w:r>
        <w:rPr>
          <w:noProof/>
          <w:webHidden/>
        </w:rPr>
        <w:fldChar w:fldCharType="separate"/>
      </w:r>
      <w:ins w:id="70" w:author="paulac" w:date="2013-10-15T09:31:00Z">
        <w:r>
          <w:rPr>
            <w:noProof/>
            <w:webHidden/>
          </w:rPr>
          <w:t>16</w:t>
        </w:r>
        <w:r>
          <w:rPr>
            <w:noProof/>
            <w:webHidden/>
          </w:rPr>
          <w:fldChar w:fldCharType="end"/>
        </w:r>
        <w:r w:rsidRPr="00BC45E7">
          <w:rPr>
            <w:rStyle w:val="Enlla"/>
            <w:noProof/>
          </w:rPr>
          <w:fldChar w:fldCharType="end"/>
        </w:r>
      </w:ins>
    </w:p>
    <w:p w:rsidR="00372068" w:rsidRDefault="00372068">
      <w:pPr>
        <w:pStyle w:val="IDC3"/>
        <w:tabs>
          <w:tab w:val="left" w:pos="1320"/>
          <w:tab w:val="right" w:leader="dot" w:pos="8494"/>
        </w:tabs>
        <w:rPr>
          <w:ins w:id="71" w:author="paulac" w:date="2013-10-15T09:31:00Z"/>
          <w:rFonts w:eastAsiaTheme="minorEastAsia"/>
          <w:noProof/>
          <w:lang w:val="es-ES" w:eastAsia="es-ES"/>
        </w:rPr>
      </w:pPr>
      <w:ins w:id="72" w:author="paulac" w:date="2013-10-15T09:31:00Z">
        <w:r w:rsidRPr="00BC45E7">
          <w:rPr>
            <w:rStyle w:val="Enlla"/>
            <w:noProof/>
          </w:rPr>
          <w:fldChar w:fldCharType="begin"/>
        </w:r>
        <w:r w:rsidRPr="00BC45E7">
          <w:rPr>
            <w:rStyle w:val="Enlla"/>
            <w:noProof/>
          </w:rPr>
          <w:instrText xml:space="preserve"> </w:instrText>
        </w:r>
        <w:r>
          <w:rPr>
            <w:noProof/>
          </w:rPr>
          <w:instrText>HYPERLINK \l "_Toc369592815"</w:instrText>
        </w:r>
        <w:r w:rsidRPr="00BC45E7">
          <w:rPr>
            <w:rStyle w:val="Enlla"/>
            <w:noProof/>
          </w:rPr>
          <w:instrText xml:space="preserve"> </w:instrText>
        </w:r>
        <w:r w:rsidRPr="00BC45E7">
          <w:rPr>
            <w:rStyle w:val="Enlla"/>
            <w:noProof/>
          </w:rPr>
        </w:r>
        <w:r w:rsidRPr="00BC45E7">
          <w:rPr>
            <w:rStyle w:val="Enlla"/>
            <w:noProof/>
          </w:rPr>
          <w:fldChar w:fldCharType="separate"/>
        </w:r>
        <w:r w:rsidRPr="00BC45E7">
          <w:rPr>
            <w:rStyle w:val="Enlla"/>
            <w:noProof/>
          </w:rPr>
          <w:t>3.6.4</w:t>
        </w:r>
        <w:r>
          <w:rPr>
            <w:rFonts w:eastAsiaTheme="minorEastAsia"/>
            <w:noProof/>
            <w:lang w:val="es-ES" w:eastAsia="es-ES"/>
          </w:rPr>
          <w:tab/>
        </w:r>
        <w:r w:rsidRPr="00BC45E7">
          <w:rPr>
            <w:rStyle w:val="Enlla"/>
            <w:noProof/>
          </w:rPr>
          <w:t>Node</w:t>
        </w:r>
        <w:r>
          <w:rPr>
            <w:noProof/>
            <w:webHidden/>
          </w:rPr>
          <w:tab/>
        </w:r>
        <w:r>
          <w:rPr>
            <w:noProof/>
            <w:webHidden/>
          </w:rPr>
          <w:fldChar w:fldCharType="begin"/>
        </w:r>
        <w:r>
          <w:rPr>
            <w:noProof/>
            <w:webHidden/>
          </w:rPr>
          <w:instrText xml:space="preserve"> PAGEREF _Toc369592815 \h </w:instrText>
        </w:r>
        <w:r>
          <w:rPr>
            <w:noProof/>
            <w:webHidden/>
          </w:rPr>
        </w:r>
      </w:ins>
      <w:r>
        <w:rPr>
          <w:noProof/>
          <w:webHidden/>
        </w:rPr>
        <w:fldChar w:fldCharType="separate"/>
      </w:r>
      <w:ins w:id="73" w:author="paulac" w:date="2013-10-15T09:31:00Z">
        <w:r>
          <w:rPr>
            <w:noProof/>
            <w:webHidden/>
          </w:rPr>
          <w:t>16</w:t>
        </w:r>
        <w:r>
          <w:rPr>
            <w:noProof/>
            <w:webHidden/>
          </w:rPr>
          <w:fldChar w:fldCharType="end"/>
        </w:r>
        <w:r w:rsidRPr="00BC45E7">
          <w:rPr>
            <w:rStyle w:val="Enlla"/>
            <w:noProof/>
          </w:rPr>
          <w:fldChar w:fldCharType="end"/>
        </w:r>
      </w:ins>
    </w:p>
    <w:p w:rsidR="00372068" w:rsidRDefault="00372068">
      <w:pPr>
        <w:pStyle w:val="IDC3"/>
        <w:tabs>
          <w:tab w:val="left" w:pos="1320"/>
          <w:tab w:val="right" w:leader="dot" w:pos="8494"/>
        </w:tabs>
        <w:rPr>
          <w:ins w:id="74" w:author="paulac" w:date="2013-10-15T09:31:00Z"/>
          <w:rFonts w:eastAsiaTheme="minorEastAsia"/>
          <w:noProof/>
          <w:lang w:val="es-ES" w:eastAsia="es-ES"/>
        </w:rPr>
      </w:pPr>
      <w:ins w:id="75" w:author="paulac" w:date="2013-10-15T09:31:00Z">
        <w:r w:rsidRPr="00BC45E7">
          <w:rPr>
            <w:rStyle w:val="Enlla"/>
            <w:noProof/>
          </w:rPr>
          <w:fldChar w:fldCharType="begin"/>
        </w:r>
        <w:r w:rsidRPr="00BC45E7">
          <w:rPr>
            <w:rStyle w:val="Enlla"/>
            <w:noProof/>
          </w:rPr>
          <w:instrText xml:space="preserve"> </w:instrText>
        </w:r>
        <w:r>
          <w:rPr>
            <w:noProof/>
          </w:rPr>
          <w:instrText>HYPERLINK \l "_Toc369592816"</w:instrText>
        </w:r>
        <w:r w:rsidRPr="00BC45E7">
          <w:rPr>
            <w:rStyle w:val="Enlla"/>
            <w:noProof/>
          </w:rPr>
          <w:instrText xml:space="preserve"> </w:instrText>
        </w:r>
        <w:r w:rsidRPr="00BC45E7">
          <w:rPr>
            <w:rStyle w:val="Enlla"/>
            <w:noProof/>
          </w:rPr>
        </w:r>
        <w:r w:rsidRPr="00BC45E7">
          <w:rPr>
            <w:rStyle w:val="Enlla"/>
            <w:noProof/>
          </w:rPr>
          <w:fldChar w:fldCharType="separate"/>
        </w:r>
        <w:r w:rsidRPr="00BC45E7">
          <w:rPr>
            <w:rStyle w:val="Enlla"/>
            <w:noProof/>
          </w:rPr>
          <w:t>3.6.5</w:t>
        </w:r>
        <w:r>
          <w:rPr>
            <w:rFonts w:eastAsiaTheme="minorEastAsia"/>
            <w:noProof/>
            <w:lang w:val="es-ES" w:eastAsia="es-ES"/>
          </w:rPr>
          <w:tab/>
        </w:r>
        <w:r w:rsidRPr="00BC45E7">
          <w:rPr>
            <w:rStyle w:val="Enlla"/>
            <w:noProof/>
          </w:rPr>
          <w:t>Fork</w:t>
        </w:r>
        <w:r>
          <w:rPr>
            <w:noProof/>
            <w:webHidden/>
          </w:rPr>
          <w:tab/>
        </w:r>
        <w:r>
          <w:rPr>
            <w:noProof/>
            <w:webHidden/>
          </w:rPr>
          <w:fldChar w:fldCharType="begin"/>
        </w:r>
        <w:r>
          <w:rPr>
            <w:noProof/>
            <w:webHidden/>
          </w:rPr>
          <w:instrText xml:space="preserve"> PAGEREF _Toc369592816 \h </w:instrText>
        </w:r>
        <w:r>
          <w:rPr>
            <w:noProof/>
            <w:webHidden/>
          </w:rPr>
        </w:r>
      </w:ins>
      <w:r>
        <w:rPr>
          <w:noProof/>
          <w:webHidden/>
        </w:rPr>
        <w:fldChar w:fldCharType="separate"/>
      </w:r>
      <w:ins w:id="76" w:author="paulac" w:date="2013-10-15T09:31:00Z">
        <w:r>
          <w:rPr>
            <w:noProof/>
            <w:webHidden/>
          </w:rPr>
          <w:t>17</w:t>
        </w:r>
        <w:r>
          <w:rPr>
            <w:noProof/>
            <w:webHidden/>
          </w:rPr>
          <w:fldChar w:fldCharType="end"/>
        </w:r>
        <w:r w:rsidRPr="00BC45E7">
          <w:rPr>
            <w:rStyle w:val="Enlla"/>
            <w:noProof/>
          </w:rPr>
          <w:fldChar w:fldCharType="end"/>
        </w:r>
      </w:ins>
    </w:p>
    <w:p w:rsidR="00372068" w:rsidRDefault="00372068">
      <w:pPr>
        <w:pStyle w:val="IDC3"/>
        <w:tabs>
          <w:tab w:val="left" w:pos="1320"/>
          <w:tab w:val="right" w:leader="dot" w:pos="8494"/>
        </w:tabs>
        <w:rPr>
          <w:ins w:id="77" w:author="paulac" w:date="2013-10-15T09:31:00Z"/>
          <w:rFonts w:eastAsiaTheme="minorEastAsia"/>
          <w:noProof/>
          <w:lang w:val="es-ES" w:eastAsia="es-ES"/>
        </w:rPr>
      </w:pPr>
      <w:ins w:id="78" w:author="paulac" w:date="2013-10-15T09:31:00Z">
        <w:r w:rsidRPr="00BC45E7">
          <w:rPr>
            <w:rStyle w:val="Enlla"/>
            <w:noProof/>
          </w:rPr>
          <w:fldChar w:fldCharType="begin"/>
        </w:r>
        <w:r w:rsidRPr="00BC45E7">
          <w:rPr>
            <w:rStyle w:val="Enlla"/>
            <w:noProof/>
          </w:rPr>
          <w:instrText xml:space="preserve"> </w:instrText>
        </w:r>
        <w:r>
          <w:rPr>
            <w:noProof/>
          </w:rPr>
          <w:instrText>HYPERLINK \l "_Toc369592817"</w:instrText>
        </w:r>
        <w:r w:rsidRPr="00BC45E7">
          <w:rPr>
            <w:rStyle w:val="Enlla"/>
            <w:noProof/>
          </w:rPr>
          <w:instrText xml:space="preserve"> </w:instrText>
        </w:r>
        <w:r w:rsidRPr="00BC45E7">
          <w:rPr>
            <w:rStyle w:val="Enlla"/>
            <w:noProof/>
          </w:rPr>
        </w:r>
        <w:r w:rsidRPr="00BC45E7">
          <w:rPr>
            <w:rStyle w:val="Enlla"/>
            <w:noProof/>
          </w:rPr>
          <w:fldChar w:fldCharType="separate"/>
        </w:r>
        <w:r w:rsidRPr="00BC45E7">
          <w:rPr>
            <w:rStyle w:val="Enlla"/>
            <w:noProof/>
          </w:rPr>
          <w:t>3.6.6</w:t>
        </w:r>
        <w:r>
          <w:rPr>
            <w:rFonts w:eastAsiaTheme="minorEastAsia"/>
            <w:noProof/>
            <w:lang w:val="es-ES" w:eastAsia="es-ES"/>
          </w:rPr>
          <w:tab/>
        </w:r>
        <w:r w:rsidRPr="00BC45E7">
          <w:rPr>
            <w:rStyle w:val="Enlla"/>
            <w:noProof/>
          </w:rPr>
          <w:t>Join</w:t>
        </w:r>
        <w:r>
          <w:rPr>
            <w:noProof/>
            <w:webHidden/>
          </w:rPr>
          <w:tab/>
        </w:r>
        <w:r>
          <w:rPr>
            <w:noProof/>
            <w:webHidden/>
          </w:rPr>
          <w:fldChar w:fldCharType="begin"/>
        </w:r>
        <w:r>
          <w:rPr>
            <w:noProof/>
            <w:webHidden/>
          </w:rPr>
          <w:instrText xml:space="preserve"> PAGEREF _Toc369592817 \h </w:instrText>
        </w:r>
        <w:r>
          <w:rPr>
            <w:noProof/>
            <w:webHidden/>
          </w:rPr>
        </w:r>
      </w:ins>
      <w:r>
        <w:rPr>
          <w:noProof/>
          <w:webHidden/>
        </w:rPr>
        <w:fldChar w:fldCharType="separate"/>
      </w:r>
      <w:ins w:id="79" w:author="paulac" w:date="2013-10-15T09:31:00Z">
        <w:r>
          <w:rPr>
            <w:noProof/>
            <w:webHidden/>
          </w:rPr>
          <w:t>17</w:t>
        </w:r>
        <w:r>
          <w:rPr>
            <w:noProof/>
            <w:webHidden/>
          </w:rPr>
          <w:fldChar w:fldCharType="end"/>
        </w:r>
        <w:r w:rsidRPr="00BC45E7">
          <w:rPr>
            <w:rStyle w:val="Enlla"/>
            <w:noProof/>
          </w:rPr>
          <w:fldChar w:fldCharType="end"/>
        </w:r>
      </w:ins>
    </w:p>
    <w:p w:rsidR="00372068" w:rsidRDefault="00372068">
      <w:pPr>
        <w:pStyle w:val="IDC3"/>
        <w:tabs>
          <w:tab w:val="left" w:pos="1320"/>
          <w:tab w:val="right" w:leader="dot" w:pos="8494"/>
        </w:tabs>
        <w:rPr>
          <w:ins w:id="80" w:author="paulac" w:date="2013-10-15T09:31:00Z"/>
          <w:rFonts w:eastAsiaTheme="minorEastAsia"/>
          <w:noProof/>
          <w:lang w:val="es-ES" w:eastAsia="es-ES"/>
        </w:rPr>
      </w:pPr>
      <w:ins w:id="81" w:author="paulac" w:date="2013-10-15T09:31:00Z">
        <w:r w:rsidRPr="00BC45E7">
          <w:rPr>
            <w:rStyle w:val="Enlla"/>
            <w:noProof/>
          </w:rPr>
          <w:fldChar w:fldCharType="begin"/>
        </w:r>
        <w:r w:rsidRPr="00BC45E7">
          <w:rPr>
            <w:rStyle w:val="Enlla"/>
            <w:noProof/>
          </w:rPr>
          <w:instrText xml:space="preserve"> </w:instrText>
        </w:r>
        <w:r>
          <w:rPr>
            <w:noProof/>
          </w:rPr>
          <w:instrText>HYPERLINK \l "_Toc369592818"</w:instrText>
        </w:r>
        <w:r w:rsidRPr="00BC45E7">
          <w:rPr>
            <w:rStyle w:val="Enlla"/>
            <w:noProof/>
          </w:rPr>
          <w:instrText xml:space="preserve"> </w:instrText>
        </w:r>
        <w:r w:rsidRPr="00BC45E7">
          <w:rPr>
            <w:rStyle w:val="Enlla"/>
            <w:noProof/>
          </w:rPr>
        </w:r>
        <w:r w:rsidRPr="00BC45E7">
          <w:rPr>
            <w:rStyle w:val="Enlla"/>
            <w:noProof/>
          </w:rPr>
          <w:fldChar w:fldCharType="separate"/>
        </w:r>
        <w:r w:rsidRPr="00BC45E7">
          <w:rPr>
            <w:rStyle w:val="Enlla"/>
            <w:noProof/>
          </w:rPr>
          <w:t>3.6.7</w:t>
        </w:r>
        <w:r>
          <w:rPr>
            <w:rFonts w:eastAsiaTheme="minorEastAsia"/>
            <w:noProof/>
            <w:lang w:val="es-ES" w:eastAsia="es-ES"/>
          </w:rPr>
          <w:tab/>
        </w:r>
        <w:r w:rsidRPr="00BC45E7">
          <w:rPr>
            <w:rStyle w:val="Enlla"/>
            <w:noProof/>
          </w:rPr>
          <w:t>Decision</w:t>
        </w:r>
        <w:r>
          <w:rPr>
            <w:noProof/>
            <w:webHidden/>
          </w:rPr>
          <w:tab/>
        </w:r>
        <w:r>
          <w:rPr>
            <w:noProof/>
            <w:webHidden/>
          </w:rPr>
          <w:fldChar w:fldCharType="begin"/>
        </w:r>
        <w:r>
          <w:rPr>
            <w:noProof/>
            <w:webHidden/>
          </w:rPr>
          <w:instrText xml:space="preserve"> PAGEREF _Toc369592818 \h </w:instrText>
        </w:r>
        <w:r>
          <w:rPr>
            <w:noProof/>
            <w:webHidden/>
          </w:rPr>
        </w:r>
      </w:ins>
      <w:r>
        <w:rPr>
          <w:noProof/>
          <w:webHidden/>
        </w:rPr>
        <w:fldChar w:fldCharType="separate"/>
      </w:r>
      <w:ins w:id="82" w:author="paulac" w:date="2013-10-15T09:31:00Z">
        <w:r>
          <w:rPr>
            <w:noProof/>
            <w:webHidden/>
          </w:rPr>
          <w:t>17</w:t>
        </w:r>
        <w:r>
          <w:rPr>
            <w:noProof/>
            <w:webHidden/>
          </w:rPr>
          <w:fldChar w:fldCharType="end"/>
        </w:r>
        <w:r w:rsidRPr="00BC45E7">
          <w:rPr>
            <w:rStyle w:val="Enlla"/>
            <w:noProof/>
          </w:rPr>
          <w:fldChar w:fldCharType="end"/>
        </w:r>
      </w:ins>
    </w:p>
    <w:p w:rsidR="00372068" w:rsidRDefault="00372068">
      <w:pPr>
        <w:pStyle w:val="IDC3"/>
        <w:tabs>
          <w:tab w:val="left" w:pos="1320"/>
          <w:tab w:val="right" w:leader="dot" w:pos="8494"/>
        </w:tabs>
        <w:rPr>
          <w:ins w:id="83" w:author="paulac" w:date="2013-10-15T09:31:00Z"/>
          <w:rFonts w:eastAsiaTheme="minorEastAsia"/>
          <w:noProof/>
          <w:lang w:val="es-ES" w:eastAsia="es-ES"/>
        </w:rPr>
      </w:pPr>
      <w:ins w:id="84" w:author="paulac" w:date="2013-10-15T09:31:00Z">
        <w:r w:rsidRPr="00BC45E7">
          <w:rPr>
            <w:rStyle w:val="Enlla"/>
            <w:noProof/>
          </w:rPr>
          <w:fldChar w:fldCharType="begin"/>
        </w:r>
        <w:r w:rsidRPr="00BC45E7">
          <w:rPr>
            <w:rStyle w:val="Enlla"/>
            <w:noProof/>
          </w:rPr>
          <w:instrText xml:space="preserve"> </w:instrText>
        </w:r>
        <w:r>
          <w:rPr>
            <w:noProof/>
          </w:rPr>
          <w:instrText>HYPERLINK \l "_Toc369592819"</w:instrText>
        </w:r>
        <w:r w:rsidRPr="00BC45E7">
          <w:rPr>
            <w:rStyle w:val="Enlla"/>
            <w:noProof/>
          </w:rPr>
          <w:instrText xml:space="preserve"> </w:instrText>
        </w:r>
        <w:r w:rsidRPr="00BC45E7">
          <w:rPr>
            <w:rStyle w:val="Enlla"/>
            <w:noProof/>
          </w:rPr>
        </w:r>
        <w:r w:rsidRPr="00BC45E7">
          <w:rPr>
            <w:rStyle w:val="Enlla"/>
            <w:noProof/>
          </w:rPr>
          <w:fldChar w:fldCharType="separate"/>
        </w:r>
        <w:r w:rsidRPr="00BC45E7">
          <w:rPr>
            <w:rStyle w:val="Enlla"/>
            <w:noProof/>
          </w:rPr>
          <w:t>3.6.8</w:t>
        </w:r>
        <w:r>
          <w:rPr>
            <w:rFonts w:eastAsiaTheme="minorEastAsia"/>
            <w:noProof/>
            <w:lang w:val="es-ES" w:eastAsia="es-ES"/>
          </w:rPr>
          <w:tab/>
        </w:r>
        <w:r w:rsidRPr="00BC45E7">
          <w:rPr>
            <w:rStyle w:val="Enlla"/>
            <w:noProof/>
          </w:rPr>
          <w:t>Task Node</w:t>
        </w:r>
        <w:r>
          <w:rPr>
            <w:noProof/>
            <w:webHidden/>
          </w:rPr>
          <w:tab/>
        </w:r>
        <w:r>
          <w:rPr>
            <w:noProof/>
            <w:webHidden/>
          </w:rPr>
          <w:fldChar w:fldCharType="begin"/>
        </w:r>
        <w:r>
          <w:rPr>
            <w:noProof/>
            <w:webHidden/>
          </w:rPr>
          <w:instrText xml:space="preserve"> PAGEREF _Toc369592819 \h </w:instrText>
        </w:r>
        <w:r>
          <w:rPr>
            <w:noProof/>
            <w:webHidden/>
          </w:rPr>
        </w:r>
      </w:ins>
      <w:r>
        <w:rPr>
          <w:noProof/>
          <w:webHidden/>
        </w:rPr>
        <w:fldChar w:fldCharType="separate"/>
      </w:r>
      <w:ins w:id="85" w:author="paulac" w:date="2013-10-15T09:31:00Z">
        <w:r>
          <w:rPr>
            <w:noProof/>
            <w:webHidden/>
          </w:rPr>
          <w:t>17</w:t>
        </w:r>
        <w:r>
          <w:rPr>
            <w:noProof/>
            <w:webHidden/>
          </w:rPr>
          <w:fldChar w:fldCharType="end"/>
        </w:r>
        <w:r w:rsidRPr="00BC45E7">
          <w:rPr>
            <w:rStyle w:val="Enlla"/>
            <w:noProof/>
          </w:rPr>
          <w:fldChar w:fldCharType="end"/>
        </w:r>
      </w:ins>
    </w:p>
    <w:p w:rsidR="00372068" w:rsidRDefault="00372068">
      <w:pPr>
        <w:pStyle w:val="IDC3"/>
        <w:tabs>
          <w:tab w:val="left" w:pos="1320"/>
          <w:tab w:val="right" w:leader="dot" w:pos="8494"/>
        </w:tabs>
        <w:rPr>
          <w:ins w:id="86" w:author="paulac" w:date="2013-10-15T09:31:00Z"/>
          <w:rFonts w:eastAsiaTheme="minorEastAsia"/>
          <w:noProof/>
          <w:lang w:val="es-ES" w:eastAsia="es-ES"/>
        </w:rPr>
      </w:pPr>
      <w:ins w:id="87" w:author="paulac" w:date="2013-10-15T09:31:00Z">
        <w:r w:rsidRPr="00BC45E7">
          <w:rPr>
            <w:rStyle w:val="Enlla"/>
            <w:noProof/>
          </w:rPr>
          <w:fldChar w:fldCharType="begin"/>
        </w:r>
        <w:r w:rsidRPr="00BC45E7">
          <w:rPr>
            <w:rStyle w:val="Enlla"/>
            <w:noProof/>
          </w:rPr>
          <w:instrText xml:space="preserve"> </w:instrText>
        </w:r>
        <w:r>
          <w:rPr>
            <w:noProof/>
          </w:rPr>
          <w:instrText>HYPERLINK \l "_Toc369592820"</w:instrText>
        </w:r>
        <w:r w:rsidRPr="00BC45E7">
          <w:rPr>
            <w:rStyle w:val="Enlla"/>
            <w:noProof/>
          </w:rPr>
          <w:instrText xml:space="preserve"> </w:instrText>
        </w:r>
        <w:r w:rsidRPr="00BC45E7">
          <w:rPr>
            <w:rStyle w:val="Enlla"/>
            <w:noProof/>
          </w:rPr>
        </w:r>
        <w:r w:rsidRPr="00BC45E7">
          <w:rPr>
            <w:rStyle w:val="Enlla"/>
            <w:noProof/>
          </w:rPr>
          <w:fldChar w:fldCharType="separate"/>
        </w:r>
        <w:r w:rsidRPr="00BC45E7">
          <w:rPr>
            <w:rStyle w:val="Enlla"/>
            <w:noProof/>
          </w:rPr>
          <w:t>3.6.9</w:t>
        </w:r>
        <w:r>
          <w:rPr>
            <w:rFonts w:eastAsiaTheme="minorEastAsia"/>
            <w:noProof/>
            <w:lang w:val="es-ES" w:eastAsia="es-ES"/>
          </w:rPr>
          <w:tab/>
        </w:r>
        <w:r w:rsidRPr="00BC45E7">
          <w:rPr>
            <w:rStyle w:val="Enlla"/>
            <w:noProof/>
          </w:rPr>
          <w:t>Process State</w:t>
        </w:r>
        <w:r>
          <w:rPr>
            <w:noProof/>
            <w:webHidden/>
          </w:rPr>
          <w:tab/>
        </w:r>
        <w:r>
          <w:rPr>
            <w:noProof/>
            <w:webHidden/>
          </w:rPr>
          <w:fldChar w:fldCharType="begin"/>
        </w:r>
        <w:r>
          <w:rPr>
            <w:noProof/>
            <w:webHidden/>
          </w:rPr>
          <w:instrText xml:space="preserve"> PAGEREF _Toc369592820 \h </w:instrText>
        </w:r>
        <w:r>
          <w:rPr>
            <w:noProof/>
            <w:webHidden/>
          </w:rPr>
        </w:r>
      </w:ins>
      <w:r>
        <w:rPr>
          <w:noProof/>
          <w:webHidden/>
        </w:rPr>
        <w:fldChar w:fldCharType="separate"/>
      </w:r>
      <w:ins w:id="88" w:author="paulac" w:date="2013-10-15T09:31:00Z">
        <w:r>
          <w:rPr>
            <w:noProof/>
            <w:webHidden/>
          </w:rPr>
          <w:t>18</w:t>
        </w:r>
        <w:r>
          <w:rPr>
            <w:noProof/>
            <w:webHidden/>
          </w:rPr>
          <w:fldChar w:fldCharType="end"/>
        </w:r>
        <w:r w:rsidRPr="00BC45E7">
          <w:rPr>
            <w:rStyle w:val="Enlla"/>
            <w:noProof/>
          </w:rPr>
          <w:fldChar w:fldCharType="end"/>
        </w:r>
      </w:ins>
    </w:p>
    <w:p w:rsidR="00372068" w:rsidRDefault="00372068">
      <w:pPr>
        <w:pStyle w:val="IDC2"/>
        <w:tabs>
          <w:tab w:val="left" w:pos="880"/>
          <w:tab w:val="right" w:leader="dot" w:pos="8494"/>
        </w:tabs>
        <w:rPr>
          <w:ins w:id="89" w:author="paulac" w:date="2013-10-15T09:31:00Z"/>
          <w:rFonts w:eastAsiaTheme="minorEastAsia"/>
          <w:noProof/>
          <w:lang w:val="es-ES" w:eastAsia="es-ES"/>
        </w:rPr>
      </w:pPr>
      <w:ins w:id="90" w:author="paulac" w:date="2013-10-15T09:31:00Z">
        <w:r w:rsidRPr="00BC45E7">
          <w:rPr>
            <w:rStyle w:val="Enlla"/>
            <w:noProof/>
          </w:rPr>
          <w:fldChar w:fldCharType="begin"/>
        </w:r>
        <w:r w:rsidRPr="00BC45E7">
          <w:rPr>
            <w:rStyle w:val="Enlla"/>
            <w:noProof/>
          </w:rPr>
          <w:instrText xml:space="preserve"> </w:instrText>
        </w:r>
        <w:r>
          <w:rPr>
            <w:noProof/>
          </w:rPr>
          <w:instrText>HYPERLINK \l "_Toc369592821"</w:instrText>
        </w:r>
        <w:r w:rsidRPr="00BC45E7">
          <w:rPr>
            <w:rStyle w:val="Enlla"/>
            <w:noProof/>
          </w:rPr>
          <w:instrText xml:space="preserve"> </w:instrText>
        </w:r>
        <w:r w:rsidRPr="00BC45E7">
          <w:rPr>
            <w:rStyle w:val="Enlla"/>
            <w:noProof/>
          </w:rPr>
        </w:r>
        <w:r w:rsidRPr="00BC45E7">
          <w:rPr>
            <w:rStyle w:val="Enlla"/>
            <w:noProof/>
          </w:rPr>
          <w:fldChar w:fldCharType="separate"/>
        </w:r>
        <w:r w:rsidRPr="00BC45E7">
          <w:rPr>
            <w:rStyle w:val="Enlla"/>
            <w:noProof/>
          </w:rPr>
          <w:t>3.7</w:t>
        </w:r>
        <w:r>
          <w:rPr>
            <w:rFonts w:eastAsiaTheme="minorEastAsia"/>
            <w:noProof/>
            <w:lang w:val="es-ES" w:eastAsia="es-ES"/>
          </w:rPr>
          <w:tab/>
        </w:r>
        <w:r w:rsidRPr="00BC45E7">
          <w:rPr>
            <w:rStyle w:val="Enlla"/>
            <w:noProof/>
          </w:rPr>
          <w:t>Creació de tasques</w:t>
        </w:r>
        <w:r>
          <w:rPr>
            <w:noProof/>
            <w:webHidden/>
          </w:rPr>
          <w:tab/>
        </w:r>
        <w:r>
          <w:rPr>
            <w:noProof/>
            <w:webHidden/>
          </w:rPr>
          <w:fldChar w:fldCharType="begin"/>
        </w:r>
        <w:r>
          <w:rPr>
            <w:noProof/>
            <w:webHidden/>
          </w:rPr>
          <w:instrText xml:space="preserve"> PAGEREF _Toc369592821 \h </w:instrText>
        </w:r>
        <w:r>
          <w:rPr>
            <w:noProof/>
            <w:webHidden/>
          </w:rPr>
        </w:r>
      </w:ins>
      <w:r>
        <w:rPr>
          <w:noProof/>
          <w:webHidden/>
        </w:rPr>
        <w:fldChar w:fldCharType="separate"/>
      </w:r>
      <w:ins w:id="91" w:author="paulac" w:date="2013-10-15T09:31:00Z">
        <w:r>
          <w:rPr>
            <w:noProof/>
            <w:webHidden/>
          </w:rPr>
          <w:t>18</w:t>
        </w:r>
        <w:r>
          <w:rPr>
            <w:noProof/>
            <w:webHidden/>
          </w:rPr>
          <w:fldChar w:fldCharType="end"/>
        </w:r>
        <w:r w:rsidRPr="00BC45E7">
          <w:rPr>
            <w:rStyle w:val="Enlla"/>
            <w:noProof/>
          </w:rPr>
          <w:fldChar w:fldCharType="end"/>
        </w:r>
      </w:ins>
    </w:p>
    <w:p w:rsidR="00372068" w:rsidRDefault="00372068">
      <w:pPr>
        <w:pStyle w:val="IDC3"/>
        <w:tabs>
          <w:tab w:val="left" w:pos="1320"/>
          <w:tab w:val="right" w:leader="dot" w:pos="8494"/>
        </w:tabs>
        <w:rPr>
          <w:ins w:id="92" w:author="paulac" w:date="2013-10-15T09:31:00Z"/>
          <w:rFonts w:eastAsiaTheme="minorEastAsia"/>
          <w:noProof/>
          <w:lang w:val="es-ES" w:eastAsia="es-ES"/>
        </w:rPr>
      </w:pPr>
      <w:ins w:id="93" w:author="paulac" w:date="2013-10-15T09:31:00Z">
        <w:r w:rsidRPr="00BC45E7">
          <w:rPr>
            <w:rStyle w:val="Enlla"/>
            <w:noProof/>
          </w:rPr>
          <w:fldChar w:fldCharType="begin"/>
        </w:r>
        <w:r w:rsidRPr="00BC45E7">
          <w:rPr>
            <w:rStyle w:val="Enlla"/>
            <w:noProof/>
          </w:rPr>
          <w:instrText xml:space="preserve"> </w:instrText>
        </w:r>
        <w:r>
          <w:rPr>
            <w:noProof/>
          </w:rPr>
          <w:instrText>HYPERLINK \l "_Toc369592822"</w:instrText>
        </w:r>
        <w:r w:rsidRPr="00BC45E7">
          <w:rPr>
            <w:rStyle w:val="Enlla"/>
            <w:noProof/>
          </w:rPr>
          <w:instrText xml:space="preserve"> </w:instrText>
        </w:r>
        <w:r w:rsidRPr="00BC45E7">
          <w:rPr>
            <w:rStyle w:val="Enlla"/>
            <w:noProof/>
          </w:rPr>
        </w:r>
        <w:r w:rsidRPr="00BC45E7">
          <w:rPr>
            <w:rStyle w:val="Enlla"/>
            <w:noProof/>
          </w:rPr>
          <w:fldChar w:fldCharType="separate"/>
        </w:r>
        <w:r w:rsidRPr="00BC45E7">
          <w:rPr>
            <w:rStyle w:val="Enlla"/>
            <w:noProof/>
          </w:rPr>
          <w:t>3.7.1</w:t>
        </w:r>
        <w:r>
          <w:rPr>
            <w:rFonts w:eastAsiaTheme="minorEastAsia"/>
            <w:noProof/>
            <w:lang w:val="es-ES" w:eastAsia="es-ES"/>
          </w:rPr>
          <w:tab/>
        </w:r>
        <w:r w:rsidRPr="00BC45E7">
          <w:rPr>
            <w:rStyle w:val="Enlla"/>
            <w:noProof/>
          </w:rPr>
          <w:t>Definició</w:t>
        </w:r>
        <w:r>
          <w:rPr>
            <w:noProof/>
            <w:webHidden/>
          </w:rPr>
          <w:tab/>
        </w:r>
        <w:r>
          <w:rPr>
            <w:noProof/>
            <w:webHidden/>
          </w:rPr>
          <w:fldChar w:fldCharType="begin"/>
        </w:r>
        <w:r>
          <w:rPr>
            <w:noProof/>
            <w:webHidden/>
          </w:rPr>
          <w:instrText xml:space="preserve"> PAGEREF _Toc369592822 \h </w:instrText>
        </w:r>
        <w:r>
          <w:rPr>
            <w:noProof/>
            <w:webHidden/>
          </w:rPr>
        </w:r>
      </w:ins>
      <w:r>
        <w:rPr>
          <w:noProof/>
          <w:webHidden/>
        </w:rPr>
        <w:fldChar w:fldCharType="separate"/>
      </w:r>
      <w:ins w:id="94" w:author="paulac" w:date="2013-10-15T09:31:00Z">
        <w:r>
          <w:rPr>
            <w:noProof/>
            <w:webHidden/>
          </w:rPr>
          <w:t>18</w:t>
        </w:r>
        <w:r>
          <w:rPr>
            <w:noProof/>
            <w:webHidden/>
          </w:rPr>
          <w:fldChar w:fldCharType="end"/>
        </w:r>
        <w:r w:rsidRPr="00BC45E7">
          <w:rPr>
            <w:rStyle w:val="Enlla"/>
            <w:noProof/>
          </w:rPr>
          <w:fldChar w:fldCharType="end"/>
        </w:r>
      </w:ins>
    </w:p>
    <w:p w:rsidR="00372068" w:rsidRDefault="00372068">
      <w:pPr>
        <w:pStyle w:val="IDC3"/>
        <w:tabs>
          <w:tab w:val="left" w:pos="1320"/>
          <w:tab w:val="right" w:leader="dot" w:pos="8494"/>
        </w:tabs>
        <w:rPr>
          <w:ins w:id="95" w:author="paulac" w:date="2013-10-15T09:31:00Z"/>
          <w:rFonts w:eastAsiaTheme="minorEastAsia"/>
          <w:noProof/>
          <w:lang w:val="es-ES" w:eastAsia="es-ES"/>
        </w:rPr>
      </w:pPr>
      <w:ins w:id="96" w:author="paulac" w:date="2013-10-15T09:31:00Z">
        <w:r w:rsidRPr="00BC45E7">
          <w:rPr>
            <w:rStyle w:val="Enlla"/>
            <w:noProof/>
          </w:rPr>
          <w:fldChar w:fldCharType="begin"/>
        </w:r>
        <w:r w:rsidRPr="00BC45E7">
          <w:rPr>
            <w:rStyle w:val="Enlla"/>
            <w:noProof/>
          </w:rPr>
          <w:instrText xml:space="preserve"> </w:instrText>
        </w:r>
        <w:r>
          <w:rPr>
            <w:noProof/>
          </w:rPr>
          <w:instrText>HYPERLINK \l "_Toc369592823"</w:instrText>
        </w:r>
        <w:r w:rsidRPr="00BC45E7">
          <w:rPr>
            <w:rStyle w:val="Enlla"/>
            <w:noProof/>
          </w:rPr>
          <w:instrText xml:space="preserve"> </w:instrText>
        </w:r>
        <w:r w:rsidRPr="00BC45E7">
          <w:rPr>
            <w:rStyle w:val="Enlla"/>
            <w:noProof/>
          </w:rPr>
        </w:r>
        <w:r w:rsidRPr="00BC45E7">
          <w:rPr>
            <w:rStyle w:val="Enlla"/>
            <w:noProof/>
          </w:rPr>
          <w:fldChar w:fldCharType="separate"/>
        </w:r>
        <w:r w:rsidRPr="00BC45E7">
          <w:rPr>
            <w:rStyle w:val="Enlla"/>
            <w:noProof/>
          </w:rPr>
          <w:t>3.7.2</w:t>
        </w:r>
        <w:r>
          <w:rPr>
            <w:rFonts w:eastAsiaTheme="minorEastAsia"/>
            <w:noProof/>
            <w:lang w:val="es-ES" w:eastAsia="es-ES"/>
          </w:rPr>
          <w:tab/>
        </w:r>
        <w:r w:rsidRPr="00BC45E7">
          <w:rPr>
            <w:rStyle w:val="Enlla"/>
            <w:noProof/>
          </w:rPr>
          <w:t>Assignació</w:t>
        </w:r>
        <w:r>
          <w:rPr>
            <w:noProof/>
            <w:webHidden/>
          </w:rPr>
          <w:tab/>
        </w:r>
        <w:r>
          <w:rPr>
            <w:noProof/>
            <w:webHidden/>
          </w:rPr>
          <w:fldChar w:fldCharType="begin"/>
        </w:r>
        <w:r>
          <w:rPr>
            <w:noProof/>
            <w:webHidden/>
          </w:rPr>
          <w:instrText xml:space="preserve"> PAGEREF _Toc369592823 \h </w:instrText>
        </w:r>
        <w:r>
          <w:rPr>
            <w:noProof/>
            <w:webHidden/>
          </w:rPr>
        </w:r>
      </w:ins>
      <w:r>
        <w:rPr>
          <w:noProof/>
          <w:webHidden/>
        </w:rPr>
        <w:fldChar w:fldCharType="separate"/>
      </w:r>
      <w:ins w:id="97" w:author="paulac" w:date="2013-10-15T09:31:00Z">
        <w:r>
          <w:rPr>
            <w:noProof/>
            <w:webHidden/>
          </w:rPr>
          <w:t>18</w:t>
        </w:r>
        <w:r>
          <w:rPr>
            <w:noProof/>
            <w:webHidden/>
          </w:rPr>
          <w:fldChar w:fldCharType="end"/>
        </w:r>
        <w:r w:rsidRPr="00BC45E7">
          <w:rPr>
            <w:rStyle w:val="Enlla"/>
            <w:noProof/>
          </w:rPr>
          <w:fldChar w:fldCharType="end"/>
        </w:r>
      </w:ins>
    </w:p>
    <w:p w:rsidR="00372068" w:rsidRDefault="00372068">
      <w:pPr>
        <w:pStyle w:val="IDC4"/>
        <w:tabs>
          <w:tab w:val="left" w:pos="1540"/>
          <w:tab w:val="right" w:leader="dot" w:pos="8494"/>
        </w:tabs>
        <w:rPr>
          <w:ins w:id="98" w:author="paulac" w:date="2013-10-15T09:31:00Z"/>
          <w:rFonts w:eastAsiaTheme="minorEastAsia"/>
          <w:noProof/>
          <w:lang w:val="es-ES" w:eastAsia="es-ES"/>
        </w:rPr>
      </w:pPr>
      <w:ins w:id="99" w:author="paulac" w:date="2013-10-15T09:31:00Z">
        <w:r w:rsidRPr="00BC45E7">
          <w:rPr>
            <w:rStyle w:val="Enlla"/>
            <w:noProof/>
          </w:rPr>
          <w:fldChar w:fldCharType="begin"/>
        </w:r>
        <w:r w:rsidRPr="00BC45E7">
          <w:rPr>
            <w:rStyle w:val="Enlla"/>
            <w:noProof/>
          </w:rPr>
          <w:instrText xml:space="preserve"> </w:instrText>
        </w:r>
        <w:r>
          <w:rPr>
            <w:noProof/>
          </w:rPr>
          <w:instrText>HYPERLINK \l "_Toc369592824"</w:instrText>
        </w:r>
        <w:r w:rsidRPr="00BC45E7">
          <w:rPr>
            <w:rStyle w:val="Enlla"/>
            <w:noProof/>
          </w:rPr>
          <w:instrText xml:space="preserve"> </w:instrText>
        </w:r>
        <w:r w:rsidRPr="00BC45E7">
          <w:rPr>
            <w:rStyle w:val="Enlla"/>
            <w:noProof/>
          </w:rPr>
        </w:r>
        <w:r w:rsidRPr="00BC45E7">
          <w:rPr>
            <w:rStyle w:val="Enlla"/>
            <w:noProof/>
          </w:rPr>
          <w:fldChar w:fldCharType="separate"/>
        </w:r>
        <w:r w:rsidRPr="00BC45E7">
          <w:rPr>
            <w:rStyle w:val="Enlla"/>
            <w:noProof/>
          </w:rPr>
          <w:t>3.7.2.1</w:t>
        </w:r>
        <w:r>
          <w:rPr>
            <w:rFonts w:eastAsiaTheme="minorEastAsia"/>
            <w:noProof/>
            <w:lang w:val="es-ES" w:eastAsia="es-ES"/>
          </w:rPr>
          <w:tab/>
        </w:r>
        <w:r w:rsidRPr="00BC45E7">
          <w:rPr>
            <w:rStyle w:val="Enlla"/>
            <w:noProof/>
          </w:rPr>
          <w:t>Assignació avançada de tasques</w:t>
        </w:r>
        <w:r>
          <w:rPr>
            <w:noProof/>
            <w:webHidden/>
          </w:rPr>
          <w:tab/>
        </w:r>
        <w:r>
          <w:rPr>
            <w:noProof/>
            <w:webHidden/>
          </w:rPr>
          <w:fldChar w:fldCharType="begin"/>
        </w:r>
        <w:r>
          <w:rPr>
            <w:noProof/>
            <w:webHidden/>
          </w:rPr>
          <w:instrText xml:space="preserve"> PAGEREF _Toc369592824 \h </w:instrText>
        </w:r>
        <w:r>
          <w:rPr>
            <w:noProof/>
            <w:webHidden/>
          </w:rPr>
        </w:r>
      </w:ins>
      <w:r>
        <w:rPr>
          <w:noProof/>
          <w:webHidden/>
        </w:rPr>
        <w:fldChar w:fldCharType="separate"/>
      </w:r>
      <w:ins w:id="100" w:author="paulac" w:date="2013-10-15T09:31:00Z">
        <w:r>
          <w:rPr>
            <w:noProof/>
            <w:webHidden/>
          </w:rPr>
          <w:t>19</w:t>
        </w:r>
        <w:r>
          <w:rPr>
            <w:noProof/>
            <w:webHidden/>
          </w:rPr>
          <w:fldChar w:fldCharType="end"/>
        </w:r>
        <w:r w:rsidRPr="00BC45E7">
          <w:rPr>
            <w:rStyle w:val="Enlla"/>
            <w:noProof/>
          </w:rPr>
          <w:fldChar w:fldCharType="end"/>
        </w:r>
      </w:ins>
    </w:p>
    <w:p w:rsidR="00372068" w:rsidRDefault="00372068">
      <w:pPr>
        <w:pStyle w:val="IDC3"/>
        <w:tabs>
          <w:tab w:val="left" w:pos="1320"/>
          <w:tab w:val="right" w:leader="dot" w:pos="8494"/>
        </w:tabs>
        <w:rPr>
          <w:ins w:id="101" w:author="paulac" w:date="2013-10-15T09:31:00Z"/>
          <w:rFonts w:eastAsiaTheme="minorEastAsia"/>
          <w:noProof/>
          <w:lang w:val="es-ES" w:eastAsia="es-ES"/>
        </w:rPr>
      </w:pPr>
      <w:ins w:id="102" w:author="paulac" w:date="2013-10-15T09:31:00Z">
        <w:r w:rsidRPr="00BC45E7">
          <w:rPr>
            <w:rStyle w:val="Enlla"/>
            <w:noProof/>
          </w:rPr>
          <w:fldChar w:fldCharType="begin"/>
        </w:r>
        <w:r w:rsidRPr="00BC45E7">
          <w:rPr>
            <w:rStyle w:val="Enlla"/>
            <w:noProof/>
          </w:rPr>
          <w:instrText xml:space="preserve"> </w:instrText>
        </w:r>
        <w:r>
          <w:rPr>
            <w:noProof/>
          </w:rPr>
          <w:instrText>HYPERLINK \l "_Toc369592825"</w:instrText>
        </w:r>
        <w:r w:rsidRPr="00BC45E7">
          <w:rPr>
            <w:rStyle w:val="Enlla"/>
            <w:noProof/>
          </w:rPr>
          <w:instrText xml:space="preserve"> </w:instrText>
        </w:r>
        <w:r w:rsidRPr="00BC45E7">
          <w:rPr>
            <w:rStyle w:val="Enlla"/>
            <w:noProof/>
          </w:rPr>
        </w:r>
        <w:r w:rsidRPr="00BC45E7">
          <w:rPr>
            <w:rStyle w:val="Enlla"/>
            <w:noProof/>
          </w:rPr>
          <w:fldChar w:fldCharType="separate"/>
        </w:r>
        <w:r w:rsidRPr="00BC45E7">
          <w:rPr>
            <w:rStyle w:val="Enlla"/>
            <w:noProof/>
          </w:rPr>
          <w:t>3.7.3</w:t>
        </w:r>
        <w:r>
          <w:rPr>
            <w:rFonts w:eastAsiaTheme="minorEastAsia"/>
            <w:noProof/>
            <w:lang w:val="es-ES" w:eastAsia="es-ES"/>
          </w:rPr>
          <w:tab/>
        </w:r>
        <w:r w:rsidRPr="00BC45E7">
          <w:rPr>
            <w:rStyle w:val="Enlla"/>
            <w:noProof/>
          </w:rPr>
          <w:t>Transicions</w:t>
        </w:r>
        <w:r>
          <w:rPr>
            <w:noProof/>
            <w:webHidden/>
          </w:rPr>
          <w:tab/>
        </w:r>
        <w:r>
          <w:rPr>
            <w:noProof/>
            <w:webHidden/>
          </w:rPr>
          <w:fldChar w:fldCharType="begin"/>
        </w:r>
        <w:r>
          <w:rPr>
            <w:noProof/>
            <w:webHidden/>
          </w:rPr>
          <w:instrText xml:space="preserve"> PAGEREF _Toc369592825 \h </w:instrText>
        </w:r>
        <w:r>
          <w:rPr>
            <w:noProof/>
            <w:webHidden/>
          </w:rPr>
        </w:r>
      </w:ins>
      <w:r>
        <w:rPr>
          <w:noProof/>
          <w:webHidden/>
        </w:rPr>
        <w:fldChar w:fldCharType="separate"/>
      </w:r>
      <w:ins w:id="103" w:author="paulac" w:date="2013-10-15T09:31:00Z">
        <w:r>
          <w:rPr>
            <w:noProof/>
            <w:webHidden/>
          </w:rPr>
          <w:t>19</w:t>
        </w:r>
        <w:r>
          <w:rPr>
            <w:noProof/>
            <w:webHidden/>
          </w:rPr>
          <w:fldChar w:fldCharType="end"/>
        </w:r>
        <w:r w:rsidRPr="00BC45E7">
          <w:rPr>
            <w:rStyle w:val="Enlla"/>
            <w:noProof/>
          </w:rPr>
          <w:fldChar w:fldCharType="end"/>
        </w:r>
      </w:ins>
    </w:p>
    <w:p w:rsidR="00372068" w:rsidRDefault="00372068">
      <w:pPr>
        <w:pStyle w:val="IDC2"/>
        <w:tabs>
          <w:tab w:val="left" w:pos="880"/>
          <w:tab w:val="right" w:leader="dot" w:pos="8494"/>
        </w:tabs>
        <w:rPr>
          <w:ins w:id="104" w:author="paulac" w:date="2013-10-15T09:31:00Z"/>
          <w:rFonts w:eastAsiaTheme="minorEastAsia"/>
          <w:noProof/>
          <w:lang w:val="es-ES" w:eastAsia="es-ES"/>
        </w:rPr>
      </w:pPr>
      <w:ins w:id="105" w:author="paulac" w:date="2013-10-15T09:31:00Z">
        <w:r w:rsidRPr="00BC45E7">
          <w:rPr>
            <w:rStyle w:val="Enlla"/>
            <w:noProof/>
          </w:rPr>
          <w:fldChar w:fldCharType="begin"/>
        </w:r>
        <w:r w:rsidRPr="00BC45E7">
          <w:rPr>
            <w:rStyle w:val="Enlla"/>
            <w:noProof/>
          </w:rPr>
          <w:instrText xml:space="preserve"> </w:instrText>
        </w:r>
        <w:r>
          <w:rPr>
            <w:noProof/>
          </w:rPr>
          <w:instrText>HYPERLINK \l "_Toc369592826"</w:instrText>
        </w:r>
        <w:r w:rsidRPr="00BC45E7">
          <w:rPr>
            <w:rStyle w:val="Enlla"/>
            <w:noProof/>
          </w:rPr>
          <w:instrText xml:space="preserve"> </w:instrText>
        </w:r>
        <w:r w:rsidRPr="00BC45E7">
          <w:rPr>
            <w:rStyle w:val="Enlla"/>
            <w:noProof/>
          </w:rPr>
        </w:r>
        <w:r w:rsidRPr="00BC45E7">
          <w:rPr>
            <w:rStyle w:val="Enlla"/>
            <w:noProof/>
          </w:rPr>
          <w:fldChar w:fldCharType="separate"/>
        </w:r>
        <w:r w:rsidRPr="00BC45E7">
          <w:rPr>
            <w:rStyle w:val="Enlla"/>
            <w:noProof/>
          </w:rPr>
          <w:t>3.8</w:t>
        </w:r>
        <w:r>
          <w:rPr>
            <w:rFonts w:eastAsiaTheme="minorEastAsia"/>
            <w:noProof/>
            <w:lang w:val="es-ES" w:eastAsia="es-ES"/>
          </w:rPr>
          <w:tab/>
        </w:r>
        <w:r w:rsidRPr="00BC45E7">
          <w:rPr>
            <w:rStyle w:val="Enlla"/>
            <w:noProof/>
          </w:rPr>
          <w:t>Creació de l’arxiu .par per a carregar a l’Helium</w:t>
        </w:r>
        <w:r>
          <w:rPr>
            <w:noProof/>
            <w:webHidden/>
          </w:rPr>
          <w:tab/>
        </w:r>
        <w:r>
          <w:rPr>
            <w:noProof/>
            <w:webHidden/>
          </w:rPr>
          <w:fldChar w:fldCharType="begin"/>
        </w:r>
        <w:r>
          <w:rPr>
            <w:noProof/>
            <w:webHidden/>
          </w:rPr>
          <w:instrText xml:space="preserve"> PAGEREF _Toc369592826 \h </w:instrText>
        </w:r>
        <w:r>
          <w:rPr>
            <w:noProof/>
            <w:webHidden/>
          </w:rPr>
        </w:r>
      </w:ins>
      <w:r>
        <w:rPr>
          <w:noProof/>
          <w:webHidden/>
        </w:rPr>
        <w:fldChar w:fldCharType="separate"/>
      </w:r>
      <w:ins w:id="106" w:author="paulac" w:date="2013-10-15T09:31:00Z">
        <w:r>
          <w:rPr>
            <w:noProof/>
            <w:webHidden/>
          </w:rPr>
          <w:t>20</w:t>
        </w:r>
        <w:r>
          <w:rPr>
            <w:noProof/>
            <w:webHidden/>
          </w:rPr>
          <w:fldChar w:fldCharType="end"/>
        </w:r>
        <w:r w:rsidRPr="00BC45E7">
          <w:rPr>
            <w:rStyle w:val="Enlla"/>
            <w:noProof/>
          </w:rPr>
          <w:fldChar w:fldCharType="end"/>
        </w:r>
      </w:ins>
    </w:p>
    <w:p w:rsidR="00372068" w:rsidRDefault="00372068">
      <w:pPr>
        <w:pStyle w:val="IDC1"/>
        <w:tabs>
          <w:tab w:val="left" w:pos="440"/>
          <w:tab w:val="right" w:leader="dot" w:pos="8494"/>
        </w:tabs>
        <w:rPr>
          <w:ins w:id="107" w:author="paulac" w:date="2013-10-15T09:31:00Z"/>
          <w:rFonts w:eastAsiaTheme="minorEastAsia"/>
          <w:b w:val="0"/>
          <w:noProof/>
          <w:lang w:val="es-ES" w:eastAsia="es-ES"/>
        </w:rPr>
      </w:pPr>
      <w:ins w:id="108" w:author="paulac" w:date="2013-10-15T09:31:00Z">
        <w:r w:rsidRPr="00BC45E7">
          <w:rPr>
            <w:rStyle w:val="Enlla"/>
            <w:noProof/>
          </w:rPr>
          <w:fldChar w:fldCharType="begin"/>
        </w:r>
        <w:r w:rsidRPr="00BC45E7">
          <w:rPr>
            <w:rStyle w:val="Enlla"/>
            <w:noProof/>
          </w:rPr>
          <w:instrText xml:space="preserve"> </w:instrText>
        </w:r>
        <w:r>
          <w:rPr>
            <w:noProof/>
          </w:rPr>
          <w:instrText>HYPERLINK \l "_Toc369592827"</w:instrText>
        </w:r>
        <w:r w:rsidRPr="00BC45E7">
          <w:rPr>
            <w:rStyle w:val="Enlla"/>
            <w:noProof/>
          </w:rPr>
          <w:instrText xml:space="preserve"> </w:instrText>
        </w:r>
        <w:r w:rsidRPr="00BC45E7">
          <w:rPr>
            <w:rStyle w:val="Enlla"/>
            <w:noProof/>
          </w:rPr>
        </w:r>
        <w:r w:rsidRPr="00BC45E7">
          <w:rPr>
            <w:rStyle w:val="Enlla"/>
            <w:noProof/>
          </w:rPr>
          <w:fldChar w:fldCharType="separate"/>
        </w:r>
        <w:r w:rsidRPr="00BC45E7">
          <w:rPr>
            <w:rStyle w:val="Enlla"/>
            <w:noProof/>
          </w:rPr>
          <w:t>4</w:t>
        </w:r>
        <w:r>
          <w:rPr>
            <w:rFonts w:eastAsiaTheme="minorEastAsia"/>
            <w:b w:val="0"/>
            <w:noProof/>
            <w:lang w:val="es-ES" w:eastAsia="es-ES"/>
          </w:rPr>
          <w:tab/>
        </w:r>
        <w:r w:rsidRPr="00BC45E7">
          <w:rPr>
            <w:rStyle w:val="Enlla"/>
            <w:noProof/>
          </w:rPr>
          <w:t>JBPM avançat</w:t>
        </w:r>
        <w:r>
          <w:rPr>
            <w:noProof/>
            <w:webHidden/>
          </w:rPr>
          <w:tab/>
        </w:r>
        <w:r>
          <w:rPr>
            <w:noProof/>
            <w:webHidden/>
          </w:rPr>
          <w:fldChar w:fldCharType="begin"/>
        </w:r>
        <w:r>
          <w:rPr>
            <w:noProof/>
            <w:webHidden/>
          </w:rPr>
          <w:instrText xml:space="preserve"> PAGEREF _Toc369592827 \h </w:instrText>
        </w:r>
        <w:r>
          <w:rPr>
            <w:noProof/>
            <w:webHidden/>
          </w:rPr>
        </w:r>
      </w:ins>
      <w:r>
        <w:rPr>
          <w:noProof/>
          <w:webHidden/>
        </w:rPr>
        <w:fldChar w:fldCharType="separate"/>
      </w:r>
      <w:ins w:id="109" w:author="paulac" w:date="2013-10-15T09:31:00Z">
        <w:r>
          <w:rPr>
            <w:noProof/>
            <w:webHidden/>
          </w:rPr>
          <w:t>21</w:t>
        </w:r>
        <w:r>
          <w:rPr>
            <w:noProof/>
            <w:webHidden/>
          </w:rPr>
          <w:fldChar w:fldCharType="end"/>
        </w:r>
        <w:r w:rsidRPr="00BC45E7">
          <w:rPr>
            <w:rStyle w:val="Enlla"/>
            <w:noProof/>
          </w:rPr>
          <w:fldChar w:fldCharType="end"/>
        </w:r>
      </w:ins>
    </w:p>
    <w:p w:rsidR="00372068" w:rsidRDefault="00372068">
      <w:pPr>
        <w:pStyle w:val="IDC2"/>
        <w:tabs>
          <w:tab w:val="left" w:pos="880"/>
          <w:tab w:val="right" w:leader="dot" w:pos="8494"/>
        </w:tabs>
        <w:rPr>
          <w:ins w:id="110" w:author="paulac" w:date="2013-10-15T09:31:00Z"/>
          <w:rFonts w:eastAsiaTheme="minorEastAsia"/>
          <w:noProof/>
          <w:lang w:val="es-ES" w:eastAsia="es-ES"/>
        </w:rPr>
      </w:pPr>
      <w:ins w:id="111" w:author="paulac" w:date="2013-10-15T09:31:00Z">
        <w:r w:rsidRPr="00BC45E7">
          <w:rPr>
            <w:rStyle w:val="Enlla"/>
            <w:noProof/>
          </w:rPr>
          <w:fldChar w:fldCharType="begin"/>
        </w:r>
        <w:r w:rsidRPr="00BC45E7">
          <w:rPr>
            <w:rStyle w:val="Enlla"/>
            <w:noProof/>
          </w:rPr>
          <w:instrText xml:space="preserve"> </w:instrText>
        </w:r>
        <w:r>
          <w:rPr>
            <w:noProof/>
          </w:rPr>
          <w:instrText>HYPERLINK \l "_Toc369592828"</w:instrText>
        </w:r>
        <w:r w:rsidRPr="00BC45E7">
          <w:rPr>
            <w:rStyle w:val="Enlla"/>
            <w:noProof/>
          </w:rPr>
          <w:instrText xml:space="preserve"> </w:instrText>
        </w:r>
        <w:r w:rsidRPr="00BC45E7">
          <w:rPr>
            <w:rStyle w:val="Enlla"/>
            <w:noProof/>
          </w:rPr>
        </w:r>
        <w:r w:rsidRPr="00BC45E7">
          <w:rPr>
            <w:rStyle w:val="Enlla"/>
            <w:noProof/>
          </w:rPr>
          <w:fldChar w:fldCharType="separate"/>
        </w:r>
        <w:r w:rsidRPr="00BC45E7">
          <w:rPr>
            <w:rStyle w:val="Enlla"/>
            <w:noProof/>
          </w:rPr>
          <w:t>4.1</w:t>
        </w:r>
        <w:r>
          <w:rPr>
            <w:rFonts w:eastAsiaTheme="minorEastAsia"/>
            <w:noProof/>
            <w:lang w:val="es-ES" w:eastAsia="es-ES"/>
          </w:rPr>
          <w:tab/>
        </w:r>
        <w:r w:rsidRPr="00BC45E7">
          <w:rPr>
            <w:rStyle w:val="Enlla"/>
            <w:noProof/>
          </w:rPr>
          <w:t>Subprocessos</w:t>
        </w:r>
        <w:r>
          <w:rPr>
            <w:noProof/>
            <w:webHidden/>
          </w:rPr>
          <w:tab/>
        </w:r>
        <w:r>
          <w:rPr>
            <w:noProof/>
            <w:webHidden/>
          </w:rPr>
          <w:fldChar w:fldCharType="begin"/>
        </w:r>
        <w:r>
          <w:rPr>
            <w:noProof/>
            <w:webHidden/>
          </w:rPr>
          <w:instrText xml:space="preserve"> PAGEREF _Toc369592828 \h </w:instrText>
        </w:r>
        <w:r>
          <w:rPr>
            <w:noProof/>
            <w:webHidden/>
          </w:rPr>
        </w:r>
      </w:ins>
      <w:r>
        <w:rPr>
          <w:noProof/>
          <w:webHidden/>
        </w:rPr>
        <w:fldChar w:fldCharType="separate"/>
      </w:r>
      <w:ins w:id="112" w:author="paulac" w:date="2013-10-15T09:31:00Z">
        <w:r>
          <w:rPr>
            <w:noProof/>
            <w:webHidden/>
          </w:rPr>
          <w:t>21</w:t>
        </w:r>
        <w:r>
          <w:rPr>
            <w:noProof/>
            <w:webHidden/>
          </w:rPr>
          <w:fldChar w:fldCharType="end"/>
        </w:r>
        <w:r w:rsidRPr="00BC45E7">
          <w:rPr>
            <w:rStyle w:val="Enlla"/>
            <w:noProof/>
          </w:rPr>
          <w:fldChar w:fldCharType="end"/>
        </w:r>
      </w:ins>
    </w:p>
    <w:p w:rsidR="00372068" w:rsidRDefault="00372068">
      <w:pPr>
        <w:pStyle w:val="IDC2"/>
        <w:tabs>
          <w:tab w:val="left" w:pos="880"/>
          <w:tab w:val="right" w:leader="dot" w:pos="8494"/>
        </w:tabs>
        <w:rPr>
          <w:ins w:id="113" w:author="paulac" w:date="2013-10-15T09:31:00Z"/>
          <w:rFonts w:eastAsiaTheme="minorEastAsia"/>
          <w:noProof/>
          <w:lang w:val="es-ES" w:eastAsia="es-ES"/>
        </w:rPr>
      </w:pPr>
      <w:ins w:id="114" w:author="paulac" w:date="2013-10-15T09:31:00Z">
        <w:r w:rsidRPr="00BC45E7">
          <w:rPr>
            <w:rStyle w:val="Enlla"/>
            <w:noProof/>
          </w:rPr>
          <w:fldChar w:fldCharType="begin"/>
        </w:r>
        <w:r w:rsidRPr="00BC45E7">
          <w:rPr>
            <w:rStyle w:val="Enlla"/>
            <w:noProof/>
          </w:rPr>
          <w:instrText xml:space="preserve"> </w:instrText>
        </w:r>
        <w:r>
          <w:rPr>
            <w:noProof/>
          </w:rPr>
          <w:instrText>HYPERLINK \l "_Toc369592829"</w:instrText>
        </w:r>
        <w:r w:rsidRPr="00BC45E7">
          <w:rPr>
            <w:rStyle w:val="Enlla"/>
            <w:noProof/>
          </w:rPr>
          <w:instrText xml:space="preserve"> </w:instrText>
        </w:r>
        <w:r w:rsidRPr="00BC45E7">
          <w:rPr>
            <w:rStyle w:val="Enlla"/>
            <w:noProof/>
          </w:rPr>
        </w:r>
        <w:r w:rsidRPr="00BC45E7">
          <w:rPr>
            <w:rStyle w:val="Enlla"/>
            <w:noProof/>
          </w:rPr>
          <w:fldChar w:fldCharType="separate"/>
        </w:r>
        <w:r w:rsidRPr="00BC45E7">
          <w:rPr>
            <w:rStyle w:val="Enlla"/>
            <w:noProof/>
          </w:rPr>
          <w:t>4.2</w:t>
        </w:r>
        <w:r>
          <w:rPr>
            <w:rFonts w:eastAsiaTheme="minorEastAsia"/>
            <w:noProof/>
            <w:lang w:val="es-ES" w:eastAsia="es-ES"/>
          </w:rPr>
          <w:tab/>
        </w:r>
        <w:r w:rsidRPr="00BC45E7">
          <w:rPr>
            <w:rStyle w:val="Enlla"/>
            <w:noProof/>
          </w:rPr>
          <w:t>Events, scripts i classes delegades (handlers)</w:t>
        </w:r>
        <w:r>
          <w:rPr>
            <w:noProof/>
            <w:webHidden/>
          </w:rPr>
          <w:tab/>
        </w:r>
        <w:r>
          <w:rPr>
            <w:noProof/>
            <w:webHidden/>
          </w:rPr>
          <w:fldChar w:fldCharType="begin"/>
        </w:r>
        <w:r>
          <w:rPr>
            <w:noProof/>
            <w:webHidden/>
          </w:rPr>
          <w:instrText xml:space="preserve"> PAGEREF _Toc369592829 \h </w:instrText>
        </w:r>
        <w:r>
          <w:rPr>
            <w:noProof/>
            <w:webHidden/>
          </w:rPr>
        </w:r>
      </w:ins>
      <w:r>
        <w:rPr>
          <w:noProof/>
          <w:webHidden/>
        </w:rPr>
        <w:fldChar w:fldCharType="separate"/>
      </w:r>
      <w:ins w:id="115" w:author="paulac" w:date="2013-10-15T09:31:00Z">
        <w:r>
          <w:rPr>
            <w:noProof/>
            <w:webHidden/>
          </w:rPr>
          <w:t>21</w:t>
        </w:r>
        <w:r>
          <w:rPr>
            <w:noProof/>
            <w:webHidden/>
          </w:rPr>
          <w:fldChar w:fldCharType="end"/>
        </w:r>
        <w:r w:rsidRPr="00BC45E7">
          <w:rPr>
            <w:rStyle w:val="Enlla"/>
            <w:noProof/>
          </w:rPr>
          <w:fldChar w:fldCharType="end"/>
        </w:r>
      </w:ins>
    </w:p>
    <w:p w:rsidR="00372068" w:rsidRDefault="00372068">
      <w:pPr>
        <w:pStyle w:val="IDC2"/>
        <w:tabs>
          <w:tab w:val="left" w:pos="880"/>
          <w:tab w:val="right" w:leader="dot" w:pos="8494"/>
        </w:tabs>
        <w:rPr>
          <w:ins w:id="116" w:author="paulac" w:date="2013-10-15T09:31:00Z"/>
          <w:rFonts w:eastAsiaTheme="minorEastAsia"/>
          <w:noProof/>
          <w:lang w:val="es-ES" w:eastAsia="es-ES"/>
        </w:rPr>
      </w:pPr>
      <w:ins w:id="117" w:author="paulac" w:date="2013-10-15T09:31:00Z">
        <w:r w:rsidRPr="00BC45E7">
          <w:rPr>
            <w:rStyle w:val="Enlla"/>
            <w:noProof/>
          </w:rPr>
          <w:fldChar w:fldCharType="begin"/>
        </w:r>
        <w:r w:rsidRPr="00BC45E7">
          <w:rPr>
            <w:rStyle w:val="Enlla"/>
            <w:noProof/>
          </w:rPr>
          <w:instrText xml:space="preserve"> </w:instrText>
        </w:r>
        <w:r>
          <w:rPr>
            <w:noProof/>
          </w:rPr>
          <w:instrText>HYPERLINK \l "_Toc369592830"</w:instrText>
        </w:r>
        <w:r w:rsidRPr="00BC45E7">
          <w:rPr>
            <w:rStyle w:val="Enlla"/>
            <w:noProof/>
          </w:rPr>
          <w:instrText xml:space="preserve"> </w:instrText>
        </w:r>
        <w:r w:rsidRPr="00BC45E7">
          <w:rPr>
            <w:rStyle w:val="Enlla"/>
            <w:noProof/>
          </w:rPr>
        </w:r>
        <w:r w:rsidRPr="00BC45E7">
          <w:rPr>
            <w:rStyle w:val="Enlla"/>
            <w:noProof/>
          </w:rPr>
          <w:fldChar w:fldCharType="separate"/>
        </w:r>
        <w:r w:rsidRPr="00BC45E7">
          <w:rPr>
            <w:rStyle w:val="Enlla"/>
            <w:noProof/>
          </w:rPr>
          <w:t>4.3</w:t>
        </w:r>
        <w:r>
          <w:rPr>
            <w:rFonts w:eastAsiaTheme="minorEastAsia"/>
            <w:noProof/>
            <w:lang w:val="es-ES" w:eastAsia="es-ES"/>
          </w:rPr>
          <w:tab/>
        </w:r>
        <w:r w:rsidRPr="00BC45E7">
          <w:rPr>
            <w:rStyle w:val="Enlla"/>
            <w:noProof/>
          </w:rPr>
          <w:t>Handlers predefinits.</w:t>
        </w:r>
        <w:r>
          <w:rPr>
            <w:noProof/>
            <w:webHidden/>
          </w:rPr>
          <w:tab/>
        </w:r>
        <w:r>
          <w:rPr>
            <w:noProof/>
            <w:webHidden/>
          </w:rPr>
          <w:fldChar w:fldCharType="begin"/>
        </w:r>
        <w:r>
          <w:rPr>
            <w:noProof/>
            <w:webHidden/>
          </w:rPr>
          <w:instrText xml:space="preserve"> PAGEREF _Toc369592830 \h </w:instrText>
        </w:r>
        <w:r>
          <w:rPr>
            <w:noProof/>
            <w:webHidden/>
          </w:rPr>
        </w:r>
      </w:ins>
      <w:r>
        <w:rPr>
          <w:noProof/>
          <w:webHidden/>
        </w:rPr>
        <w:fldChar w:fldCharType="separate"/>
      </w:r>
      <w:ins w:id="118" w:author="paulac" w:date="2013-10-15T09:31:00Z">
        <w:r>
          <w:rPr>
            <w:noProof/>
            <w:webHidden/>
          </w:rPr>
          <w:t>23</w:t>
        </w:r>
        <w:r>
          <w:rPr>
            <w:noProof/>
            <w:webHidden/>
          </w:rPr>
          <w:fldChar w:fldCharType="end"/>
        </w:r>
        <w:r w:rsidRPr="00BC45E7">
          <w:rPr>
            <w:rStyle w:val="Enlla"/>
            <w:noProof/>
          </w:rPr>
          <w:fldChar w:fldCharType="end"/>
        </w:r>
      </w:ins>
    </w:p>
    <w:p w:rsidR="00372068" w:rsidRDefault="00372068">
      <w:pPr>
        <w:pStyle w:val="IDC3"/>
        <w:tabs>
          <w:tab w:val="left" w:pos="1320"/>
          <w:tab w:val="right" w:leader="dot" w:pos="8494"/>
        </w:tabs>
        <w:rPr>
          <w:ins w:id="119" w:author="paulac" w:date="2013-10-15T09:31:00Z"/>
          <w:rFonts w:eastAsiaTheme="minorEastAsia"/>
          <w:noProof/>
          <w:lang w:val="es-ES" w:eastAsia="es-ES"/>
        </w:rPr>
      </w:pPr>
      <w:ins w:id="120" w:author="paulac" w:date="2013-10-15T09:31:00Z">
        <w:r w:rsidRPr="00BC45E7">
          <w:rPr>
            <w:rStyle w:val="Enlla"/>
            <w:noProof/>
          </w:rPr>
          <w:fldChar w:fldCharType="begin"/>
        </w:r>
        <w:r w:rsidRPr="00BC45E7">
          <w:rPr>
            <w:rStyle w:val="Enlla"/>
            <w:noProof/>
          </w:rPr>
          <w:instrText xml:space="preserve"> </w:instrText>
        </w:r>
        <w:r>
          <w:rPr>
            <w:noProof/>
          </w:rPr>
          <w:instrText>HYPERLINK \l "_Toc369592831"</w:instrText>
        </w:r>
        <w:r w:rsidRPr="00BC45E7">
          <w:rPr>
            <w:rStyle w:val="Enlla"/>
            <w:noProof/>
          </w:rPr>
          <w:instrText xml:space="preserve"> </w:instrText>
        </w:r>
        <w:r w:rsidRPr="00BC45E7">
          <w:rPr>
            <w:rStyle w:val="Enlla"/>
            <w:noProof/>
          </w:rPr>
        </w:r>
        <w:r w:rsidRPr="00BC45E7">
          <w:rPr>
            <w:rStyle w:val="Enlla"/>
            <w:noProof/>
          </w:rPr>
          <w:fldChar w:fldCharType="separate"/>
        </w:r>
        <w:r w:rsidRPr="00BC45E7">
          <w:rPr>
            <w:rStyle w:val="Enlla"/>
            <w:noProof/>
          </w:rPr>
          <w:t>4.3.1</w:t>
        </w:r>
        <w:r>
          <w:rPr>
            <w:rFonts w:eastAsiaTheme="minorEastAsia"/>
            <w:noProof/>
            <w:lang w:val="es-ES" w:eastAsia="es-ES"/>
          </w:rPr>
          <w:tab/>
        </w:r>
        <w:r w:rsidRPr="00BC45E7">
          <w:rPr>
            <w:rStyle w:val="Enlla"/>
            <w:noProof/>
          </w:rPr>
          <w:t>Genèric</w:t>
        </w:r>
        <w:r w:rsidRPr="00BC45E7">
          <w:rPr>
            <w:rStyle w:val="Enlla"/>
            <w:noProof/>
          </w:rPr>
          <w:t>s</w:t>
        </w:r>
        <w:r>
          <w:rPr>
            <w:noProof/>
            <w:webHidden/>
          </w:rPr>
          <w:tab/>
        </w:r>
        <w:r>
          <w:rPr>
            <w:noProof/>
            <w:webHidden/>
          </w:rPr>
          <w:fldChar w:fldCharType="begin"/>
        </w:r>
        <w:r>
          <w:rPr>
            <w:noProof/>
            <w:webHidden/>
          </w:rPr>
          <w:instrText xml:space="preserve"> PAGEREF _Toc369592831 \h </w:instrText>
        </w:r>
        <w:r>
          <w:rPr>
            <w:noProof/>
            <w:webHidden/>
          </w:rPr>
        </w:r>
      </w:ins>
      <w:r>
        <w:rPr>
          <w:noProof/>
          <w:webHidden/>
        </w:rPr>
        <w:fldChar w:fldCharType="separate"/>
      </w:r>
      <w:ins w:id="121" w:author="paulac" w:date="2013-10-15T09:31:00Z">
        <w:r>
          <w:rPr>
            <w:noProof/>
            <w:webHidden/>
          </w:rPr>
          <w:t>23</w:t>
        </w:r>
        <w:r>
          <w:rPr>
            <w:noProof/>
            <w:webHidden/>
          </w:rPr>
          <w:fldChar w:fldCharType="end"/>
        </w:r>
        <w:r w:rsidRPr="00BC45E7">
          <w:rPr>
            <w:rStyle w:val="Enlla"/>
            <w:noProof/>
          </w:rPr>
          <w:fldChar w:fldCharType="end"/>
        </w:r>
      </w:ins>
    </w:p>
    <w:p w:rsidR="00372068" w:rsidRDefault="00372068">
      <w:pPr>
        <w:pStyle w:val="IDC4"/>
        <w:tabs>
          <w:tab w:val="left" w:pos="1540"/>
          <w:tab w:val="right" w:leader="dot" w:pos="8494"/>
        </w:tabs>
        <w:rPr>
          <w:ins w:id="122" w:author="paulac" w:date="2013-10-15T09:31:00Z"/>
          <w:rFonts w:eastAsiaTheme="minorEastAsia"/>
          <w:noProof/>
          <w:lang w:val="es-ES" w:eastAsia="es-ES"/>
        </w:rPr>
      </w:pPr>
      <w:ins w:id="123" w:author="paulac" w:date="2013-10-15T09:31:00Z">
        <w:r w:rsidRPr="00BC45E7">
          <w:rPr>
            <w:rStyle w:val="Enlla"/>
            <w:noProof/>
          </w:rPr>
          <w:lastRenderedPageBreak/>
          <w:fldChar w:fldCharType="begin"/>
        </w:r>
        <w:r w:rsidRPr="00BC45E7">
          <w:rPr>
            <w:rStyle w:val="Enlla"/>
            <w:noProof/>
          </w:rPr>
          <w:instrText xml:space="preserve"> </w:instrText>
        </w:r>
        <w:r>
          <w:rPr>
            <w:noProof/>
          </w:rPr>
          <w:instrText>HYPERLINK \l "_Toc369592832"</w:instrText>
        </w:r>
        <w:r w:rsidRPr="00BC45E7">
          <w:rPr>
            <w:rStyle w:val="Enlla"/>
            <w:noProof/>
          </w:rPr>
          <w:instrText xml:space="preserve"> </w:instrText>
        </w:r>
        <w:r w:rsidRPr="00BC45E7">
          <w:rPr>
            <w:rStyle w:val="Enlla"/>
            <w:noProof/>
          </w:rPr>
        </w:r>
        <w:r w:rsidRPr="00BC45E7">
          <w:rPr>
            <w:rStyle w:val="Enlla"/>
            <w:noProof/>
          </w:rPr>
          <w:fldChar w:fldCharType="separate"/>
        </w:r>
        <w:r w:rsidRPr="00BC45E7">
          <w:rPr>
            <w:rStyle w:val="Enlla"/>
            <w:noProof/>
          </w:rPr>
          <w:t>4.3.1.1</w:t>
        </w:r>
        <w:r>
          <w:rPr>
            <w:rFonts w:eastAsiaTheme="minorEastAsia"/>
            <w:noProof/>
            <w:lang w:val="es-ES" w:eastAsia="es-ES"/>
          </w:rPr>
          <w:tab/>
        </w:r>
        <w:r w:rsidRPr="00BC45E7">
          <w:rPr>
            <w:rStyle w:val="Enlla"/>
            <w:noProof/>
          </w:rPr>
          <w:t>Retrocés</w:t>
        </w:r>
        <w:r>
          <w:rPr>
            <w:noProof/>
            <w:webHidden/>
          </w:rPr>
          <w:tab/>
        </w:r>
        <w:r>
          <w:rPr>
            <w:noProof/>
            <w:webHidden/>
          </w:rPr>
          <w:fldChar w:fldCharType="begin"/>
        </w:r>
        <w:r>
          <w:rPr>
            <w:noProof/>
            <w:webHidden/>
          </w:rPr>
          <w:instrText xml:space="preserve"> PAGEREF _Toc369592832 \h </w:instrText>
        </w:r>
        <w:r>
          <w:rPr>
            <w:noProof/>
            <w:webHidden/>
          </w:rPr>
        </w:r>
      </w:ins>
      <w:r>
        <w:rPr>
          <w:noProof/>
          <w:webHidden/>
        </w:rPr>
        <w:fldChar w:fldCharType="separate"/>
      </w:r>
      <w:ins w:id="124" w:author="paulac" w:date="2013-10-15T09:31:00Z">
        <w:r>
          <w:rPr>
            <w:noProof/>
            <w:webHidden/>
          </w:rPr>
          <w:t>23</w:t>
        </w:r>
        <w:r>
          <w:rPr>
            <w:noProof/>
            <w:webHidden/>
          </w:rPr>
          <w:fldChar w:fldCharType="end"/>
        </w:r>
        <w:r w:rsidRPr="00BC45E7">
          <w:rPr>
            <w:rStyle w:val="Enlla"/>
            <w:noProof/>
          </w:rPr>
          <w:fldChar w:fldCharType="end"/>
        </w:r>
      </w:ins>
    </w:p>
    <w:p w:rsidR="00372068" w:rsidRDefault="00372068">
      <w:pPr>
        <w:pStyle w:val="IDC4"/>
        <w:tabs>
          <w:tab w:val="left" w:pos="1540"/>
          <w:tab w:val="right" w:leader="dot" w:pos="8494"/>
        </w:tabs>
        <w:rPr>
          <w:ins w:id="125" w:author="paulac" w:date="2013-10-15T09:31:00Z"/>
          <w:rFonts w:eastAsiaTheme="minorEastAsia"/>
          <w:noProof/>
          <w:lang w:val="es-ES" w:eastAsia="es-ES"/>
        </w:rPr>
      </w:pPr>
      <w:ins w:id="126" w:author="paulac" w:date="2013-10-15T09:31:00Z">
        <w:r w:rsidRPr="00BC45E7">
          <w:rPr>
            <w:rStyle w:val="Enlla"/>
            <w:noProof/>
          </w:rPr>
          <w:fldChar w:fldCharType="begin"/>
        </w:r>
        <w:r w:rsidRPr="00BC45E7">
          <w:rPr>
            <w:rStyle w:val="Enlla"/>
            <w:noProof/>
          </w:rPr>
          <w:instrText xml:space="preserve"> </w:instrText>
        </w:r>
        <w:r>
          <w:rPr>
            <w:noProof/>
          </w:rPr>
          <w:instrText>HYPERLINK \l "_Toc369592833"</w:instrText>
        </w:r>
        <w:r w:rsidRPr="00BC45E7">
          <w:rPr>
            <w:rStyle w:val="Enlla"/>
            <w:noProof/>
          </w:rPr>
          <w:instrText xml:space="preserve"> </w:instrText>
        </w:r>
        <w:r w:rsidRPr="00BC45E7">
          <w:rPr>
            <w:rStyle w:val="Enlla"/>
            <w:noProof/>
          </w:rPr>
        </w:r>
        <w:r w:rsidRPr="00BC45E7">
          <w:rPr>
            <w:rStyle w:val="Enlla"/>
            <w:noProof/>
          </w:rPr>
          <w:fldChar w:fldCharType="separate"/>
        </w:r>
        <w:r w:rsidRPr="00BC45E7">
          <w:rPr>
            <w:rStyle w:val="Enlla"/>
            <w:noProof/>
          </w:rPr>
          <w:t>4.3.1.2</w:t>
        </w:r>
        <w:r>
          <w:rPr>
            <w:rFonts w:eastAsiaTheme="minorEastAsia"/>
            <w:noProof/>
            <w:lang w:val="es-ES" w:eastAsia="es-ES"/>
          </w:rPr>
          <w:tab/>
        </w:r>
        <w:r w:rsidRPr="00BC45E7">
          <w:rPr>
            <w:rStyle w:val="Enlla"/>
            <w:noProof/>
          </w:rPr>
          <w:t>Bàsic</w:t>
        </w:r>
        <w:r>
          <w:rPr>
            <w:noProof/>
            <w:webHidden/>
          </w:rPr>
          <w:tab/>
        </w:r>
        <w:r>
          <w:rPr>
            <w:noProof/>
            <w:webHidden/>
          </w:rPr>
          <w:fldChar w:fldCharType="begin"/>
        </w:r>
        <w:r>
          <w:rPr>
            <w:noProof/>
            <w:webHidden/>
          </w:rPr>
          <w:instrText xml:space="preserve"> PAGEREF _Toc369592833 \h </w:instrText>
        </w:r>
        <w:r>
          <w:rPr>
            <w:noProof/>
            <w:webHidden/>
          </w:rPr>
        </w:r>
      </w:ins>
      <w:r>
        <w:rPr>
          <w:noProof/>
          <w:webHidden/>
        </w:rPr>
        <w:fldChar w:fldCharType="separate"/>
      </w:r>
      <w:ins w:id="127" w:author="paulac" w:date="2013-10-15T09:31:00Z">
        <w:r>
          <w:rPr>
            <w:noProof/>
            <w:webHidden/>
          </w:rPr>
          <w:t>23</w:t>
        </w:r>
        <w:r>
          <w:rPr>
            <w:noProof/>
            <w:webHidden/>
          </w:rPr>
          <w:fldChar w:fldCharType="end"/>
        </w:r>
        <w:r w:rsidRPr="00BC45E7">
          <w:rPr>
            <w:rStyle w:val="Enlla"/>
            <w:noProof/>
          </w:rPr>
          <w:fldChar w:fldCharType="end"/>
        </w:r>
      </w:ins>
    </w:p>
    <w:p w:rsidR="00372068" w:rsidRDefault="00372068">
      <w:pPr>
        <w:pStyle w:val="IDC3"/>
        <w:tabs>
          <w:tab w:val="left" w:pos="1320"/>
          <w:tab w:val="right" w:leader="dot" w:pos="8494"/>
        </w:tabs>
        <w:rPr>
          <w:ins w:id="128" w:author="paulac" w:date="2013-10-15T09:31:00Z"/>
          <w:rFonts w:eastAsiaTheme="minorEastAsia"/>
          <w:noProof/>
          <w:lang w:val="es-ES" w:eastAsia="es-ES"/>
        </w:rPr>
      </w:pPr>
      <w:ins w:id="129" w:author="paulac" w:date="2013-10-15T09:31:00Z">
        <w:r w:rsidRPr="00BC45E7">
          <w:rPr>
            <w:rStyle w:val="Enlla"/>
            <w:noProof/>
          </w:rPr>
          <w:fldChar w:fldCharType="begin"/>
        </w:r>
        <w:r w:rsidRPr="00BC45E7">
          <w:rPr>
            <w:rStyle w:val="Enlla"/>
            <w:noProof/>
          </w:rPr>
          <w:instrText xml:space="preserve"> </w:instrText>
        </w:r>
        <w:r>
          <w:rPr>
            <w:noProof/>
          </w:rPr>
          <w:instrText>HYPERLINK \l "_Toc369592834"</w:instrText>
        </w:r>
        <w:r w:rsidRPr="00BC45E7">
          <w:rPr>
            <w:rStyle w:val="Enlla"/>
            <w:noProof/>
          </w:rPr>
          <w:instrText xml:space="preserve"> </w:instrText>
        </w:r>
        <w:r w:rsidRPr="00BC45E7">
          <w:rPr>
            <w:rStyle w:val="Enlla"/>
            <w:noProof/>
          </w:rPr>
        </w:r>
        <w:r w:rsidRPr="00BC45E7">
          <w:rPr>
            <w:rStyle w:val="Enlla"/>
            <w:noProof/>
          </w:rPr>
          <w:fldChar w:fldCharType="separate"/>
        </w:r>
        <w:r w:rsidRPr="00BC45E7">
          <w:rPr>
            <w:rStyle w:val="Enlla"/>
            <w:noProof/>
          </w:rPr>
          <w:t>4.3.2</w:t>
        </w:r>
        <w:r>
          <w:rPr>
            <w:rFonts w:eastAsiaTheme="minorEastAsia"/>
            <w:noProof/>
            <w:lang w:val="es-ES" w:eastAsia="es-ES"/>
          </w:rPr>
          <w:tab/>
        </w:r>
        <w:r w:rsidRPr="00BC45E7">
          <w:rPr>
            <w:rStyle w:val="Enlla"/>
            <w:noProof/>
          </w:rPr>
          <w:t>Gestió d’expedients</w:t>
        </w:r>
        <w:r>
          <w:rPr>
            <w:noProof/>
            <w:webHidden/>
          </w:rPr>
          <w:tab/>
        </w:r>
        <w:r>
          <w:rPr>
            <w:noProof/>
            <w:webHidden/>
          </w:rPr>
          <w:fldChar w:fldCharType="begin"/>
        </w:r>
        <w:r>
          <w:rPr>
            <w:noProof/>
            <w:webHidden/>
          </w:rPr>
          <w:instrText xml:space="preserve"> PAGEREF _Toc369592834 \h </w:instrText>
        </w:r>
        <w:r>
          <w:rPr>
            <w:noProof/>
            <w:webHidden/>
          </w:rPr>
        </w:r>
      </w:ins>
      <w:r>
        <w:rPr>
          <w:noProof/>
          <w:webHidden/>
        </w:rPr>
        <w:fldChar w:fldCharType="separate"/>
      </w:r>
      <w:ins w:id="130" w:author="paulac" w:date="2013-10-15T09:31:00Z">
        <w:r>
          <w:rPr>
            <w:noProof/>
            <w:webHidden/>
          </w:rPr>
          <w:t>23</w:t>
        </w:r>
        <w:r>
          <w:rPr>
            <w:noProof/>
            <w:webHidden/>
          </w:rPr>
          <w:fldChar w:fldCharType="end"/>
        </w:r>
        <w:r w:rsidRPr="00BC45E7">
          <w:rPr>
            <w:rStyle w:val="Enlla"/>
            <w:noProof/>
          </w:rPr>
          <w:fldChar w:fldCharType="end"/>
        </w:r>
      </w:ins>
    </w:p>
    <w:p w:rsidR="00372068" w:rsidRDefault="00372068">
      <w:pPr>
        <w:pStyle w:val="IDC4"/>
        <w:tabs>
          <w:tab w:val="left" w:pos="1540"/>
          <w:tab w:val="right" w:leader="dot" w:pos="8494"/>
        </w:tabs>
        <w:rPr>
          <w:ins w:id="131" w:author="paulac" w:date="2013-10-15T09:31:00Z"/>
          <w:rFonts w:eastAsiaTheme="minorEastAsia"/>
          <w:noProof/>
          <w:lang w:val="es-ES" w:eastAsia="es-ES"/>
        </w:rPr>
      </w:pPr>
      <w:ins w:id="132" w:author="paulac" w:date="2013-10-15T09:31:00Z">
        <w:r w:rsidRPr="00BC45E7">
          <w:rPr>
            <w:rStyle w:val="Enlla"/>
            <w:noProof/>
          </w:rPr>
          <w:fldChar w:fldCharType="begin"/>
        </w:r>
        <w:r w:rsidRPr="00BC45E7">
          <w:rPr>
            <w:rStyle w:val="Enlla"/>
            <w:noProof/>
          </w:rPr>
          <w:instrText xml:space="preserve"> </w:instrText>
        </w:r>
        <w:r>
          <w:rPr>
            <w:noProof/>
          </w:rPr>
          <w:instrText>HYPERLINK \l "_Toc369592835"</w:instrText>
        </w:r>
        <w:r w:rsidRPr="00BC45E7">
          <w:rPr>
            <w:rStyle w:val="Enlla"/>
            <w:noProof/>
          </w:rPr>
          <w:instrText xml:space="preserve"> </w:instrText>
        </w:r>
        <w:r w:rsidRPr="00BC45E7">
          <w:rPr>
            <w:rStyle w:val="Enlla"/>
            <w:noProof/>
          </w:rPr>
        </w:r>
        <w:r w:rsidRPr="00BC45E7">
          <w:rPr>
            <w:rStyle w:val="Enlla"/>
            <w:noProof/>
          </w:rPr>
          <w:fldChar w:fldCharType="separate"/>
        </w:r>
        <w:r w:rsidRPr="00BC45E7">
          <w:rPr>
            <w:rStyle w:val="Enlla"/>
            <w:noProof/>
          </w:rPr>
          <w:t>4.3.2.1</w:t>
        </w:r>
        <w:r>
          <w:rPr>
            <w:rFonts w:eastAsiaTheme="minorEastAsia"/>
            <w:noProof/>
            <w:lang w:val="es-ES" w:eastAsia="es-ES"/>
          </w:rPr>
          <w:tab/>
        </w:r>
        <w:r w:rsidRPr="00BC45E7">
          <w:rPr>
            <w:rStyle w:val="Enlla"/>
            <w:noProof/>
          </w:rPr>
          <w:t>Modificar el comentari de l’expedient</w:t>
        </w:r>
        <w:r>
          <w:rPr>
            <w:noProof/>
            <w:webHidden/>
          </w:rPr>
          <w:tab/>
        </w:r>
        <w:r>
          <w:rPr>
            <w:noProof/>
            <w:webHidden/>
          </w:rPr>
          <w:fldChar w:fldCharType="begin"/>
        </w:r>
        <w:r>
          <w:rPr>
            <w:noProof/>
            <w:webHidden/>
          </w:rPr>
          <w:instrText xml:space="preserve"> PAGEREF _Toc369592835 \h </w:instrText>
        </w:r>
        <w:r>
          <w:rPr>
            <w:noProof/>
            <w:webHidden/>
          </w:rPr>
        </w:r>
      </w:ins>
      <w:r>
        <w:rPr>
          <w:noProof/>
          <w:webHidden/>
        </w:rPr>
        <w:fldChar w:fldCharType="separate"/>
      </w:r>
      <w:ins w:id="133" w:author="paulac" w:date="2013-10-15T09:31:00Z">
        <w:r>
          <w:rPr>
            <w:noProof/>
            <w:webHidden/>
          </w:rPr>
          <w:t>23</w:t>
        </w:r>
        <w:r>
          <w:rPr>
            <w:noProof/>
            <w:webHidden/>
          </w:rPr>
          <w:fldChar w:fldCharType="end"/>
        </w:r>
        <w:r w:rsidRPr="00BC45E7">
          <w:rPr>
            <w:rStyle w:val="Enlla"/>
            <w:noProof/>
          </w:rPr>
          <w:fldChar w:fldCharType="end"/>
        </w:r>
      </w:ins>
    </w:p>
    <w:p w:rsidR="00372068" w:rsidRDefault="00372068">
      <w:pPr>
        <w:pStyle w:val="IDC4"/>
        <w:tabs>
          <w:tab w:val="left" w:pos="1540"/>
          <w:tab w:val="right" w:leader="dot" w:pos="8494"/>
        </w:tabs>
        <w:rPr>
          <w:ins w:id="134" w:author="paulac" w:date="2013-10-15T09:31:00Z"/>
          <w:rFonts w:eastAsiaTheme="minorEastAsia"/>
          <w:noProof/>
          <w:lang w:val="es-ES" w:eastAsia="es-ES"/>
        </w:rPr>
      </w:pPr>
      <w:ins w:id="135" w:author="paulac" w:date="2013-10-15T09:31:00Z">
        <w:r w:rsidRPr="00BC45E7">
          <w:rPr>
            <w:rStyle w:val="Enlla"/>
            <w:noProof/>
          </w:rPr>
          <w:fldChar w:fldCharType="begin"/>
        </w:r>
        <w:r w:rsidRPr="00BC45E7">
          <w:rPr>
            <w:rStyle w:val="Enlla"/>
            <w:noProof/>
          </w:rPr>
          <w:instrText xml:space="preserve"> </w:instrText>
        </w:r>
        <w:r>
          <w:rPr>
            <w:noProof/>
          </w:rPr>
          <w:instrText>HYPERLINK \l "_Toc369592836"</w:instrText>
        </w:r>
        <w:r w:rsidRPr="00BC45E7">
          <w:rPr>
            <w:rStyle w:val="Enlla"/>
            <w:noProof/>
          </w:rPr>
          <w:instrText xml:space="preserve"> </w:instrText>
        </w:r>
        <w:r w:rsidRPr="00BC45E7">
          <w:rPr>
            <w:rStyle w:val="Enlla"/>
            <w:noProof/>
          </w:rPr>
        </w:r>
        <w:r w:rsidRPr="00BC45E7">
          <w:rPr>
            <w:rStyle w:val="Enlla"/>
            <w:noProof/>
          </w:rPr>
          <w:fldChar w:fldCharType="separate"/>
        </w:r>
        <w:r w:rsidRPr="00BC45E7">
          <w:rPr>
            <w:rStyle w:val="Enlla"/>
            <w:noProof/>
          </w:rPr>
          <w:t>4.3.2.2</w:t>
        </w:r>
        <w:r>
          <w:rPr>
            <w:rFonts w:eastAsiaTheme="minorEastAsia"/>
            <w:noProof/>
            <w:lang w:val="es-ES" w:eastAsia="es-ES"/>
          </w:rPr>
          <w:tab/>
        </w:r>
        <w:r w:rsidRPr="00BC45E7">
          <w:rPr>
            <w:rStyle w:val="Enlla"/>
            <w:noProof/>
          </w:rPr>
          <w:t>Modificar l’estat de l’expedient</w:t>
        </w:r>
        <w:r>
          <w:rPr>
            <w:noProof/>
            <w:webHidden/>
          </w:rPr>
          <w:tab/>
        </w:r>
        <w:r>
          <w:rPr>
            <w:noProof/>
            <w:webHidden/>
          </w:rPr>
          <w:fldChar w:fldCharType="begin"/>
        </w:r>
        <w:r>
          <w:rPr>
            <w:noProof/>
            <w:webHidden/>
          </w:rPr>
          <w:instrText xml:space="preserve"> PAGEREF _Toc369592836 \h </w:instrText>
        </w:r>
        <w:r>
          <w:rPr>
            <w:noProof/>
            <w:webHidden/>
          </w:rPr>
        </w:r>
      </w:ins>
      <w:r>
        <w:rPr>
          <w:noProof/>
          <w:webHidden/>
        </w:rPr>
        <w:fldChar w:fldCharType="separate"/>
      </w:r>
      <w:ins w:id="136" w:author="paulac" w:date="2013-10-15T09:31:00Z">
        <w:r>
          <w:rPr>
            <w:noProof/>
            <w:webHidden/>
          </w:rPr>
          <w:t>23</w:t>
        </w:r>
        <w:r>
          <w:rPr>
            <w:noProof/>
            <w:webHidden/>
          </w:rPr>
          <w:fldChar w:fldCharType="end"/>
        </w:r>
        <w:r w:rsidRPr="00BC45E7">
          <w:rPr>
            <w:rStyle w:val="Enlla"/>
            <w:noProof/>
          </w:rPr>
          <w:fldChar w:fldCharType="end"/>
        </w:r>
      </w:ins>
    </w:p>
    <w:p w:rsidR="00372068" w:rsidRDefault="00372068">
      <w:pPr>
        <w:pStyle w:val="IDC4"/>
        <w:tabs>
          <w:tab w:val="left" w:pos="1540"/>
          <w:tab w:val="right" w:leader="dot" w:pos="8494"/>
        </w:tabs>
        <w:rPr>
          <w:ins w:id="137" w:author="paulac" w:date="2013-10-15T09:31:00Z"/>
          <w:rFonts w:eastAsiaTheme="minorEastAsia"/>
          <w:noProof/>
          <w:lang w:val="es-ES" w:eastAsia="es-ES"/>
        </w:rPr>
      </w:pPr>
      <w:ins w:id="138" w:author="paulac" w:date="2013-10-15T09:31:00Z">
        <w:r w:rsidRPr="00BC45E7">
          <w:rPr>
            <w:rStyle w:val="Enlla"/>
            <w:noProof/>
          </w:rPr>
          <w:fldChar w:fldCharType="begin"/>
        </w:r>
        <w:r w:rsidRPr="00BC45E7">
          <w:rPr>
            <w:rStyle w:val="Enlla"/>
            <w:noProof/>
          </w:rPr>
          <w:instrText xml:space="preserve"> </w:instrText>
        </w:r>
        <w:r>
          <w:rPr>
            <w:noProof/>
          </w:rPr>
          <w:instrText>HYPERLINK \l "_Toc369592837"</w:instrText>
        </w:r>
        <w:r w:rsidRPr="00BC45E7">
          <w:rPr>
            <w:rStyle w:val="Enlla"/>
            <w:noProof/>
          </w:rPr>
          <w:instrText xml:space="preserve"> </w:instrText>
        </w:r>
        <w:r w:rsidRPr="00BC45E7">
          <w:rPr>
            <w:rStyle w:val="Enlla"/>
            <w:noProof/>
          </w:rPr>
        </w:r>
        <w:r w:rsidRPr="00BC45E7">
          <w:rPr>
            <w:rStyle w:val="Enlla"/>
            <w:noProof/>
          </w:rPr>
          <w:fldChar w:fldCharType="separate"/>
        </w:r>
        <w:r w:rsidRPr="00BC45E7">
          <w:rPr>
            <w:rStyle w:val="Enlla"/>
            <w:noProof/>
          </w:rPr>
          <w:t>4.3.2.3</w:t>
        </w:r>
        <w:r>
          <w:rPr>
            <w:rFonts w:eastAsiaTheme="minorEastAsia"/>
            <w:noProof/>
            <w:lang w:val="es-ES" w:eastAsia="es-ES"/>
          </w:rPr>
          <w:tab/>
        </w:r>
        <w:r w:rsidRPr="00BC45E7">
          <w:rPr>
            <w:rStyle w:val="Enlla"/>
            <w:noProof/>
          </w:rPr>
          <w:t>Modificar el número de l’expedient</w:t>
        </w:r>
        <w:r>
          <w:rPr>
            <w:noProof/>
            <w:webHidden/>
          </w:rPr>
          <w:tab/>
        </w:r>
        <w:r>
          <w:rPr>
            <w:noProof/>
            <w:webHidden/>
          </w:rPr>
          <w:fldChar w:fldCharType="begin"/>
        </w:r>
        <w:r>
          <w:rPr>
            <w:noProof/>
            <w:webHidden/>
          </w:rPr>
          <w:instrText xml:space="preserve"> PAGEREF _Toc369592837 \h </w:instrText>
        </w:r>
        <w:r>
          <w:rPr>
            <w:noProof/>
            <w:webHidden/>
          </w:rPr>
        </w:r>
      </w:ins>
      <w:r>
        <w:rPr>
          <w:noProof/>
          <w:webHidden/>
        </w:rPr>
        <w:fldChar w:fldCharType="separate"/>
      </w:r>
      <w:ins w:id="139" w:author="paulac" w:date="2013-10-15T09:31:00Z">
        <w:r>
          <w:rPr>
            <w:noProof/>
            <w:webHidden/>
          </w:rPr>
          <w:t>23</w:t>
        </w:r>
        <w:r>
          <w:rPr>
            <w:noProof/>
            <w:webHidden/>
          </w:rPr>
          <w:fldChar w:fldCharType="end"/>
        </w:r>
        <w:r w:rsidRPr="00BC45E7">
          <w:rPr>
            <w:rStyle w:val="Enlla"/>
            <w:noProof/>
          </w:rPr>
          <w:fldChar w:fldCharType="end"/>
        </w:r>
      </w:ins>
    </w:p>
    <w:p w:rsidR="00372068" w:rsidRDefault="00372068">
      <w:pPr>
        <w:pStyle w:val="IDC4"/>
        <w:tabs>
          <w:tab w:val="left" w:pos="1540"/>
          <w:tab w:val="right" w:leader="dot" w:pos="8494"/>
        </w:tabs>
        <w:rPr>
          <w:ins w:id="140" w:author="paulac" w:date="2013-10-15T09:31:00Z"/>
          <w:rFonts w:eastAsiaTheme="minorEastAsia"/>
          <w:noProof/>
          <w:lang w:val="es-ES" w:eastAsia="es-ES"/>
        </w:rPr>
      </w:pPr>
      <w:ins w:id="141" w:author="paulac" w:date="2013-10-15T09:31:00Z">
        <w:r w:rsidRPr="00BC45E7">
          <w:rPr>
            <w:rStyle w:val="Enlla"/>
            <w:noProof/>
          </w:rPr>
          <w:fldChar w:fldCharType="begin"/>
        </w:r>
        <w:r w:rsidRPr="00BC45E7">
          <w:rPr>
            <w:rStyle w:val="Enlla"/>
            <w:noProof/>
          </w:rPr>
          <w:instrText xml:space="preserve"> </w:instrText>
        </w:r>
        <w:r>
          <w:rPr>
            <w:noProof/>
          </w:rPr>
          <w:instrText>HYPERLINK \l "_Toc369592838"</w:instrText>
        </w:r>
        <w:r w:rsidRPr="00BC45E7">
          <w:rPr>
            <w:rStyle w:val="Enlla"/>
            <w:noProof/>
          </w:rPr>
          <w:instrText xml:space="preserve"> </w:instrText>
        </w:r>
        <w:r w:rsidRPr="00BC45E7">
          <w:rPr>
            <w:rStyle w:val="Enlla"/>
            <w:noProof/>
          </w:rPr>
        </w:r>
        <w:r w:rsidRPr="00BC45E7">
          <w:rPr>
            <w:rStyle w:val="Enlla"/>
            <w:noProof/>
          </w:rPr>
          <w:fldChar w:fldCharType="separate"/>
        </w:r>
        <w:r w:rsidRPr="00BC45E7">
          <w:rPr>
            <w:rStyle w:val="Enlla"/>
            <w:noProof/>
          </w:rPr>
          <w:t>4.3.2.4</w:t>
        </w:r>
        <w:r>
          <w:rPr>
            <w:rFonts w:eastAsiaTheme="minorEastAsia"/>
            <w:noProof/>
            <w:lang w:val="es-ES" w:eastAsia="es-ES"/>
          </w:rPr>
          <w:tab/>
        </w:r>
        <w:r w:rsidRPr="00BC45E7">
          <w:rPr>
            <w:rStyle w:val="Enlla"/>
            <w:noProof/>
          </w:rPr>
          <w:t>Modificar el responsable de l’expedient</w:t>
        </w:r>
        <w:r>
          <w:rPr>
            <w:noProof/>
            <w:webHidden/>
          </w:rPr>
          <w:tab/>
        </w:r>
        <w:r>
          <w:rPr>
            <w:noProof/>
            <w:webHidden/>
          </w:rPr>
          <w:fldChar w:fldCharType="begin"/>
        </w:r>
        <w:r>
          <w:rPr>
            <w:noProof/>
            <w:webHidden/>
          </w:rPr>
          <w:instrText xml:space="preserve"> PAGEREF _Toc369592838 \h </w:instrText>
        </w:r>
        <w:r>
          <w:rPr>
            <w:noProof/>
            <w:webHidden/>
          </w:rPr>
        </w:r>
      </w:ins>
      <w:r>
        <w:rPr>
          <w:noProof/>
          <w:webHidden/>
        </w:rPr>
        <w:fldChar w:fldCharType="separate"/>
      </w:r>
      <w:ins w:id="142" w:author="paulac" w:date="2013-10-15T09:31:00Z">
        <w:r>
          <w:rPr>
            <w:noProof/>
            <w:webHidden/>
          </w:rPr>
          <w:t>24</w:t>
        </w:r>
        <w:r>
          <w:rPr>
            <w:noProof/>
            <w:webHidden/>
          </w:rPr>
          <w:fldChar w:fldCharType="end"/>
        </w:r>
        <w:r w:rsidRPr="00BC45E7">
          <w:rPr>
            <w:rStyle w:val="Enlla"/>
            <w:noProof/>
          </w:rPr>
          <w:fldChar w:fldCharType="end"/>
        </w:r>
      </w:ins>
    </w:p>
    <w:p w:rsidR="00372068" w:rsidRDefault="00372068">
      <w:pPr>
        <w:pStyle w:val="IDC4"/>
        <w:tabs>
          <w:tab w:val="left" w:pos="1540"/>
          <w:tab w:val="right" w:leader="dot" w:pos="8494"/>
        </w:tabs>
        <w:rPr>
          <w:ins w:id="143" w:author="paulac" w:date="2013-10-15T09:31:00Z"/>
          <w:rFonts w:eastAsiaTheme="minorEastAsia"/>
          <w:noProof/>
          <w:lang w:val="es-ES" w:eastAsia="es-ES"/>
        </w:rPr>
      </w:pPr>
      <w:ins w:id="144" w:author="paulac" w:date="2013-10-15T09:31:00Z">
        <w:r w:rsidRPr="00BC45E7">
          <w:rPr>
            <w:rStyle w:val="Enlla"/>
            <w:noProof/>
          </w:rPr>
          <w:fldChar w:fldCharType="begin"/>
        </w:r>
        <w:r w:rsidRPr="00BC45E7">
          <w:rPr>
            <w:rStyle w:val="Enlla"/>
            <w:noProof/>
          </w:rPr>
          <w:instrText xml:space="preserve"> </w:instrText>
        </w:r>
        <w:r>
          <w:rPr>
            <w:noProof/>
          </w:rPr>
          <w:instrText>HYPERLINK \l "_Toc369592839"</w:instrText>
        </w:r>
        <w:r w:rsidRPr="00BC45E7">
          <w:rPr>
            <w:rStyle w:val="Enlla"/>
            <w:noProof/>
          </w:rPr>
          <w:instrText xml:space="preserve"> </w:instrText>
        </w:r>
        <w:r w:rsidRPr="00BC45E7">
          <w:rPr>
            <w:rStyle w:val="Enlla"/>
            <w:noProof/>
          </w:rPr>
        </w:r>
        <w:r w:rsidRPr="00BC45E7">
          <w:rPr>
            <w:rStyle w:val="Enlla"/>
            <w:noProof/>
          </w:rPr>
          <w:fldChar w:fldCharType="separate"/>
        </w:r>
        <w:r w:rsidRPr="00BC45E7">
          <w:rPr>
            <w:rStyle w:val="Enlla"/>
            <w:noProof/>
          </w:rPr>
          <w:t>4.3.2.5</w:t>
        </w:r>
        <w:r>
          <w:rPr>
            <w:rFonts w:eastAsiaTheme="minorEastAsia"/>
            <w:noProof/>
            <w:lang w:val="es-ES" w:eastAsia="es-ES"/>
          </w:rPr>
          <w:tab/>
        </w:r>
        <w:r w:rsidRPr="00BC45E7">
          <w:rPr>
            <w:rStyle w:val="Enlla"/>
            <w:noProof/>
          </w:rPr>
          <w:t>Modificar el títol de l’expedient</w:t>
        </w:r>
        <w:r>
          <w:rPr>
            <w:noProof/>
            <w:webHidden/>
          </w:rPr>
          <w:tab/>
        </w:r>
        <w:r>
          <w:rPr>
            <w:noProof/>
            <w:webHidden/>
          </w:rPr>
          <w:fldChar w:fldCharType="begin"/>
        </w:r>
        <w:r>
          <w:rPr>
            <w:noProof/>
            <w:webHidden/>
          </w:rPr>
          <w:instrText xml:space="preserve"> PAGEREF _Toc369592839 \h </w:instrText>
        </w:r>
        <w:r>
          <w:rPr>
            <w:noProof/>
            <w:webHidden/>
          </w:rPr>
        </w:r>
      </w:ins>
      <w:r>
        <w:rPr>
          <w:noProof/>
          <w:webHidden/>
        </w:rPr>
        <w:fldChar w:fldCharType="separate"/>
      </w:r>
      <w:ins w:id="145" w:author="paulac" w:date="2013-10-15T09:31:00Z">
        <w:r>
          <w:rPr>
            <w:noProof/>
            <w:webHidden/>
          </w:rPr>
          <w:t>24</w:t>
        </w:r>
        <w:r>
          <w:rPr>
            <w:noProof/>
            <w:webHidden/>
          </w:rPr>
          <w:fldChar w:fldCharType="end"/>
        </w:r>
        <w:r w:rsidRPr="00BC45E7">
          <w:rPr>
            <w:rStyle w:val="Enlla"/>
            <w:noProof/>
          </w:rPr>
          <w:fldChar w:fldCharType="end"/>
        </w:r>
      </w:ins>
    </w:p>
    <w:p w:rsidR="00372068" w:rsidRDefault="00372068">
      <w:pPr>
        <w:pStyle w:val="IDC4"/>
        <w:tabs>
          <w:tab w:val="left" w:pos="1540"/>
          <w:tab w:val="right" w:leader="dot" w:pos="8494"/>
        </w:tabs>
        <w:rPr>
          <w:ins w:id="146" w:author="paulac" w:date="2013-10-15T09:31:00Z"/>
          <w:rFonts w:eastAsiaTheme="minorEastAsia"/>
          <w:noProof/>
          <w:lang w:val="es-ES" w:eastAsia="es-ES"/>
        </w:rPr>
      </w:pPr>
      <w:ins w:id="147" w:author="paulac" w:date="2013-10-15T09:31:00Z">
        <w:r w:rsidRPr="00BC45E7">
          <w:rPr>
            <w:rStyle w:val="Enlla"/>
            <w:noProof/>
          </w:rPr>
          <w:fldChar w:fldCharType="begin"/>
        </w:r>
        <w:r w:rsidRPr="00BC45E7">
          <w:rPr>
            <w:rStyle w:val="Enlla"/>
            <w:noProof/>
          </w:rPr>
          <w:instrText xml:space="preserve"> </w:instrText>
        </w:r>
        <w:r>
          <w:rPr>
            <w:noProof/>
          </w:rPr>
          <w:instrText>HYPERLINK \l "_Toc369592840"</w:instrText>
        </w:r>
        <w:r w:rsidRPr="00BC45E7">
          <w:rPr>
            <w:rStyle w:val="Enlla"/>
            <w:noProof/>
          </w:rPr>
          <w:instrText xml:space="preserve"> </w:instrText>
        </w:r>
        <w:r w:rsidRPr="00BC45E7">
          <w:rPr>
            <w:rStyle w:val="Enlla"/>
            <w:noProof/>
          </w:rPr>
        </w:r>
        <w:r w:rsidRPr="00BC45E7">
          <w:rPr>
            <w:rStyle w:val="Enlla"/>
            <w:noProof/>
          </w:rPr>
          <w:fldChar w:fldCharType="separate"/>
        </w:r>
        <w:r w:rsidRPr="00BC45E7">
          <w:rPr>
            <w:rStyle w:val="Enlla"/>
            <w:noProof/>
          </w:rPr>
          <w:t>4.3.2.6</w:t>
        </w:r>
        <w:r>
          <w:rPr>
            <w:rFonts w:eastAsiaTheme="minorEastAsia"/>
            <w:noProof/>
            <w:lang w:val="es-ES" w:eastAsia="es-ES"/>
          </w:rPr>
          <w:tab/>
        </w:r>
        <w:r w:rsidRPr="00BC45E7">
          <w:rPr>
            <w:rStyle w:val="Enlla"/>
            <w:noProof/>
          </w:rPr>
          <w:t>Georeferenciació d’un expedient</w:t>
        </w:r>
        <w:r>
          <w:rPr>
            <w:noProof/>
            <w:webHidden/>
          </w:rPr>
          <w:tab/>
        </w:r>
        <w:r>
          <w:rPr>
            <w:noProof/>
            <w:webHidden/>
          </w:rPr>
          <w:fldChar w:fldCharType="begin"/>
        </w:r>
        <w:r>
          <w:rPr>
            <w:noProof/>
            <w:webHidden/>
          </w:rPr>
          <w:instrText xml:space="preserve"> PAGEREF _Toc369592840 \h </w:instrText>
        </w:r>
        <w:r>
          <w:rPr>
            <w:noProof/>
            <w:webHidden/>
          </w:rPr>
        </w:r>
      </w:ins>
      <w:r>
        <w:rPr>
          <w:noProof/>
          <w:webHidden/>
        </w:rPr>
        <w:fldChar w:fldCharType="separate"/>
      </w:r>
      <w:ins w:id="148" w:author="paulac" w:date="2013-10-15T09:31:00Z">
        <w:r>
          <w:rPr>
            <w:noProof/>
            <w:webHidden/>
          </w:rPr>
          <w:t>24</w:t>
        </w:r>
        <w:r>
          <w:rPr>
            <w:noProof/>
            <w:webHidden/>
          </w:rPr>
          <w:fldChar w:fldCharType="end"/>
        </w:r>
        <w:r w:rsidRPr="00BC45E7">
          <w:rPr>
            <w:rStyle w:val="Enlla"/>
            <w:noProof/>
          </w:rPr>
          <w:fldChar w:fldCharType="end"/>
        </w:r>
      </w:ins>
    </w:p>
    <w:p w:rsidR="00372068" w:rsidRDefault="00372068">
      <w:pPr>
        <w:pStyle w:val="IDC4"/>
        <w:tabs>
          <w:tab w:val="left" w:pos="1540"/>
          <w:tab w:val="right" w:leader="dot" w:pos="8494"/>
        </w:tabs>
        <w:rPr>
          <w:ins w:id="149" w:author="paulac" w:date="2013-10-15T09:31:00Z"/>
          <w:rFonts w:eastAsiaTheme="minorEastAsia"/>
          <w:noProof/>
          <w:lang w:val="es-ES" w:eastAsia="es-ES"/>
        </w:rPr>
      </w:pPr>
      <w:ins w:id="150" w:author="paulac" w:date="2013-10-15T09:31:00Z">
        <w:r w:rsidRPr="00BC45E7">
          <w:rPr>
            <w:rStyle w:val="Enlla"/>
            <w:noProof/>
          </w:rPr>
          <w:fldChar w:fldCharType="begin"/>
        </w:r>
        <w:r w:rsidRPr="00BC45E7">
          <w:rPr>
            <w:rStyle w:val="Enlla"/>
            <w:noProof/>
          </w:rPr>
          <w:instrText xml:space="preserve"> </w:instrText>
        </w:r>
        <w:r>
          <w:rPr>
            <w:noProof/>
          </w:rPr>
          <w:instrText>HYPERLINK \l "_Toc369592841"</w:instrText>
        </w:r>
        <w:r w:rsidRPr="00BC45E7">
          <w:rPr>
            <w:rStyle w:val="Enlla"/>
            <w:noProof/>
          </w:rPr>
          <w:instrText xml:space="preserve"> </w:instrText>
        </w:r>
        <w:r w:rsidRPr="00BC45E7">
          <w:rPr>
            <w:rStyle w:val="Enlla"/>
            <w:noProof/>
          </w:rPr>
        </w:r>
        <w:r w:rsidRPr="00BC45E7">
          <w:rPr>
            <w:rStyle w:val="Enlla"/>
            <w:noProof/>
          </w:rPr>
          <w:fldChar w:fldCharType="separate"/>
        </w:r>
        <w:r w:rsidRPr="00BC45E7">
          <w:rPr>
            <w:rStyle w:val="Enlla"/>
            <w:noProof/>
          </w:rPr>
          <w:t>4.3.2.7</w:t>
        </w:r>
        <w:r>
          <w:rPr>
            <w:rFonts w:eastAsiaTheme="minorEastAsia"/>
            <w:noProof/>
            <w:lang w:val="es-ES" w:eastAsia="es-ES"/>
          </w:rPr>
          <w:tab/>
        </w:r>
        <w:r w:rsidRPr="00BC45E7">
          <w:rPr>
            <w:rStyle w:val="Enlla"/>
            <w:noProof/>
          </w:rPr>
          <w:t>Canviar el grup d’usuaris d’un expedient</w:t>
        </w:r>
        <w:r>
          <w:rPr>
            <w:noProof/>
            <w:webHidden/>
          </w:rPr>
          <w:tab/>
        </w:r>
        <w:r>
          <w:rPr>
            <w:noProof/>
            <w:webHidden/>
          </w:rPr>
          <w:fldChar w:fldCharType="begin"/>
        </w:r>
        <w:r>
          <w:rPr>
            <w:noProof/>
            <w:webHidden/>
          </w:rPr>
          <w:instrText xml:space="preserve"> PAGEREF _Toc369592841 \h </w:instrText>
        </w:r>
        <w:r>
          <w:rPr>
            <w:noProof/>
            <w:webHidden/>
          </w:rPr>
        </w:r>
      </w:ins>
      <w:r>
        <w:rPr>
          <w:noProof/>
          <w:webHidden/>
        </w:rPr>
        <w:fldChar w:fldCharType="separate"/>
      </w:r>
      <w:ins w:id="151" w:author="paulac" w:date="2013-10-15T09:31:00Z">
        <w:r>
          <w:rPr>
            <w:noProof/>
            <w:webHidden/>
          </w:rPr>
          <w:t>25</w:t>
        </w:r>
        <w:r>
          <w:rPr>
            <w:noProof/>
            <w:webHidden/>
          </w:rPr>
          <w:fldChar w:fldCharType="end"/>
        </w:r>
        <w:r w:rsidRPr="00BC45E7">
          <w:rPr>
            <w:rStyle w:val="Enlla"/>
            <w:noProof/>
          </w:rPr>
          <w:fldChar w:fldCharType="end"/>
        </w:r>
      </w:ins>
    </w:p>
    <w:p w:rsidR="00372068" w:rsidRDefault="00372068">
      <w:pPr>
        <w:pStyle w:val="IDC4"/>
        <w:tabs>
          <w:tab w:val="left" w:pos="1540"/>
          <w:tab w:val="right" w:leader="dot" w:pos="8494"/>
        </w:tabs>
        <w:rPr>
          <w:ins w:id="152" w:author="paulac" w:date="2013-10-15T09:31:00Z"/>
          <w:rFonts w:eastAsiaTheme="minorEastAsia"/>
          <w:noProof/>
          <w:lang w:val="es-ES" w:eastAsia="es-ES"/>
        </w:rPr>
      </w:pPr>
      <w:ins w:id="153" w:author="paulac" w:date="2013-10-15T09:31:00Z">
        <w:r w:rsidRPr="00BC45E7">
          <w:rPr>
            <w:rStyle w:val="Enlla"/>
            <w:noProof/>
          </w:rPr>
          <w:fldChar w:fldCharType="begin"/>
        </w:r>
        <w:r w:rsidRPr="00BC45E7">
          <w:rPr>
            <w:rStyle w:val="Enlla"/>
            <w:noProof/>
          </w:rPr>
          <w:instrText xml:space="preserve"> </w:instrText>
        </w:r>
        <w:r>
          <w:rPr>
            <w:noProof/>
          </w:rPr>
          <w:instrText>HYPERLINK \l "_Toc369592842"</w:instrText>
        </w:r>
        <w:r w:rsidRPr="00BC45E7">
          <w:rPr>
            <w:rStyle w:val="Enlla"/>
            <w:noProof/>
          </w:rPr>
          <w:instrText xml:space="preserve"> </w:instrText>
        </w:r>
        <w:r w:rsidRPr="00BC45E7">
          <w:rPr>
            <w:rStyle w:val="Enlla"/>
            <w:noProof/>
          </w:rPr>
        </w:r>
        <w:r w:rsidRPr="00BC45E7">
          <w:rPr>
            <w:rStyle w:val="Enlla"/>
            <w:noProof/>
          </w:rPr>
          <w:fldChar w:fldCharType="separate"/>
        </w:r>
        <w:r w:rsidRPr="00BC45E7">
          <w:rPr>
            <w:rStyle w:val="Enlla"/>
            <w:noProof/>
          </w:rPr>
          <w:t>4.3.2.8</w:t>
        </w:r>
        <w:r>
          <w:rPr>
            <w:rFonts w:eastAsiaTheme="minorEastAsia"/>
            <w:noProof/>
            <w:lang w:val="es-ES" w:eastAsia="es-ES"/>
          </w:rPr>
          <w:tab/>
        </w:r>
        <w:r w:rsidRPr="00BC45E7">
          <w:rPr>
            <w:rStyle w:val="Enlla"/>
            <w:noProof/>
          </w:rPr>
          <w:t>Aturar un expedient</w:t>
        </w:r>
        <w:r>
          <w:rPr>
            <w:noProof/>
            <w:webHidden/>
          </w:rPr>
          <w:tab/>
        </w:r>
        <w:r>
          <w:rPr>
            <w:noProof/>
            <w:webHidden/>
          </w:rPr>
          <w:fldChar w:fldCharType="begin"/>
        </w:r>
        <w:r>
          <w:rPr>
            <w:noProof/>
            <w:webHidden/>
          </w:rPr>
          <w:instrText xml:space="preserve"> PAGEREF _Toc369592842 \h </w:instrText>
        </w:r>
        <w:r>
          <w:rPr>
            <w:noProof/>
            <w:webHidden/>
          </w:rPr>
        </w:r>
      </w:ins>
      <w:r>
        <w:rPr>
          <w:noProof/>
          <w:webHidden/>
        </w:rPr>
        <w:fldChar w:fldCharType="separate"/>
      </w:r>
      <w:ins w:id="154" w:author="paulac" w:date="2013-10-15T09:31:00Z">
        <w:r>
          <w:rPr>
            <w:noProof/>
            <w:webHidden/>
          </w:rPr>
          <w:t>25</w:t>
        </w:r>
        <w:r>
          <w:rPr>
            <w:noProof/>
            <w:webHidden/>
          </w:rPr>
          <w:fldChar w:fldCharType="end"/>
        </w:r>
        <w:r w:rsidRPr="00BC45E7">
          <w:rPr>
            <w:rStyle w:val="Enlla"/>
            <w:noProof/>
          </w:rPr>
          <w:fldChar w:fldCharType="end"/>
        </w:r>
      </w:ins>
    </w:p>
    <w:p w:rsidR="00372068" w:rsidRDefault="00372068">
      <w:pPr>
        <w:pStyle w:val="IDC4"/>
        <w:tabs>
          <w:tab w:val="left" w:pos="1540"/>
          <w:tab w:val="right" w:leader="dot" w:pos="8494"/>
        </w:tabs>
        <w:rPr>
          <w:ins w:id="155" w:author="paulac" w:date="2013-10-15T09:31:00Z"/>
          <w:rFonts w:eastAsiaTheme="minorEastAsia"/>
          <w:noProof/>
          <w:lang w:val="es-ES" w:eastAsia="es-ES"/>
        </w:rPr>
      </w:pPr>
      <w:ins w:id="156" w:author="paulac" w:date="2013-10-15T09:31:00Z">
        <w:r w:rsidRPr="00BC45E7">
          <w:rPr>
            <w:rStyle w:val="Enlla"/>
            <w:noProof/>
          </w:rPr>
          <w:fldChar w:fldCharType="begin"/>
        </w:r>
        <w:r w:rsidRPr="00BC45E7">
          <w:rPr>
            <w:rStyle w:val="Enlla"/>
            <w:noProof/>
          </w:rPr>
          <w:instrText xml:space="preserve"> </w:instrText>
        </w:r>
        <w:r>
          <w:rPr>
            <w:noProof/>
          </w:rPr>
          <w:instrText>HYPERLINK \l "_Toc369592843"</w:instrText>
        </w:r>
        <w:r w:rsidRPr="00BC45E7">
          <w:rPr>
            <w:rStyle w:val="Enlla"/>
            <w:noProof/>
          </w:rPr>
          <w:instrText xml:space="preserve"> </w:instrText>
        </w:r>
        <w:r w:rsidRPr="00BC45E7">
          <w:rPr>
            <w:rStyle w:val="Enlla"/>
            <w:noProof/>
          </w:rPr>
        </w:r>
        <w:r w:rsidRPr="00BC45E7">
          <w:rPr>
            <w:rStyle w:val="Enlla"/>
            <w:noProof/>
          </w:rPr>
          <w:fldChar w:fldCharType="separate"/>
        </w:r>
        <w:r w:rsidRPr="00BC45E7">
          <w:rPr>
            <w:rStyle w:val="Enlla"/>
            <w:noProof/>
          </w:rPr>
          <w:t>4.3.2.9</w:t>
        </w:r>
        <w:r>
          <w:rPr>
            <w:rFonts w:eastAsiaTheme="minorEastAsia"/>
            <w:noProof/>
            <w:lang w:val="es-ES" w:eastAsia="es-ES"/>
          </w:rPr>
          <w:tab/>
        </w:r>
        <w:r w:rsidRPr="00BC45E7">
          <w:rPr>
            <w:rStyle w:val="Enlla"/>
            <w:noProof/>
          </w:rPr>
          <w:t>Reprendre un expedient aturat</w:t>
        </w:r>
        <w:r>
          <w:rPr>
            <w:noProof/>
            <w:webHidden/>
          </w:rPr>
          <w:tab/>
        </w:r>
        <w:r>
          <w:rPr>
            <w:noProof/>
            <w:webHidden/>
          </w:rPr>
          <w:fldChar w:fldCharType="begin"/>
        </w:r>
        <w:r>
          <w:rPr>
            <w:noProof/>
            <w:webHidden/>
          </w:rPr>
          <w:instrText xml:space="preserve"> PAGEREF _Toc369592843 \h </w:instrText>
        </w:r>
        <w:r>
          <w:rPr>
            <w:noProof/>
            <w:webHidden/>
          </w:rPr>
        </w:r>
      </w:ins>
      <w:r>
        <w:rPr>
          <w:noProof/>
          <w:webHidden/>
        </w:rPr>
        <w:fldChar w:fldCharType="separate"/>
      </w:r>
      <w:ins w:id="157" w:author="paulac" w:date="2013-10-15T09:31:00Z">
        <w:r>
          <w:rPr>
            <w:noProof/>
            <w:webHidden/>
          </w:rPr>
          <w:t>25</w:t>
        </w:r>
        <w:r>
          <w:rPr>
            <w:noProof/>
            <w:webHidden/>
          </w:rPr>
          <w:fldChar w:fldCharType="end"/>
        </w:r>
        <w:r w:rsidRPr="00BC45E7">
          <w:rPr>
            <w:rStyle w:val="Enlla"/>
            <w:noProof/>
          </w:rPr>
          <w:fldChar w:fldCharType="end"/>
        </w:r>
      </w:ins>
    </w:p>
    <w:p w:rsidR="00372068" w:rsidRDefault="00372068">
      <w:pPr>
        <w:pStyle w:val="IDC4"/>
        <w:tabs>
          <w:tab w:val="left" w:pos="1760"/>
          <w:tab w:val="right" w:leader="dot" w:pos="8494"/>
        </w:tabs>
        <w:rPr>
          <w:ins w:id="158" w:author="paulac" w:date="2013-10-15T09:31:00Z"/>
          <w:rFonts w:eastAsiaTheme="minorEastAsia"/>
          <w:noProof/>
          <w:lang w:val="es-ES" w:eastAsia="es-ES"/>
        </w:rPr>
      </w:pPr>
      <w:ins w:id="159" w:author="paulac" w:date="2013-10-15T09:31:00Z">
        <w:r w:rsidRPr="00BC45E7">
          <w:rPr>
            <w:rStyle w:val="Enlla"/>
            <w:noProof/>
          </w:rPr>
          <w:fldChar w:fldCharType="begin"/>
        </w:r>
        <w:r w:rsidRPr="00BC45E7">
          <w:rPr>
            <w:rStyle w:val="Enlla"/>
            <w:noProof/>
          </w:rPr>
          <w:instrText xml:space="preserve"> </w:instrText>
        </w:r>
        <w:r>
          <w:rPr>
            <w:noProof/>
          </w:rPr>
          <w:instrText>HYPERLINK \l "_Toc369592844"</w:instrText>
        </w:r>
        <w:r w:rsidRPr="00BC45E7">
          <w:rPr>
            <w:rStyle w:val="Enlla"/>
            <w:noProof/>
          </w:rPr>
          <w:instrText xml:space="preserve"> </w:instrText>
        </w:r>
        <w:r w:rsidRPr="00BC45E7">
          <w:rPr>
            <w:rStyle w:val="Enlla"/>
            <w:noProof/>
          </w:rPr>
        </w:r>
        <w:r w:rsidRPr="00BC45E7">
          <w:rPr>
            <w:rStyle w:val="Enlla"/>
            <w:noProof/>
          </w:rPr>
          <w:fldChar w:fldCharType="separate"/>
        </w:r>
        <w:r w:rsidRPr="00BC45E7">
          <w:rPr>
            <w:rStyle w:val="Enlla"/>
            <w:noProof/>
          </w:rPr>
          <w:t>4.3.2.10</w:t>
        </w:r>
        <w:r>
          <w:rPr>
            <w:rFonts w:eastAsiaTheme="minorEastAsia"/>
            <w:noProof/>
            <w:lang w:val="es-ES" w:eastAsia="es-ES"/>
          </w:rPr>
          <w:tab/>
        </w:r>
        <w:r w:rsidRPr="00BC45E7">
          <w:rPr>
            <w:rStyle w:val="Enlla"/>
            <w:noProof/>
          </w:rPr>
          <w:t>Configuració del títol del subprocés</w:t>
        </w:r>
        <w:r>
          <w:rPr>
            <w:noProof/>
            <w:webHidden/>
          </w:rPr>
          <w:tab/>
        </w:r>
        <w:r>
          <w:rPr>
            <w:noProof/>
            <w:webHidden/>
          </w:rPr>
          <w:fldChar w:fldCharType="begin"/>
        </w:r>
        <w:r>
          <w:rPr>
            <w:noProof/>
            <w:webHidden/>
          </w:rPr>
          <w:instrText xml:space="preserve"> PAGEREF _Toc369592844 \h </w:instrText>
        </w:r>
        <w:r>
          <w:rPr>
            <w:noProof/>
            <w:webHidden/>
          </w:rPr>
        </w:r>
      </w:ins>
      <w:r>
        <w:rPr>
          <w:noProof/>
          <w:webHidden/>
        </w:rPr>
        <w:fldChar w:fldCharType="separate"/>
      </w:r>
      <w:ins w:id="160" w:author="paulac" w:date="2013-10-15T09:31:00Z">
        <w:r>
          <w:rPr>
            <w:noProof/>
            <w:webHidden/>
          </w:rPr>
          <w:t>25</w:t>
        </w:r>
        <w:r>
          <w:rPr>
            <w:noProof/>
            <w:webHidden/>
          </w:rPr>
          <w:fldChar w:fldCharType="end"/>
        </w:r>
        <w:r w:rsidRPr="00BC45E7">
          <w:rPr>
            <w:rStyle w:val="Enlla"/>
            <w:noProof/>
          </w:rPr>
          <w:fldChar w:fldCharType="end"/>
        </w:r>
      </w:ins>
    </w:p>
    <w:p w:rsidR="00372068" w:rsidRDefault="00372068">
      <w:pPr>
        <w:pStyle w:val="IDC4"/>
        <w:tabs>
          <w:tab w:val="left" w:pos="1760"/>
          <w:tab w:val="right" w:leader="dot" w:pos="8494"/>
        </w:tabs>
        <w:rPr>
          <w:ins w:id="161" w:author="paulac" w:date="2013-10-15T09:31:00Z"/>
          <w:rFonts w:eastAsiaTheme="minorEastAsia"/>
          <w:noProof/>
          <w:lang w:val="es-ES" w:eastAsia="es-ES"/>
        </w:rPr>
      </w:pPr>
      <w:ins w:id="162" w:author="paulac" w:date="2013-10-15T09:31:00Z">
        <w:r w:rsidRPr="00BC45E7">
          <w:rPr>
            <w:rStyle w:val="Enlla"/>
            <w:noProof/>
          </w:rPr>
          <w:fldChar w:fldCharType="begin"/>
        </w:r>
        <w:r w:rsidRPr="00BC45E7">
          <w:rPr>
            <w:rStyle w:val="Enlla"/>
            <w:noProof/>
          </w:rPr>
          <w:instrText xml:space="preserve"> </w:instrText>
        </w:r>
        <w:r>
          <w:rPr>
            <w:noProof/>
          </w:rPr>
          <w:instrText>HYPERLINK \l "_Toc369592845"</w:instrText>
        </w:r>
        <w:r w:rsidRPr="00BC45E7">
          <w:rPr>
            <w:rStyle w:val="Enlla"/>
            <w:noProof/>
          </w:rPr>
          <w:instrText xml:space="preserve"> </w:instrText>
        </w:r>
        <w:r w:rsidRPr="00BC45E7">
          <w:rPr>
            <w:rStyle w:val="Enlla"/>
            <w:noProof/>
          </w:rPr>
        </w:r>
        <w:r w:rsidRPr="00BC45E7">
          <w:rPr>
            <w:rStyle w:val="Enlla"/>
            <w:noProof/>
          </w:rPr>
          <w:fldChar w:fldCharType="separate"/>
        </w:r>
        <w:r w:rsidRPr="00BC45E7">
          <w:rPr>
            <w:rStyle w:val="Enlla"/>
            <w:noProof/>
          </w:rPr>
          <w:t>4.3.2.11</w:t>
        </w:r>
        <w:r>
          <w:rPr>
            <w:rFonts w:eastAsiaTheme="minorEastAsia"/>
            <w:noProof/>
            <w:lang w:val="es-ES" w:eastAsia="es-ES"/>
          </w:rPr>
          <w:tab/>
        </w:r>
        <w:r w:rsidRPr="00BC45E7">
          <w:rPr>
            <w:rStyle w:val="Enlla"/>
            <w:noProof/>
          </w:rPr>
          <w:t>Copiar swimlane</w:t>
        </w:r>
        <w:r>
          <w:rPr>
            <w:noProof/>
            <w:webHidden/>
          </w:rPr>
          <w:tab/>
        </w:r>
        <w:r>
          <w:rPr>
            <w:noProof/>
            <w:webHidden/>
          </w:rPr>
          <w:fldChar w:fldCharType="begin"/>
        </w:r>
        <w:r>
          <w:rPr>
            <w:noProof/>
            <w:webHidden/>
          </w:rPr>
          <w:instrText xml:space="preserve"> PAGEREF _Toc369592845 \h </w:instrText>
        </w:r>
        <w:r>
          <w:rPr>
            <w:noProof/>
            <w:webHidden/>
          </w:rPr>
        </w:r>
      </w:ins>
      <w:r>
        <w:rPr>
          <w:noProof/>
          <w:webHidden/>
        </w:rPr>
        <w:fldChar w:fldCharType="separate"/>
      </w:r>
      <w:ins w:id="163" w:author="paulac" w:date="2013-10-15T09:31:00Z">
        <w:r>
          <w:rPr>
            <w:noProof/>
            <w:webHidden/>
          </w:rPr>
          <w:t>25</w:t>
        </w:r>
        <w:r>
          <w:rPr>
            <w:noProof/>
            <w:webHidden/>
          </w:rPr>
          <w:fldChar w:fldCharType="end"/>
        </w:r>
        <w:r w:rsidRPr="00BC45E7">
          <w:rPr>
            <w:rStyle w:val="Enlla"/>
            <w:noProof/>
          </w:rPr>
          <w:fldChar w:fldCharType="end"/>
        </w:r>
      </w:ins>
    </w:p>
    <w:p w:rsidR="00372068" w:rsidRDefault="00372068">
      <w:pPr>
        <w:pStyle w:val="IDC3"/>
        <w:tabs>
          <w:tab w:val="left" w:pos="1320"/>
          <w:tab w:val="right" w:leader="dot" w:pos="8494"/>
        </w:tabs>
        <w:rPr>
          <w:ins w:id="164" w:author="paulac" w:date="2013-10-15T09:31:00Z"/>
          <w:rFonts w:eastAsiaTheme="minorEastAsia"/>
          <w:noProof/>
          <w:lang w:val="es-ES" w:eastAsia="es-ES"/>
        </w:rPr>
      </w:pPr>
      <w:ins w:id="165" w:author="paulac" w:date="2013-10-15T09:31:00Z">
        <w:r w:rsidRPr="00BC45E7">
          <w:rPr>
            <w:rStyle w:val="Enlla"/>
            <w:noProof/>
          </w:rPr>
          <w:fldChar w:fldCharType="begin"/>
        </w:r>
        <w:r w:rsidRPr="00BC45E7">
          <w:rPr>
            <w:rStyle w:val="Enlla"/>
            <w:noProof/>
          </w:rPr>
          <w:instrText xml:space="preserve"> </w:instrText>
        </w:r>
        <w:r>
          <w:rPr>
            <w:noProof/>
          </w:rPr>
          <w:instrText>HYPERLINK \l "_Toc369592846"</w:instrText>
        </w:r>
        <w:r w:rsidRPr="00BC45E7">
          <w:rPr>
            <w:rStyle w:val="Enlla"/>
            <w:noProof/>
          </w:rPr>
          <w:instrText xml:space="preserve"> </w:instrText>
        </w:r>
        <w:r w:rsidRPr="00BC45E7">
          <w:rPr>
            <w:rStyle w:val="Enlla"/>
            <w:noProof/>
          </w:rPr>
        </w:r>
        <w:r w:rsidRPr="00BC45E7">
          <w:rPr>
            <w:rStyle w:val="Enlla"/>
            <w:noProof/>
          </w:rPr>
          <w:fldChar w:fldCharType="separate"/>
        </w:r>
        <w:r w:rsidRPr="00BC45E7">
          <w:rPr>
            <w:rStyle w:val="Enlla"/>
            <w:noProof/>
          </w:rPr>
          <w:t>4.3.3</w:t>
        </w:r>
        <w:r>
          <w:rPr>
            <w:rFonts w:eastAsiaTheme="minorEastAsia"/>
            <w:noProof/>
            <w:lang w:val="es-ES" w:eastAsia="es-ES"/>
          </w:rPr>
          <w:tab/>
        </w:r>
        <w:r w:rsidRPr="00BC45E7">
          <w:rPr>
            <w:rStyle w:val="Enlla"/>
            <w:noProof/>
          </w:rPr>
          <w:t>Documents</w:t>
        </w:r>
        <w:r>
          <w:rPr>
            <w:noProof/>
            <w:webHidden/>
          </w:rPr>
          <w:tab/>
        </w:r>
        <w:r>
          <w:rPr>
            <w:noProof/>
            <w:webHidden/>
          </w:rPr>
          <w:fldChar w:fldCharType="begin"/>
        </w:r>
        <w:r>
          <w:rPr>
            <w:noProof/>
            <w:webHidden/>
          </w:rPr>
          <w:instrText xml:space="preserve"> PAGEREF _Toc369592846 \h </w:instrText>
        </w:r>
        <w:r>
          <w:rPr>
            <w:noProof/>
            <w:webHidden/>
          </w:rPr>
        </w:r>
      </w:ins>
      <w:r>
        <w:rPr>
          <w:noProof/>
          <w:webHidden/>
        </w:rPr>
        <w:fldChar w:fldCharType="separate"/>
      </w:r>
      <w:ins w:id="166" w:author="paulac" w:date="2013-10-15T09:31:00Z">
        <w:r>
          <w:rPr>
            <w:noProof/>
            <w:webHidden/>
          </w:rPr>
          <w:t>26</w:t>
        </w:r>
        <w:r>
          <w:rPr>
            <w:noProof/>
            <w:webHidden/>
          </w:rPr>
          <w:fldChar w:fldCharType="end"/>
        </w:r>
        <w:r w:rsidRPr="00BC45E7">
          <w:rPr>
            <w:rStyle w:val="Enlla"/>
            <w:noProof/>
          </w:rPr>
          <w:fldChar w:fldCharType="end"/>
        </w:r>
      </w:ins>
    </w:p>
    <w:p w:rsidR="00372068" w:rsidRDefault="00372068">
      <w:pPr>
        <w:pStyle w:val="IDC4"/>
        <w:tabs>
          <w:tab w:val="left" w:pos="1540"/>
          <w:tab w:val="right" w:leader="dot" w:pos="8494"/>
        </w:tabs>
        <w:rPr>
          <w:ins w:id="167" w:author="paulac" w:date="2013-10-15T09:31:00Z"/>
          <w:rFonts w:eastAsiaTheme="minorEastAsia"/>
          <w:noProof/>
          <w:lang w:val="es-ES" w:eastAsia="es-ES"/>
        </w:rPr>
      </w:pPr>
      <w:ins w:id="168" w:author="paulac" w:date="2013-10-15T09:31:00Z">
        <w:r w:rsidRPr="00BC45E7">
          <w:rPr>
            <w:rStyle w:val="Enlla"/>
            <w:noProof/>
          </w:rPr>
          <w:fldChar w:fldCharType="begin"/>
        </w:r>
        <w:r w:rsidRPr="00BC45E7">
          <w:rPr>
            <w:rStyle w:val="Enlla"/>
            <w:noProof/>
          </w:rPr>
          <w:instrText xml:space="preserve"> </w:instrText>
        </w:r>
        <w:r>
          <w:rPr>
            <w:noProof/>
          </w:rPr>
          <w:instrText>HYPERLINK \l "_Toc369592847"</w:instrText>
        </w:r>
        <w:r w:rsidRPr="00BC45E7">
          <w:rPr>
            <w:rStyle w:val="Enlla"/>
            <w:noProof/>
          </w:rPr>
          <w:instrText xml:space="preserve"> </w:instrText>
        </w:r>
        <w:r w:rsidRPr="00BC45E7">
          <w:rPr>
            <w:rStyle w:val="Enlla"/>
            <w:noProof/>
          </w:rPr>
        </w:r>
        <w:r w:rsidRPr="00BC45E7">
          <w:rPr>
            <w:rStyle w:val="Enlla"/>
            <w:noProof/>
          </w:rPr>
          <w:fldChar w:fldCharType="separate"/>
        </w:r>
        <w:r w:rsidRPr="00BC45E7">
          <w:rPr>
            <w:rStyle w:val="Enlla"/>
            <w:noProof/>
          </w:rPr>
          <w:t>4.3.3.1</w:t>
        </w:r>
        <w:r>
          <w:rPr>
            <w:rFonts w:eastAsiaTheme="minorEastAsia"/>
            <w:noProof/>
            <w:lang w:val="es-ES" w:eastAsia="es-ES"/>
          </w:rPr>
          <w:tab/>
        </w:r>
        <w:r w:rsidRPr="00BC45E7">
          <w:rPr>
            <w:rStyle w:val="Enlla"/>
            <w:noProof/>
          </w:rPr>
          <w:t>Esborrar document</w:t>
        </w:r>
        <w:r>
          <w:rPr>
            <w:noProof/>
            <w:webHidden/>
          </w:rPr>
          <w:tab/>
        </w:r>
        <w:r>
          <w:rPr>
            <w:noProof/>
            <w:webHidden/>
          </w:rPr>
          <w:fldChar w:fldCharType="begin"/>
        </w:r>
        <w:r>
          <w:rPr>
            <w:noProof/>
            <w:webHidden/>
          </w:rPr>
          <w:instrText xml:space="preserve"> PAGEREF _Toc369592847 \h </w:instrText>
        </w:r>
        <w:r>
          <w:rPr>
            <w:noProof/>
            <w:webHidden/>
          </w:rPr>
        </w:r>
      </w:ins>
      <w:r>
        <w:rPr>
          <w:noProof/>
          <w:webHidden/>
        </w:rPr>
        <w:fldChar w:fldCharType="separate"/>
      </w:r>
      <w:ins w:id="169" w:author="paulac" w:date="2013-10-15T09:31:00Z">
        <w:r>
          <w:rPr>
            <w:noProof/>
            <w:webHidden/>
          </w:rPr>
          <w:t>26</w:t>
        </w:r>
        <w:r>
          <w:rPr>
            <w:noProof/>
            <w:webHidden/>
          </w:rPr>
          <w:fldChar w:fldCharType="end"/>
        </w:r>
        <w:r w:rsidRPr="00BC45E7">
          <w:rPr>
            <w:rStyle w:val="Enlla"/>
            <w:noProof/>
          </w:rPr>
          <w:fldChar w:fldCharType="end"/>
        </w:r>
      </w:ins>
    </w:p>
    <w:p w:rsidR="00372068" w:rsidRDefault="00372068">
      <w:pPr>
        <w:pStyle w:val="IDC4"/>
        <w:tabs>
          <w:tab w:val="left" w:pos="1540"/>
          <w:tab w:val="right" w:leader="dot" w:pos="8494"/>
        </w:tabs>
        <w:rPr>
          <w:ins w:id="170" w:author="paulac" w:date="2013-10-15T09:31:00Z"/>
          <w:rFonts w:eastAsiaTheme="minorEastAsia"/>
          <w:noProof/>
          <w:lang w:val="es-ES" w:eastAsia="es-ES"/>
        </w:rPr>
      </w:pPr>
      <w:ins w:id="171" w:author="paulac" w:date="2013-10-15T09:31:00Z">
        <w:r w:rsidRPr="00BC45E7">
          <w:rPr>
            <w:rStyle w:val="Enlla"/>
            <w:noProof/>
          </w:rPr>
          <w:fldChar w:fldCharType="begin"/>
        </w:r>
        <w:r w:rsidRPr="00BC45E7">
          <w:rPr>
            <w:rStyle w:val="Enlla"/>
            <w:noProof/>
          </w:rPr>
          <w:instrText xml:space="preserve"> </w:instrText>
        </w:r>
        <w:r>
          <w:rPr>
            <w:noProof/>
          </w:rPr>
          <w:instrText>HYPERLINK \l "_Toc369592848"</w:instrText>
        </w:r>
        <w:r w:rsidRPr="00BC45E7">
          <w:rPr>
            <w:rStyle w:val="Enlla"/>
            <w:noProof/>
          </w:rPr>
          <w:instrText xml:space="preserve"> </w:instrText>
        </w:r>
        <w:r w:rsidRPr="00BC45E7">
          <w:rPr>
            <w:rStyle w:val="Enlla"/>
            <w:noProof/>
          </w:rPr>
        </w:r>
        <w:r w:rsidRPr="00BC45E7">
          <w:rPr>
            <w:rStyle w:val="Enlla"/>
            <w:noProof/>
          </w:rPr>
          <w:fldChar w:fldCharType="separate"/>
        </w:r>
        <w:r w:rsidRPr="00BC45E7">
          <w:rPr>
            <w:rStyle w:val="Enlla"/>
            <w:noProof/>
          </w:rPr>
          <w:t>4.3.3.2</w:t>
        </w:r>
        <w:r>
          <w:rPr>
            <w:rFonts w:eastAsiaTheme="minorEastAsia"/>
            <w:noProof/>
            <w:lang w:val="es-ES" w:eastAsia="es-ES"/>
          </w:rPr>
          <w:tab/>
        </w:r>
        <w:r w:rsidRPr="00BC45E7">
          <w:rPr>
            <w:rStyle w:val="Enlla"/>
            <w:noProof/>
          </w:rPr>
          <w:t>Copiar un document a un procés pare</w:t>
        </w:r>
        <w:r>
          <w:rPr>
            <w:noProof/>
            <w:webHidden/>
          </w:rPr>
          <w:tab/>
        </w:r>
        <w:r>
          <w:rPr>
            <w:noProof/>
            <w:webHidden/>
          </w:rPr>
          <w:fldChar w:fldCharType="begin"/>
        </w:r>
        <w:r>
          <w:rPr>
            <w:noProof/>
            <w:webHidden/>
          </w:rPr>
          <w:instrText xml:space="preserve"> PAGEREF _Toc369592848 \h </w:instrText>
        </w:r>
        <w:r>
          <w:rPr>
            <w:noProof/>
            <w:webHidden/>
          </w:rPr>
        </w:r>
      </w:ins>
      <w:r>
        <w:rPr>
          <w:noProof/>
          <w:webHidden/>
        </w:rPr>
        <w:fldChar w:fldCharType="separate"/>
      </w:r>
      <w:ins w:id="172" w:author="paulac" w:date="2013-10-15T09:31:00Z">
        <w:r>
          <w:rPr>
            <w:noProof/>
            <w:webHidden/>
          </w:rPr>
          <w:t>26</w:t>
        </w:r>
        <w:r>
          <w:rPr>
            <w:noProof/>
            <w:webHidden/>
          </w:rPr>
          <w:fldChar w:fldCharType="end"/>
        </w:r>
        <w:r w:rsidRPr="00BC45E7">
          <w:rPr>
            <w:rStyle w:val="Enlla"/>
            <w:noProof/>
          </w:rPr>
          <w:fldChar w:fldCharType="end"/>
        </w:r>
      </w:ins>
    </w:p>
    <w:p w:rsidR="00372068" w:rsidRDefault="00372068">
      <w:pPr>
        <w:pStyle w:val="IDC4"/>
        <w:tabs>
          <w:tab w:val="left" w:pos="1540"/>
          <w:tab w:val="right" w:leader="dot" w:pos="8494"/>
        </w:tabs>
        <w:rPr>
          <w:ins w:id="173" w:author="paulac" w:date="2013-10-15T09:31:00Z"/>
          <w:rFonts w:eastAsiaTheme="minorEastAsia"/>
          <w:noProof/>
          <w:lang w:val="es-ES" w:eastAsia="es-ES"/>
        </w:rPr>
      </w:pPr>
      <w:ins w:id="174" w:author="paulac" w:date="2013-10-15T09:31:00Z">
        <w:r w:rsidRPr="00BC45E7">
          <w:rPr>
            <w:rStyle w:val="Enlla"/>
            <w:noProof/>
          </w:rPr>
          <w:fldChar w:fldCharType="begin"/>
        </w:r>
        <w:r w:rsidRPr="00BC45E7">
          <w:rPr>
            <w:rStyle w:val="Enlla"/>
            <w:noProof/>
          </w:rPr>
          <w:instrText xml:space="preserve"> </w:instrText>
        </w:r>
        <w:r>
          <w:rPr>
            <w:noProof/>
          </w:rPr>
          <w:instrText>HYPERLINK \l "_Toc369592849"</w:instrText>
        </w:r>
        <w:r w:rsidRPr="00BC45E7">
          <w:rPr>
            <w:rStyle w:val="Enlla"/>
            <w:noProof/>
          </w:rPr>
          <w:instrText xml:space="preserve"> </w:instrText>
        </w:r>
        <w:r w:rsidRPr="00BC45E7">
          <w:rPr>
            <w:rStyle w:val="Enlla"/>
            <w:noProof/>
          </w:rPr>
        </w:r>
        <w:r w:rsidRPr="00BC45E7">
          <w:rPr>
            <w:rStyle w:val="Enlla"/>
            <w:noProof/>
          </w:rPr>
          <w:fldChar w:fldCharType="separate"/>
        </w:r>
        <w:r w:rsidRPr="00BC45E7">
          <w:rPr>
            <w:rStyle w:val="Enlla"/>
            <w:noProof/>
          </w:rPr>
          <w:t>4.3.3.3</w:t>
        </w:r>
        <w:r>
          <w:rPr>
            <w:rFonts w:eastAsiaTheme="minorEastAsia"/>
            <w:noProof/>
            <w:lang w:val="es-ES" w:eastAsia="es-ES"/>
          </w:rPr>
          <w:tab/>
        </w:r>
        <w:r w:rsidRPr="00BC45E7">
          <w:rPr>
            <w:rStyle w:val="Enlla"/>
            <w:noProof/>
          </w:rPr>
          <w:t>Copiar un document des d’un procés pare</w:t>
        </w:r>
        <w:r>
          <w:rPr>
            <w:noProof/>
            <w:webHidden/>
          </w:rPr>
          <w:tab/>
        </w:r>
        <w:r>
          <w:rPr>
            <w:noProof/>
            <w:webHidden/>
          </w:rPr>
          <w:fldChar w:fldCharType="begin"/>
        </w:r>
        <w:r>
          <w:rPr>
            <w:noProof/>
            <w:webHidden/>
          </w:rPr>
          <w:instrText xml:space="preserve"> PAGEREF _Toc369592849 \h </w:instrText>
        </w:r>
        <w:r>
          <w:rPr>
            <w:noProof/>
            <w:webHidden/>
          </w:rPr>
        </w:r>
      </w:ins>
      <w:r>
        <w:rPr>
          <w:noProof/>
          <w:webHidden/>
        </w:rPr>
        <w:fldChar w:fldCharType="separate"/>
      </w:r>
      <w:ins w:id="175" w:author="paulac" w:date="2013-10-15T09:31:00Z">
        <w:r>
          <w:rPr>
            <w:noProof/>
            <w:webHidden/>
          </w:rPr>
          <w:t>26</w:t>
        </w:r>
        <w:r>
          <w:rPr>
            <w:noProof/>
            <w:webHidden/>
          </w:rPr>
          <w:fldChar w:fldCharType="end"/>
        </w:r>
        <w:r w:rsidRPr="00BC45E7">
          <w:rPr>
            <w:rStyle w:val="Enlla"/>
            <w:noProof/>
          </w:rPr>
          <w:fldChar w:fldCharType="end"/>
        </w:r>
      </w:ins>
    </w:p>
    <w:p w:rsidR="00372068" w:rsidRDefault="00372068">
      <w:pPr>
        <w:pStyle w:val="IDC4"/>
        <w:tabs>
          <w:tab w:val="left" w:pos="1540"/>
          <w:tab w:val="right" w:leader="dot" w:pos="8494"/>
        </w:tabs>
        <w:rPr>
          <w:ins w:id="176" w:author="paulac" w:date="2013-10-15T09:31:00Z"/>
          <w:rFonts w:eastAsiaTheme="minorEastAsia"/>
          <w:noProof/>
          <w:lang w:val="es-ES" w:eastAsia="es-ES"/>
        </w:rPr>
      </w:pPr>
      <w:ins w:id="177" w:author="paulac" w:date="2013-10-15T09:31:00Z">
        <w:r w:rsidRPr="00BC45E7">
          <w:rPr>
            <w:rStyle w:val="Enlla"/>
            <w:noProof/>
          </w:rPr>
          <w:fldChar w:fldCharType="begin"/>
        </w:r>
        <w:r w:rsidRPr="00BC45E7">
          <w:rPr>
            <w:rStyle w:val="Enlla"/>
            <w:noProof/>
          </w:rPr>
          <w:instrText xml:space="preserve"> </w:instrText>
        </w:r>
        <w:r>
          <w:rPr>
            <w:noProof/>
          </w:rPr>
          <w:instrText>HYPERLINK \l "_Toc369592850"</w:instrText>
        </w:r>
        <w:r w:rsidRPr="00BC45E7">
          <w:rPr>
            <w:rStyle w:val="Enlla"/>
            <w:noProof/>
          </w:rPr>
          <w:instrText xml:space="preserve"> </w:instrText>
        </w:r>
        <w:r w:rsidRPr="00BC45E7">
          <w:rPr>
            <w:rStyle w:val="Enlla"/>
            <w:noProof/>
          </w:rPr>
        </w:r>
        <w:r w:rsidRPr="00BC45E7">
          <w:rPr>
            <w:rStyle w:val="Enlla"/>
            <w:noProof/>
          </w:rPr>
          <w:fldChar w:fldCharType="separate"/>
        </w:r>
        <w:r w:rsidRPr="00BC45E7">
          <w:rPr>
            <w:rStyle w:val="Enlla"/>
            <w:noProof/>
          </w:rPr>
          <w:t>4.3.3.4</w:t>
        </w:r>
        <w:r>
          <w:rPr>
            <w:rFonts w:eastAsiaTheme="minorEastAsia"/>
            <w:noProof/>
            <w:lang w:val="es-ES" w:eastAsia="es-ES"/>
          </w:rPr>
          <w:tab/>
        </w:r>
        <w:r w:rsidRPr="00BC45E7">
          <w:rPr>
            <w:rStyle w:val="Enlla"/>
            <w:noProof/>
          </w:rPr>
          <w:t>Copiar un  document des de l’expedient actual</w:t>
        </w:r>
        <w:r>
          <w:rPr>
            <w:noProof/>
            <w:webHidden/>
          </w:rPr>
          <w:tab/>
        </w:r>
        <w:r>
          <w:rPr>
            <w:noProof/>
            <w:webHidden/>
          </w:rPr>
          <w:fldChar w:fldCharType="begin"/>
        </w:r>
        <w:r>
          <w:rPr>
            <w:noProof/>
            <w:webHidden/>
          </w:rPr>
          <w:instrText xml:space="preserve"> PAGEREF _Toc369592850 \h </w:instrText>
        </w:r>
        <w:r>
          <w:rPr>
            <w:noProof/>
            <w:webHidden/>
          </w:rPr>
        </w:r>
      </w:ins>
      <w:r>
        <w:rPr>
          <w:noProof/>
          <w:webHidden/>
        </w:rPr>
        <w:fldChar w:fldCharType="separate"/>
      </w:r>
      <w:ins w:id="178" w:author="paulac" w:date="2013-10-15T09:31:00Z">
        <w:r>
          <w:rPr>
            <w:noProof/>
            <w:webHidden/>
          </w:rPr>
          <w:t>27</w:t>
        </w:r>
        <w:r>
          <w:rPr>
            <w:noProof/>
            <w:webHidden/>
          </w:rPr>
          <w:fldChar w:fldCharType="end"/>
        </w:r>
        <w:r w:rsidRPr="00BC45E7">
          <w:rPr>
            <w:rStyle w:val="Enlla"/>
            <w:noProof/>
          </w:rPr>
          <w:fldChar w:fldCharType="end"/>
        </w:r>
      </w:ins>
    </w:p>
    <w:p w:rsidR="00372068" w:rsidRDefault="00372068">
      <w:pPr>
        <w:pStyle w:val="IDC4"/>
        <w:tabs>
          <w:tab w:val="left" w:pos="1540"/>
          <w:tab w:val="right" w:leader="dot" w:pos="8494"/>
        </w:tabs>
        <w:rPr>
          <w:ins w:id="179" w:author="paulac" w:date="2013-10-15T09:31:00Z"/>
          <w:rFonts w:eastAsiaTheme="minorEastAsia"/>
          <w:noProof/>
          <w:lang w:val="es-ES" w:eastAsia="es-ES"/>
        </w:rPr>
      </w:pPr>
      <w:ins w:id="180" w:author="paulac" w:date="2013-10-15T09:31:00Z">
        <w:r w:rsidRPr="00BC45E7">
          <w:rPr>
            <w:rStyle w:val="Enlla"/>
            <w:noProof/>
          </w:rPr>
          <w:fldChar w:fldCharType="begin"/>
        </w:r>
        <w:r w:rsidRPr="00BC45E7">
          <w:rPr>
            <w:rStyle w:val="Enlla"/>
            <w:noProof/>
          </w:rPr>
          <w:instrText xml:space="preserve"> </w:instrText>
        </w:r>
        <w:r>
          <w:rPr>
            <w:noProof/>
          </w:rPr>
          <w:instrText>HYPERLINK \l "_Toc369592851"</w:instrText>
        </w:r>
        <w:r w:rsidRPr="00BC45E7">
          <w:rPr>
            <w:rStyle w:val="Enlla"/>
            <w:noProof/>
          </w:rPr>
          <w:instrText xml:space="preserve"> </w:instrText>
        </w:r>
        <w:r w:rsidRPr="00BC45E7">
          <w:rPr>
            <w:rStyle w:val="Enlla"/>
            <w:noProof/>
          </w:rPr>
        </w:r>
        <w:r w:rsidRPr="00BC45E7">
          <w:rPr>
            <w:rStyle w:val="Enlla"/>
            <w:noProof/>
          </w:rPr>
          <w:fldChar w:fldCharType="separate"/>
        </w:r>
        <w:r w:rsidRPr="00BC45E7">
          <w:rPr>
            <w:rStyle w:val="Enlla"/>
            <w:noProof/>
          </w:rPr>
          <w:t>4.3.3.5</w:t>
        </w:r>
        <w:r>
          <w:rPr>
            <w:rFonts w:eastAsiaTheme="minorEastAsia"/>
            <w:noProof/>
            <w:lang w:val="es-ES" w:eastAsia="es-ES"/>
          </w:rPr>
          <w:tab/>
        </w:r>
        <w:r w:rsidRPr="00BC45E7">
          <w:rPr>
            <w:rStyle w:val="Enlla"/>
            <w:noProof/>
          </w:rPr>
          <w:t>Copiar un  document a l’expedient actual</w:t>
        </w:r>
        <w:r>
          <w:rPr>
            <w:noProof/>
            <w:webHidden/>
          </w:rPr>
          <w:tab/>
        </w:r>
        <w:r>
          <w:rPr>
            <w:noProof/>
            <w:webHidden/>
          </w:rPr>
          <w:fldChar w:fldCharType="begin"/>
        </w:r>
        <w:r>
          <w:rPr>
            <w:noProof/>
            <w:webHidden/>
          </w:rPr>
          <w:instrText xml:space="preserve"> PAGEREF _Toc369592851 \h </w:instrText>
        </w:r>
        <w:r>
          <w:rPr>
            <w:noProof/>
            <w:webHidden/>
          </w:rPr>
        </w:r>
      </w:ins>
      <w:r>
        <w:rPr>
          <w:noProof/>
          <w:webHidden/>
        </w:rPr>
        <w:fldChar w:fldCharType="separate"/>
      </w:r>
      <w:ins w:id="181" w:author="paulac" w:date="2013-10-15T09:31:00Z">
        <w:r>
          <w:rPr>
            <w:noProof/>
            <w:webHidden/>
          </w:rPr>
          <w:t>27</w:t>
        </w:r>
        <w:r>
          <w:rPr>
            <w:noProof/>
            <w:webHidden/>
          </w:rPr>
          <w:fldChar w:fldCharType="end"/>
        </w:r>
        <w:r w:rsidRPr="00BC45E7">
          <w:rPr>
            <w:rStyle w:val="Enlla"/>
            <w:noProof/>
          </w:rPr>
          <w:fldChar w:fldCharType="end"/>
        </w:r>
      </w:ins>
    </w:p>
    <w:p w:rsidR="00372068" w:rsidRDefault="00372068">
      <w:pPr>
        <w:pStyle w:val="IDC4"/>
        <w:tabs>
          <w:tab w:val="left" w:pos="1540"/>
          <w:tab w:val="right" w:leader="dot" w:pos="8494"/>
        </w:tabs>
        <w:rPr>
          <w:ins w:id="182" w:author="paulac" w:date="2013-10-15T09:31:00Z"/>
          <w:rFonts w:eastAsiaTheme="minorEastAsia"/>
          <w:noProof/>
          <w:lang w:val="es-ES" w:eastAsia="es-ES"/>
        </w:rPr>
      </w:pPr>
      <w:ins w:id="183" w:author="paulac" w:date="2013-10-15T09:31:00Z">
        <w:r w:rsidRPr="00BC45E7">
          <w:rPr>
            <w:rStyle w:val="Enlla"/>
            <w:noProof/>
          </w:rPr>
          <w:fldChar w:fldCharType="begin"/>
        </w:r>
        <w:r w:rsidRPr="00BC45E7">
          <w:rPr>
            <w:rStyle w:val="Enlla"/>
            <w:noProof/>
          </w:rPr>
          <w:instrText xml:space="preserve"> </w:instrText>
        </w:r>
        <w:r>
          <w:rPr>
            <w:noProof/>
          </w:rPr>
          <w:instrText>HYPERLINK \l "_Toc369592852"</w:instrText>
        </w:r>
        <w:r w:rsidRPr="00BC45E7">
          <w:rPr>
            <w:rStyle w:val="Enlla"/>
            <w:noProof/>
          </w:rPr>
          <w:instrText xml:space="preserve"> </w:instrText>
        </w:r>
        <w:r w:rsidRPr="00BC45E7">
          <w:rPr>
            <w:rStyle w:val="Enlla"/>
            <w:noProof/>
          </w:rPr>
        </w:r>
        <w:r w:rsidRPr="00BC45E7">
          <w:rPr>
            <w:rStyle w:val="Enlla"/>
            <w:noProof/>
          </w:rPr>
          <w:fldChar w:fldCharType="separate"/>
        </w:r>
        <w:r w:rsidRPr="00BC45E7">
          <w:rPr>
            <w:rStyle w:val="Enlla"/>
            <w:noProof/>
          </w:rPr>
          <w:t>4.3.3.6</w:t>
        </w:r>
        <w:r>
          <w:rPr>
            <w:rFonts w:eastAsiaTheme="minorEastAsia"/>
            <w:noProof/>
            <w:lang w:val="es-ES" w:eastAsia="es-ES"/>
          </w:rPr>
          <w:tab/>
        </w:r>
        <w:r w:rsidRPr="00BC45E7">
          <w:rPr>
            <w:rStyle w:val="Enlla"/>
            <w:noProof/>
          </w:rPr>
          <w:t>Generar un document</w:t>
        </w:r>
        <w:r>
          <w:rPr>
            <w:noProof/>
            <w:webHidden/>
          </w:rPr>
          <w:tab/>
        </w:r>
        <w:r>
          <w:rPr>
            <w:noProof/>
            <w:webHidden/>
          </w:rPr>
          <w:fldChar w:fldCharType="begin"/>
        </w:r>
        <w:r>
          <w:rPr>
            <w:noProof/>
            <w:webHidden/>
          </w:rPr>
          <w:instrText xml:space="preserve"> PAGEREF _Toc369592852 \h </w:instrText>
        </w:r>
        <w:r>
          <w:rPr>
            <w:noProof/>
            <w:webHidden/>
          </w:rPr>
        </w:r>
      </w:ins>
      <w:r>
        <w:rPr>
          <w:noProof/>
          <w:webHidden/>
        </w:rPr>
        <w:fldChar w:fldCharType="separate"/>
      </w:r>
      <w:ins w:id="184" w:author="paulac" w:date="2013-10-15T09:31:00Z">
        <w:r>
          <w:rPr>
            <w:noProof/>
            <w:webHidden/>
          </w:rPr>
          <w:t>28</w:t>
        </w:r>
        <w:r>
          <w:rPr>
            <w:noProof/>
            <w:webHidden/>
          </w:rPr>
          <w:fldChar w:fldCharType="end"/>
        </w:r>
        <w:r w:rsidRPr="00BC45E7">
          <w:rPr>
            <w:rStyle w:val="Enlla"/>
            <w:noProof/>
          </w:rPr>
          <w:fldChar w:fldCharType="end"/>
        </w:r>
      </w:ins>
    </w:p>
    <w:p w:rsidR="00372068" w:rsidRDefault="00372068">
      <w:pPr>
        <w:pStyle w:val="IDC4"/>
        <w:tabs>
          <w:tab w:val="left" w:pos="1540"/>
          <w:tab w:val="right" w:leader="dot" w:pos="8494"/>
        </w:tabs>
        <w:rPr>
          <w:ins w:id="185" w:author="paulac" w:date="2013-10-15T09:31:00Z"/>
          <w:rFonts w:eastAsiaTheme="minorEastAsia"/>
          <w:noProof/>
          <w:lang w:val="es-ES" w:eastAsia="es-ES"/>
        </w:rPr>
      </w:pPr>
      <w:ins w:id="186" w:author="paulac" w:date="2013-10-15T09:31:00Z">
        <w:r w:rsidRPr="00BC45E7">
          <w:rPr>
            <w:rStyle w:val="Enlla"/>
            <w:noProof/>
          </w:rPr>
          <w:fldChar w:fldCharType="begin"/>
        </w:r>
        <w:r w:rsidRPr="00BC45E7">
          <w:rPr>
            <w:rStyle w:val="Enlla"/>
            <w:noProof/>
          </w:rPr>
          <w:instrText xml:space="preserve"> </w:instrText>
        </w:r>
        <w:r>
          <w:rPr>
            <w:noProof/>
          </w:rPr>
          <w:instrText>HYPERLINK \l "_Toc369592853"</w:instrText>
        </w:r>
        <w:r w:rsidRPr="00BC45E7">
          <w:rPr>
            <w:rStyle w:val="Enlla"/>
            <w:noProof/>
          </w:rPr>
          <w:instrText xml:space="preserve"> </w:instrText>
        </w:r>
        <w:r w:rsidRPr="00BC45E7">
          <w:rPr>
            <w:rStyle w:val="Enlla"/>
            <w:noProof/>
          </w:rPr>
        </w:r>
        <w:r w:rsidRPr="00BC45E7">
          <w:rPr>
            <w:rStyle w:val="Enlla"/>
            <w:noProof/>
          </w:rPr>
          <w:fldChar w:fldCharType="separate"/>
        </w:r>
        <w:r w:rsidRPr="00BC45E7">
          <w:rPr>
            <w:rStyle w:val="Enlla"/>
            <w:noProof/>
          </w:rPr>
          <w:t>4.3.3.7</w:t>
        </w:r>
        <w:r>
          <w:rPr>
            <w:rFonts w:eastAsiaTheme="minorEastAsia"/>
            <w:noProof/>
            <w:lang w:val="es-ES" w:eastAsia="es-ES"/>
          </w:rPr>
          <w:tab/>
        </w:r>
        <w:r w:rsidRPr="00BC45E7">
          <w:rPr>
            <w:rStyle w:val="Enlla"/>
            <w:noProof/>
          </w:rPr>
          <w:t>Enviament d’un document al portasignatures</w:t>
        </w:r>
        <w:r>
          <w:rPr>
            <w:noProof/>
            <w:webHidden/>
          </w:rPr>
          <w:tab/>
        </w:r>
        <w:r>
          <w:rPr>
            <w:noProof/>
            <w:webHidden/>
          </w:rPr>
          <w:fldChar w:fldCharType="begin"/>
        </w:r>
        <w:r>
          <w:rPr>
            <w:noProof/>
            <w:webHidden/>
          </w:rPr>
          <w:instrText xml:space="preserve"> PAGEREF _Toc369592853 \h </w:instrText>
        </w:r>
        <w:r>
          <w:rPr>
            <w:noProof/>
            <w:webHidden/>
          </w:rPr>
        </w:r>
      </w:ins>
      <w:r>
        <w:rPr>
          <w:noProof/>
          <w:webHidden/>
        </w:rPr>
        <w:fldChar w:fldCharType="separate"/>
      </w:r>
      <w:ins w:id="187" w:author="paulac" w:date="2013-10-15T09:31:00Z">
        <w:r>
          <w:rPr>
            <w:noProof/>
            <w:webHidden/>
          </w:rPr>
          <w:t>28</w:t>
        </w:r>
        <w:r>
          <w:rPr>
            <w:noProof/>
            <w:webHidden/>
          </w:rPr>
          <w:fldChar w:fldCharType="end"/>
        </w:r>
        <w:r w:rsidRPr="00BC45E7">
          <w:rPr>
            <w:rStyle w:val="Enlla"/>
            <w:noProof/>
          </w:rPr>
          <w:fldChar w:fldCharType="end"/>
        </w:r>
      </w:ins>
    </w:p>
    <w:p w:rsidR="00372068" w:rsidRDefault="00372068">
      <w:pPr>
        <w:pStyle w:val="IDC3"/>
        <w:tabs>
          <w:tab w:val="left" w:pos="1320"/>
          <w:tab w:val="right" w:leader="dot" w:pos="8494"/>
        </w:tabs>
        <w:rPr>
          <w:ins w:id="188" w:author="paulac" w:date="2013-10-15T09:31:00Z"/>
          <w:rFonts w:eastAsiaTheme="minorEastAsia"/>
          <w:noProof/>
          <w:lang w:val="es-ES" w:eastAsia="es-ES"/>
        </w:rPr>
      </w:pPr>
      <w:ins w:id="189" w:author="paulac" w:date="2013-10-15T09:31:00Z">
        <w:r w:rsidRPr="00BC45E7">
          <w:rPr>
            <w:rStyle w:val="Enlla"/>
            <w:noProof/>
          </w:rPr>
          <w:fldChar w:fldCharType="begin"/>
        </w:r>
        <w:r w:rsidRPr="00BC45E7">
          <w:rPr>
            <w:rStyle w:val="Enlla"/>
            <w:noProof/>
          </w:rPr>
          <w:instrText xml:space="preserve"> </w:instrText>
        </w:r>
        <w:r>
          <w:rPr>
            <w:noProof/>
          </w:rPr>
          <w:instrText>HYPERLINK \l "_Toc369592854"</w:instrText>
        </w:r>
        <w:r w:rsidRPr="00BC45E7">
          <w:rPr>
            <w:rStyle w:val="Enlla"/>
            <w:noProof/>
          </w:rPr>
          <w:instrText xml:space="preserve"> </w:instrText>
        </w:r>
        <w:r w:rsidRPr="00BC45E7">
          <w:rPr>
            <w:rStyle w:val="Enlla"/>
            <w:noProof/>
          </w:rPr>
        </w:r>
        <w:r w:rsidRPr="00BC45E7">
          <w:rPr>
            <w:rStyle w:val="Enlla"/>
            <w:noProof/>
          </w:rPr>
          <w:fldChar w:fldCharType="separate"/>
        </w:r>
        <w:r w:rsidRPr="00BC45E7">
          <w:rPr>
            <w:rStyle w:val="Enlla"/>
            <w:noProof/>
          </w:rPr>
          <w:t>4.3.4</w:t>
        </w:r>
        <w:r>
          <w:rPr>
            <w:rFonts w:eastAsiaTheme="minorEastAsia"/>
            <w:noProof/>
            <w:lang w:val="es-ES" w:eastAsia="es-ES"/>
          </w:rPr>
          <w:tab/>
        </w:r>
        <w:r w:rsidRPr="00BC45E7">
          <w:rPr>
            <w:rStyle w:val="Enlla"/>
            <w:noProof/>
          </w:rPr>
          <w:t>Gestió d’alertes</w:t>
        </w:r>
        <w:r>
          <w:rPr>
            <w:noProof/>
            <w:webHidden/>
          </w:rPr>
          <w:tab/>
        </w:r>
        <w:r>
          <w:rPr>
            <w:noProof/>
            <w:webHidden/>
          </w:rPr>
          <w:fldChar w:fldCharType="begin"/>
        </w:r>
        <w:r>
          <w:rPr>
            <w:noProof/>
            <w:webHidden/>
          </w:rPr>
          <w:instrText xml:space="preserve"> PAGEREF _Toc369592854 \h </w:instrText>
        </w:r>
        <w:r>
          <w:rPr>
            <w:noProof/>
            <w:webHidden/>
          </w:rPr>
        </w:r>
      </w:ins>
      <w:r>
        <w:rPr>
          <w:noProof/>
          <w:webHidden/>
        </w:rPr>
        <w:fldChar w:fldCharType="separate"/>
      </w:r>
      <w:ins w:id="190" w:author="paulac" w:date="2013-10-15T09:31:00Z">
        <w:r>
          <w:rPr>
            <w:noProof/>
            <w:webHidden/>
          </w:rPr>
          <w:t>29</w:t>
        </w:r>
        <w:r>
          <w:rPr>
            <w:noProof/>
            <w:webHidden/>
          </w:rPr>
          <w:fldChar w:fldCharType="end"/>
        </w:r>
        <w:r w:rsidRPr="00BC45E7">
          <w:rPr>
            <w:rStyle w:val="Enlla"/>
            <w:noProof/>
          </w:rPr>
          <w:fldChar w:fldCharType="end"/>
        </w:r>
      </w:ins>
    </w:p>
    <w:p w:rsidR="00372068" w:rsidRDefault="00372068">
      <w:pPr>
        <w:pStyle w:val="IDC4"/>
        <w:tabs>
          <w:tab w:val="left" w:pos="1540"/>
          <w:tab w:val="right" w:leader="dot" w:pos="8494"/>
        </w:tabs>
        <w:rPr>
          <w:ins w:id="191" w:author="paulac" w:date="2013-10-15T09:31:00Z"/>
          <w:rFonts w:eastAsiaTheme="minorEastAsia"/>
          <w:noProof/>
          <w:lang w:val="es-ES" w:eastAsia="es-ES"/>
        </w:rPr>
      </w:pPr>
      <w:ins w:id="192" w:author="paulac" w:date="2013-10-15T09:31:00Z">
        <w:r w:rsidRPr="00BC45E7">
          <w:rPr>
            <w:rStyle w:val="Enlla"/>
            <w:noProof/>
          </w:rPr>
          <w:fldChar w:fldCharType="begin"/>
        </w:r>
        <w:r w:rsidRPr="00BC45E7">
          <w:rPr>
            <w:rStyle w:val="Enlla"/>
            <w:noProof/>
          </w:rPr>
          <w:instrText xml:space="preserve"> </w:instrText>
        </w:r>
        <w:r>
          <w:rPr>
            <w:noProof/>
          </w:rPr>
          <w:instrText>HYPERLINK \l "_Toc369592855"</w:instrText>
        </w:r>
        <w:r w:rsidRPr="00BC45E7">
          <w:rPr>
            <w:rStyle w:val="Enlla"/>
            <w:noProof/>
          </w:rPr>
          <w:instrText xml:space="preserve"> </w:instrText>
        </w:r>
        <w:r w:rsidRPr="00BC45E7">
          <w:rPr>
            <w:rStyle w:val="Enlla"/>
            <w:noProof/>
          </w:rPr>
        </w:r>
        <w:r w:rsidRPr="00BC45E7">
          <w:rPr>
            <w:rStyle w:val="Enlla"/>
            <w:noProof/>
          </w:rPr>
          <w:fldChar w:fldCharType="separate"/>
        </w:r>
        <w:r w:rsidRPr="00BC45E7">
          <w:rPr>
            <w:rStyle w:val="Enlla"/>
            <w:noProof/>
          </w:rPr>
          <w:t>4.3.4.1</w:t>
        </w:r>
        <w:r>
          <w:rPr>
            <w:rFonts w:eastAsiaTheme="minorEastAsia"/>
            <w:noProof/>
            <w:lang w:val="es-ES" w:eastAsia="es-ES"/>
          </w:rPr>
          <w:tab/>
        </w:r>
        <w:r w:rsidRPr="00BC45E7">
          <w:rPr>
            <w:rStyle w:val="Enlla"/>
            <w:noProof/>
          </w:rPr>
          <w:t>Crear alerta</w:t>
        </w:r>
        <w:r>
          <w:rPr>
            <w:noProof/>
            <w:webHidden/>
          </w:rPr>
          <w:tab/>
        </w:r>
        <w:r>
          <w:rPr>
            <w:noProof/>
            <w:webHidden/>
          </w:rPr>
          <w:fldChar w:fldCharType="begin"/>
        </w:r>
        <w:r>
          <w:rPr>
            <w:noProof/>
            <w:webHidden/>
          </w:rPr>
          <w:instrText xml:space="preserve"> PAGEREF _Toc369592855 \h </w:instrText>
        </w:r>
        <w:r>
          <w:rPr>
            <w:noProof/>
            <w:webHidden/>
          </w:rPr>
        </w:r>
      </w:ins>
      <w:r>
        <w:rPr>
          <w:noProof/>
          <w:webHidden/>
        </w:rPr>
        <w:fldChar w:fldCharType="separate"/>
      </w:r>
      <w:ins w:id="193" w:author="paulac" w:date="2013-10-15T09:31:00Z">
        <w:r>
          <w:rPr>
            <w:noProof/>
            <w:webHidden/>
          </w:rPr>
          <w:t>29</w:t>
        </w:r>
        <w:r>
          <w:rPr>
            <w:noProof/>
            <w:webHidden/>
          </w:rPr>
          <w:fldChar w:fldCharType="end"/>
        </w:r>
        <w:r w:rsidRPr="00BC45E7">
          <w:rPr>
            <w:rStyle w:val="Enlla"/>
            <w:noProof/>
          </w:rPr>
          <w:fldChar w:fldCharType="end"/>
        </w:r>
      </w:ins>
    </w:p>
    <w:p w:rsidR="00372068" w:rsidRDefault="00372068">
      <w:pPr>
        <w:pStyle w:val="IDC3"/>
        <w:tabs>
          <w:tab w:val="left" w:pos="1320"/>
          <w:tab w:val="right" w:leader="dot" w:pos="8494"/>
        </w:tabs>
        <w:rPr>
          <w:ins w:id="194" w:author="paulac" w:date="2013-10-15T09:31:00Z"/>
          <w:rFonts w:eastAsiaTheme="minorEastAsia"/>
          <w:noProof/>
          <w:lang w:val="es-ES" w:eastAsia="es-ES"/>
        </w:rPr>
      </w:pPr>
      <w:ins w:id="195" w:author="paulac" w:date="2013-10-15T09:31:00Z">
        <w:r w:rsidRPr="00BC45E7">
          <w:rPr>
            <w:rStyle w:val="Enlla"/>
            <w:noProof/>
          </w:rPr>
          <w:fldChar w:fldCharType="begin"/>
        </w:r>
        <w:r w:rsidRPr="00BC45E7">
          <w:rPr>
            <w:rStyle w:val="Enlla"/>
            <w:noProof/>
          </w:rPr>
          <w:instrText xml:space="preserve"> </w:instrText>
        </w:r>
        <w:r>
          <w:rPr>
            <w:noProof/>
          </w:rPr>
          <w:instrText>HYPERLINK \l "_Toc369592856"</w:instrText>
        </w:r>
        <w:r w:rsidRPr="00BC45E7">
          <w:rPr>
            <w:rStyle w:val="Enlla"/>
            <w:noProof/>
          </w:rPr>
          <w:instrText xml:space="preserve"> </w:instrText>
        </w:r>
        <w:r w:rsidRPr="00BC45E7">
          <w:rPr>
            <w:rStyle w:val="Enlla"/>
            <w:noProof/>
          </w:rPr>
        </w:r>
        <w:r w:rsidRPr="00BC45E7">
          <w:rPr>
            <w:rStyle w:val="Enlla"/>
            <w:noProof/>
          </w:rPr>
          <w:fldChar w:fldCharType="separate"/>
        </w:r>
        <w:r w:rsidRPr="00BC45E7">
          <w:rPr>
            <w:rStyle w:val="Enlla"/>
            <w:noProof/>
          </w:rPr>
          <w:t>4.3.5</w:t>
        </w:r>
        <w:r>
          <w:rPr>
            <w:rFonts w:eastAsiaTheme="minorEastAsia"/>
            <w:noProof/>
            <w:lang w:val="es-ES" w:eastAsia="es-ES"/>
          </w:rPr>
          <w:tab/>
        </w:r>
        <w:r w:rsidRPr="00BC45E7">
          <w:rPr>
            <w:rStyle w:val="Enlla"/>
            <w:noProof/>
          </w:rPr>
          <w:t>Gestió de terminis</w:t>
        </w:r>
        <w:r>
          <w:rPr>
            <w:noProof/>
            <w:webHidden/>
          </w:rPr>
          <w:tab/>
        </w:r>
        <w:r>
          <w:rPr>
            <w:noProof/>
            <w:webHidden/>
          </w:rPr>
          <w:fldChar w:fldCharType="begin"/>
        </w:r>
        <w:r>
          <w:rPr>
            <w:noProof/>
            <w:webHidden/>
          </w:rPr>
          <w:instrText xml:space="preserve"> PAGEREF _Toc369592856 \h </w:instrText>
        </w:r>
        <w:r>
          <w:rPr>
            <w:noProof/>
            <w:webHidden/>
          </w:rPr>
        </w:r>
      </w:ins>
      <w:r>
        <w:rPr>
          <w:noProof/>
          <w:webHidden/>
        </w:rPr>
        <w:fldChar w:fldCharType="separate"/>
      </w:r>
      <w:ins w:id="196" w:author="paulac" w:date="2013-10-15T09:31:00Z">
        <w:r>
          <w:rPr>
            <w:noProof/>
            <w:webHidden/>
          </w:rPr>
          <w:t>30</w:t>
        </w:r>
        <w:r>
          <w:rPr>
            <w:noProof/>
            <w:webHidden/>
          </w:rPr>
          <w:fldChar w:fldCharType="end"/>
        </w:r>
        <w:r w:rsidRPr="00BC45E7">
          <w:rPr>
            <w:rStyle w:val="Enlla"/>
            <w:noProof/>
          </w:rPr>
          <w:fldChar w:fldCharType="end"/>
        </w:r>
      </w:ins>
    </w:p>
    <w:p w:rsidR="00372068" w:rsidRDefault="00372068">
      <w:pPr>
        <w:pStyle w:val="IDC4"/>
        <w:tabs>
          <w:tab w:val="left" w:pos="1540"/>
          <w:tab w:val="right" w:leader="dot" w:pos="8494"/>
        </w:tabs>
        <w:rPr>
          <w:ins w:id="197" w:author="paulac" w:date="2013-10-15T09:31:00Z"/>
          <w:rFonts w:eastAsiaTheme="minorEastAsia"/>
          <w:noProof/>
          <w:lang w:val="es-ES" w:eastAsia="es-ES"/>
        </w:rPr>
      </w:pPr>
      <w:ins w:id="198" w:author="paulac" w:date="2013-10-15T09:31:00Z">
        <w:r w:rsidRPr="00BC45E7">
          <w:rPr>
            <w:rStyle w:val="Enlla"/>
            <w:noProof/>
          </w:rPr>
          <w:fldChar w:fldCharType="begin"/>
        </w:r>
        <w:r w:rsidRPr="00BC45E7">
          <w:rPr>
            <w:rStyle w:val="Enlla"/>
            <w:noProof/>
          </w:rPr>
          <w:instrText xml:space="preserve"> </w:instrText>
        </w:r>
        <w:r>
          <w:rPr>
            <w:noProof/>
          </w:rPr>
          <w:instrText>HYPERLINK \l "_Toc369592857"</w:instrText>
        </w:r>
        <w:r w:rsidRPr="00BC45E7">
          <w:rPr>
            <w:rStyle w:val="Enlla"/>
            <w:noProof/>
          </w:rPr>
          <w:instrText xml:space="preserve"> </w:instrText>
        </w:r>
        <w:r w:rsidRPr="00BC45E7">
          <w:rPr>
            <w:rStyle w:val="Enlla"/>
            <w:noProof/>
          </w:rPr>
        </w:r>
        <w:r w:rsidRPr="00BC45E7">
          <w:rPr>
            <w:rStyle w:val="Enlla"/>
            <w:noProof/>
          </w:rPr>
          <w:fldChar w:fldCharType="separate"/>
        </w:r>
        <w:r w:rsidRPr="00BC45E7">
          <w:rPr>
            <w:rStyle w:val="Enlla"/>
            <w:noProof/>
          </w:rPr>
          <w:t>4.3.5.1</w:t>
        </w:r>
        <w:r>
          <w:rPr>
            <w:rFonts w:eastAsiaTheme="minorEastAsia"/>
            <w:noProof/>
            <w:lang w:val="es-ES" w:eastAsia="es-ES"/>
          </w:rPr>
          <w:tab/>
        </w:r>
        <w:r w:rsidRPr="00BC45E7">
          <w:rPr>
            <w:rStyle w:val="Enlla"/>
            <w:noProof/>
          </w:rPr>
          <w:t>Iniciar un termini</w:t>
        </w:r>
        <w:r>
          <w:rPr>
            <w:noProof/>
            <w:webHidden/>
          </w:rPr>
          <w:tab/>
        </w:r>
        <w:r>
          <w:rPr>
            <w:noProof/>
            <w:webHidden/>
          </w:rPr>
          <w:fldChar w:fldCharType="begin"/>
        </w:r>
        <w:r>
          <w:rPr>
            <w:noProof/>
            <w:webHidden/>
          </w:rPr>
          <w:instrText xml:space="preserve"> PAGEREF _Toc369592857 \h </w:instrText>
        </w:r>
        <w:r>
          <w:rPr>
            <w:noProof/>
            <w:webHidden/>
          </w:rPr>
        </w:r>
      </w:ins>
      <w:r>
        <w:rPr>
          <w:noProof/>
          <w:webHidden/>
        </w:rPr>
        <w:fldChar w:fldCharType="separate"/>
      </w:r>
      <w:ins w:id="199" w:author="paulac" w:date="2013-10-15T09:31:00Z">
        <w:r>
          <w:rPr>
            <w:noProof/>
            <w:webHidden/>
          </w:rPr>
          <w:t>30</w:t>
        </w:r>
        <w:r>
          <w:rPr>
            <w:noProof/>
            <w:webHidden/>
          </w:rPr>
          <w:fldChar w:fldCharType="end"/>
        </w:r>
        <w:r w:rsidRPr="00BC45E7">
          <w:rPr>
            <w:rStyle w:val="Enlla"/>
            <w:noProof/>
          </w:rPr>
          <w:fldChar w:fldCharType="end"/>
        </w:r>
      </w:ins>
    </w:p>
    <w:p w:rsidR="00372068" w:rsidRDefault="00372068">
      <w:pPr>
        <w:pStyle w:val="IDC4"/>
        <w:tabs>
          <w:tab w:val="left" w:pos="1540"/>
          <w:tab w:val="right" w:leader="dot" w:pos="8494"/>
        </w:tabs>
        <w:rPr>
          <w:ins w:id="200" w:author="paulac" w:date="2013-10-15T09:31:00Z"/>
          <w:rFonts w:eastAsiaTheme="minorEastAsia"/>
          <w:noProof/>
          <w:lang w:val="es-ES" w:eastAsia="es-ES"/>
        </w:rPr>
      </w:pPr>
      <w:ins w:id="201" w:author="paulac" w:date="2013-10-15T09:31:00Z">
        <w:r w:rsidRPr="00BC45E7">
          <w:rPr>
            <w:rStyle w:val="Enlla"/>
            <w:noProof/>
          </w:rPr>
          <w:fldChar w:fldCharType="begin"/>
        </w:r>
        <w:r w:rsidRPr="00BC45E7">
          <w:rPr>
            <w:rStyle w:val="Enlla"/>
            <w:noProof/>
          </w:rPr>
          <w:instrText xml:space="preserve"> </w:instrText>
        </w:r>
        <w:r>
          <w:rPr>
            <w:noProof/>
          </w:rPr>
          <w:instrText>HYPERLINK \l "_Toc369592858"</w:instrText>
        </w:r>
        <w:r w:rsidRPr="00BC45E7">
          <w:rPr>
            <w:rStyle w:val="Enlla"/>
            <w:noProof/>
          </w:rPr>
          <w:instrText xml:space="preserve"> </w:instrText>
        </w:r>
        <w:r w:rsidRPr="00BC45E7">
          <w:rPr>
            <w:rStyle w:val="Enlla"/>
            <w:noProof/>
          </w:rPr>
        </w:r>
        <w:r w:rsidRPr="00BC45E7">
          <w:rPr>
            <w:rStyle w:val="Enlla"/>
            <w:noProof/>
          </w:rPr>
          <w:fldChar w:fldCharType="separate"/>
        </w:r>
        <w:r w:rsidRPr="00BC45E7">
          <w:rPr>
            <w:rStyle w:val="Enlla"/>
            <w:noProof/>
          </w:rPr>
          <w:t>4.3.5.2</w:t>
        </w:r>
        <w:r>
          <w:rPr>
            <w:rFonts w:eastAsiaTheme="minorEastAsia"/>
            <w:noProof/>
            <w:lang w:val="es-ES" w:eastAsia="es-ES"/>
          </w:rPr>
          <w:tab/>
        </w:r>
        <w:r w:rsidRPr="00BC45E7">
          <w:rPr>
            <w:rStyle w:val="Enlla"/>
            <w:noProof/>
          </w:rPr>
          <w:t>Aturar un termini</w:t>
        </w:r>
        <w:r>
          <w:rPr>
            <w:noProof/>
            <w:webHidden/>
          </w:rPr>
          <w:tab/>
        </w:r>
        <w:r>
          <w:rPr>
            <w:noProof/>
            <w:webHidden/>
          </w:rPr>
          <w:fldChar w:fldCharType="begin"/>
        </w:r>
        <w:r>
          <w:rPr>
            <w:noProof/>
            <w:webHidden/>
          </w:rPr>
          <w:instrText xml:space="preserve"> PAGEREF _Toc369592858 \h </w:instrText>
        </w:r>
        <w:r>
          <w:rPr>
            <w:noProof/>
            <w:webHidden/>
          </w:rPr>
        </w:r>
      </w:ins>
      <w:r>
        <w:rPr>
          <w:noProof/>
          <w:webHidden/>
        </w:rPr>
        <w:fldChar w:fldCharType="separate"/>
      </w:r>
      <w:ins w:id="202" w:author="paulac" w:date="2013-10-15T09:31:00Z">
        <w:r>
          <w:rPr>
            <w:noProof/>
            <w:webHidden/>
          </w:rPr>
          <w:t>30</w:t>
        </w:r>
        <w:r>
          <w:rPr>
            <w:noProof/>
            <w:webHidden/>
          </w:rPr>
          <w:fldChar w:fldCharType="end"/>
        </w:r>
        <w:r w:rsidRPr="00BC45E7">
          <w:rPr>
            <w:rStyle w:val="Enlla"/>
            <w:noProof/>
          </w:rPr>
          <w:fldChar w:fldCharType="end"/>
        </w:r>
      </w:ins>
    </w:p>
    <w:p w:rsidR="00372068" w:rsidRDefault="00372068">
      <w:pPr>
        <w:pStyle w:val="IDC4"/>
        <w:tabs>
          <w:tab w:val="left" w:pos="1540"/>
          <w:tab w:val="right" w:leader="dot" w:pos="8494"/>
        </w:tabs>
        <w:rPr>
          <w:ins w:id="203" w:author="paulac" w:date="2013-10-15T09:31:00Z"/>
          <w:rFonts w:eastAsiaTheme="minorEastAsia"/>
          <w:noProof/>
          <w:lang w:val="es-ES" w:eastAsia="es-ES"/>
        </w:rPr>
      </w:pPr>
      <w:ins w:id="204" w:author="paulac" w:date="2013-10-15T09:31:00Z">
        <w:r w:rsidRPr="00BC45E7">
          <w:rPr>
            <w:rStyle w:val="Enlla"/>
            <w:noProof/>
          </w:rPr>
          <w:fldChar w:fldCharType="begin"/>
        </w:r>
        <w:r w:rsidRPr="00BC45E7">
          <w:rPr>
            <w:rStyle w:val="Enlla"/>
            <w:noProof/>
          </w:rPr>
          <w:instrText xml:space="preserve"> </w:instrText>
        </w:r>
        <w:r>
          <w:rPr>
            <w:noProof/>
          </w:rPr>
          <w:instrText>HYPERLINK \l "_Toc369592859"</w:instrText>
        </w:r>
        <w:r w:rsidRPr="00BC45E7">
          <w:rPr>
            <w:rStyle w:val="Enlla"/>
            <w:noProof/>
          </w:rPr>
          <w:instrText xml:space="preserve"> </w:instrText>
        </w:r>
        <w:r w:rsidRPr="00BC45E7">
          <w:rPr>
            <w:rStyle w:val="Enlla"/>
            <w:noProof/>
          </w:rPr>
        </w:r>
        <w:r w:rsidRPr="00BC45E7">
          <w:rPr>
            <w:rStyle w:val="Enlla"/>
            <w:noProof/>
          </w:rPr>
          <w:fldChar w:fldCharType="separate"/>
        </w:r>
        <w:r w:rsidRPr="00BC45E7">
          <w:rPr>
            <w:rStyle w:val="Enlla"/>
            <w:noProof/>
          </w:rPr>
          <w:t>4.3.5.3</w:t>
        </w:r>
        <w:r>
          <w:rPr>
            <w:rFonts w:eastAsiaTheme="minorEastAsia"/>
            <w:noProof/>
            <w:lang w:val="es-ES" w:eastAsia="es-ES"/>
          </w:rPr>
          <w:tab/>
        </w:r>
        <w:r w:rsidRPr="00BC45E7">
          <w:rPr>
            <w:rStyle w:val="Enlla"/>
            <w:noProof/>
          </w:rPr>
          <w:t>Continuar un termini aturat</w:t>
        </w:r>
        <w:r>
          <w:rPr>
            <w:noProof/>
            <w:webHidden/>
          </w:rPr>
          <w:tab/>
        </w:r>
        <w:r>
          <w:rPr>
            <w:noProof/>
            <w:webHidden/>
          </w:rPr>
          <w:fldChar w:fldCharType="begin"/>
        </w:r>
        <w:r>
          <w:rPr>
            <w:noProof/>
            <w:webHidden/>
          </w:rPr>
          <w:instrText xml:space="preserve"> PAGEREF _Toc369592859 \h </w:instrText>
        </w:r>
        <w:r>
          <w:rPr>
            <w:noProof/>
            <w:webHidden/>
          </w:rPr>
        </w:r>
      </w:ins>
      <w:r>
        <w:rPr>
          <w:noProof/>
          <w:webHidden/>
        </w:rPr>
        <w:fldChar w:fldCharType="separate"/>
      </w:r>
      <w:ins w:id="205" w:author="paulac" w:date="2013-10-15T09:31:00Z">
        <w:r>
          <w:rPr>
            <w:noProof/>
            <w:webHidden/>
          </w:rPr>
          <w:t>30</w:t>
        </w:r>
        <w:r>
          <w:rPr>
            <w:noProof/>
            <w:webHidden/>
          </w:rPr>
          <w:fldChar w:fldCharType="end"/>
        </w:r>
        <w:r w:rsidRPr="00BC45E7">
          <w:rPr>
            <w:rStyle w:val="Enlla"/>
            <w:noProof/>
          </w:rPr>
          <w:fldChar w:fldCharType="end"/>
        </w:r>
      </w:ins>
    </w:p>
    <w:p w:rsidR="00372068" w:rsidRDefault="00372068">
      <w:pPr>
        <w:pStyle w:val="IDC4"/>
        <w:tabs>
          <w:tab w:val="left" w:pos="1540"/>
          <w:tab w:val="right" w:leader="dot" w:pos="8494"/>
        </w:tabs>
        <w:rPr>
          <w:ins w:id="206" w:author="paulac" w:date="2013-10-15T09:31:00Z"/>
          <w:rFonts w:eastAsiaTheme="minorEastAsia"/>
          <w:noProof/>
          <w:lang w:val="es-ES" w:eastAsia="es-ES"/>
        </w:rPr>
      </w:pPr>
      <w:ins w:id="207" w:author="paulac" w:date="2013-10-15T09:31:00Z">
        <w:r w:rsidRPr="00BC45E7">
          <w:rPr>
            <w:rStyle w:val="Enlla"/>
            <w:noProof/>
          </w:rPr>
          <w:fldChar w:fldCharType="begin"/>
        </w:r>
        <w:r w:rsidRPr="00BC45E7">
          <w:rPr>
            <w:rStyle w:val="Enlla"/>
            <w:noProof/>
          </w:rPr>
          <w:instrText xml:space="preserve"> </w:instrText>
        </w:r>
        <w:r>
          <w:rPr>
            <w:noProof/>
          </w:rPr>
          <w:instrText>HYPERLINK \l "_Toc369592860"</w:instrText>
        </w:r>
        <w:r w:rsidRPr="00BC45E7">
          <w:rPr>
            <w:rStyle w:val="Enlla"/>
            <w:noProof/>
          </w:rPr>
          <w:instrText xml:space="preserve"> </w:instrText>
        </w:r>
        <w:r w:rsidRPr="00BC45E7">
          <w:rPr>
            <w:rStyle w:val="Enlla"/>
            <w:noProof/>
          </w:rPr>
        </w:r>
        <w:r w:rsidRPr="00BC45E7">
          <w:rPr>
            <w:rStyle w:val="Enlla"/>
            <w:noProof/>
          </w:rPr>
          <w:fldChar w:fldCharType="separate"/>
        </w:r>
        <w:r w:rsidRPr="00BC45E7">
          <w:rPr>
            <w:rStyle w:val="Enlla"/>
            <w:noProof/>
          </w:rPr>
          <w:t>4.3.5.4</w:t>
        </w:r>
        <w:r>
          <w:rPr>
            <w:rFonts w:eastAsiaTheme="minorEastAsia"/>
            <w:noProof/>
            <w:lang w:val="es-ES" w:eastAsia="es-ES"/>
          </w:rPr>
          <w:tab/>
        </w:r>
        <w:r w:rsidRPr="00BC45E7">
          <w:rPr>
            <w:rStyle w:val="Enlla"/>
            <w:noProof/>
          </w:rPr>
          <w:t>Cancel·lar un termini iniciat</w:t>
        </w:r>
        <w:r>
          <w:rPr>
            <w:noProof/>
            <w:webHidden/>
          </w:rPr>
          <w:tab/>
        </w:r>
        <w:r>
          <w:rPr>
            <w:noProof/>
            <w:webHidden/>
          </w:rPr>
          <w:fldChar w:fldCharType="begin"/>
        </w:r>
        <w:r>
          <w:rPr>
            <w:noProof/>
            <w:webHidden/>
          </w:rPr>
          <w:instrText xml:space="preserve"> PAGEREF _Toc369592860 \h </w:instrText>
        </w:r>
        <w:r>
          <w:rPr>
            <w:noProof/>
            <w:webHidden/>
          </w:rPr>
        </w:r>
      </w:ins>
      <w:r>
        <w:rPr>
          <w:noProof/>
          <w:webHidden/>
        </w:rPr>
        <w:fldChar w:fldCharType="separate"/>
      </w:r>
      <w:ins w:id="208" w:author="paulac" w:date="2013-10-15T09:31:00Z">
        <w:r>
          <w:rPr>
            <w:noProof/>
            <w:webHidden/>
          </w:rPr>
          <w:t>31</w:t>
        </w:r>
        <w:r>
          <w:rPr>
            <w:noProof/>
            <w:webHidden/>
          </w:rPr>
          <w:fldChar w:fldCharType="end"/>
        </w:r>
        <w:r w:rsidRPr="00BC45E7">
          <w:rPr>
            <w:rStyle w:val="Enlla"/>
            <w:noProof/>
          </w:rPr>
          <w:fldChar w:fldCharType="end"/>
        </w:r>
      </w:ins>
    </w:p>
    <w:p w:rsidR="00372068" w:rsidRDefault="00372068">
      <w:pPr>
        <w:pStyle w:val="IDC4"/>
        <w:tabs>
          <w:tab w:val="left" w:pos="1540"/>
          <w:tab w:val="right" w:leader="dot" w:pos="8494"/>
        </w:tabs>
        <w:rPr>
          <w:ins w:id="209" w:author="paulac" w:date="2013-10-15T09:31:00Z"/>
          <w:rFonts w:eastAsiaTheme="minorEastAsia"/>
          <w:noProof/>
          <w:lang w:val="es-ES" w:eastAsia="es-ES"/>
        </w:rPr>
      </w:pPr>
      <w:ins w:id="210" w:author="paulac" w:date="2013-10-15T09:31:00Z">
        <w:r w:rsidRPr="00BC45E7">
          <w:rPr>
            <w:rStyle w:val="Enlla"/>
            <w:noProof/>
          </w:rPr>
          <w:fldChar w:fldCharType="begin"/>
        </w:r>
        <w:r w:rsidRPr="00BC45E7">
          <w:rPr>
            <w:rStyle w:val="Enlla"/>
            <w:noProof/>
          </w:rPr>
          <w:instrText xml:space="preserve"> </w:instrText>
        </w:r>
        <w:r>
          <w:rPr>
            <w:noProof/>
          </w:rPr>
          <w:instrText>HYPERLINK \l "_Toc369592861"</w:instrText>
        </w:r>
        <w:r w:rsidRPr="00BC45E7">
          <w:rPr>
            <w:rStyle w:val="Enlla"/>
            <w:noProof/>
          </w:rPr>
          <w:instrText xml:space="preserve"> </w:instrText>
        </w:r>
        <w:r w:rsidRPr="00BC45E7">
          <w:rPr>
            <w:rStyle w:val="Enlla"/>
            <w:noProof/>
          </w:rPr>
        </w:r>
        <w:r w:rsidRPr="00BC45E7">
          <w:rPr>
            <w:rStyle w:val="Enlla"/>
            <w:noProof/>
          </w:rPr>
          <w:fldChar w:fldCharType="separate"/>
        </w:r>
        <w:r w:rsidRPr="00BC45E7">
          <w:rPr>
            <w:rStyle w:val="Enlla"/>
            <w:noProof/>
          </w:rPr>
          <w:t>4.3.5.5</w:t>
        </w:r>
        <w:r>
          <w:rPr>
            <w:rFonts w:eastAsiaTheme="minorEastAsia"/>
            <w:noProof/>
            <w:lang w:val="es-ES" w:eastAsia="es-ES"/>
          </w:rPr>
          <w:tab/>
        </w:r>
        <w:r w:rsidRPr="00BC45E7">
          <w:rPr>
            <w:rStyle w:val="Enlla"/>
            <w:noProof/>
          </w:rPr>
          <w:t>Calcular data inici d’un termini</w:t>
        </w:r>
        <w:r>
          <w:rPr>
            <w:noProof/>
            <w:webHidden/>
          </w:rPr>
          <w:tab/>
        </w:r>
        <w:r>
          <w:rPr>
            <w:noProof/>
            <w:webHidden/>
          </w:rPr>
          <w:fldChar w:fldCharType="begin"/>
        </w:r>
        <w:r>
          <w:rPr>
            <w:noProof/>
            <w:webHidden/>
          </w:rPr>
          <w:instrText xml:space="preserve"> PAGEREF _Toc369592861 \h </w:instrText>
        </w:r>
        <w:r>
          <w:rPr>
            <w:noProof/>
            <w:webHidden/>
          </w:rPr>
        </w:r>
      </w:ins>
      <w:r>
        <w:rPr>
          <w:noProof/>
          <w:webHidden/>
        </w:rPr>
        <w:fldChar w:fldCharType="separate"/>
      </w:r>
      <w:ins w:id="211" w:author="paulac" w:date="2013-10-15T09:31:00Z">
        <w:r>
          <w:rPr>
            <w:noProof/>
            <w:webHidden/>
          </w:rPr>
          <w:t>31</w:t>
        </w:r>
        <w:r>
          <w:rPr>
            <w:noProof/>
            <w:webHidden/>
          </w:rPr>
          <w:fldChar w:fldCharType="end"/>
        </w:r>
        <w:r w:rsidRPr="00BC45E7">
          <w:rPr>
            <w:rStyle w:val="Enlla"/>
            <w:noProof/>
          </w:rPr>
          <w:fldChar w:fldCharType="end"/>
        </w:r>
      </w:ins>
    </w:p>
    <w:p w:rsidR="00372068" w:rsidRDefault="00372068">
      <w:pPr>
        <w:pStyle w:val="IDC4"/>
        <w:tabs>
          <w:tab w:val="left" w:pos="1540"/>
          <w:tab w:val="right" w:leader="dot" w:pos="8494"/>
        </w:tabs>
        <w:rPr>
          <w:ins w:id="212" w:author="paulac" w:date="2013-10-15T09:31:00Z"/>
          <w:rFonts w:eastAsiaTheme="minorEastAsia"/>
          <w:noProof/>
          <w:lang w:val="es-ES" w:eastAsia="es-ES"/>
        </w:rPr>
      </w:pPr>
      <w:ins w:id="213" w:author="paulac" w:date="2013-10-15T09:31:00Z">
        <w:r w:rsidRPr="00BC45E7">
          <w:rPr>
            <w:rStyle w:val="Enlla"/>
            <w:noProof/>
          </w:rPr>
          <w:fldChar w:fldCharType="begin"/>
        </w:r>
        <w:r w:rsidRPr="00BC45E7">
          <w:rPr>
            <w:rStyle w:val="Enlla"/>
            <w:noProof/>
          </w:rPr>
          <w:instrText xml:space="preserve"> </w:instrText>
        </w:r>
        <w:r>
          <w:rPr>
            <w:noProof/>
          </w:rPr>
          <w:instrText>HYPERLINK \l "_Toc369592862"</w:instrText>
        </w:r>
        <w:r w:rsidRPr="00BC45E7">
          <w:rPr>
            <w:rStyle w:val="Enlla"/>
            <w:noProof/>
          </w:rPr>
          <w:instrText xml:space="preserve"> </w:instrText>
        </w:r>
        <w:r w:rsidRPr="00BC45E7">
          <w:rPr>
            <w:rStyle w:val="Enlla"/>
            <w:noProof/>
          </w:rPr>
        </w:r>
        <w:r w:rsidRPr="00BC45E7">
          <w:rPr>
            <w:rStyle w:val="Enlla"/>
            <w:noProof/>
          </w:rPr>
          <w:fldChar w:fldCharType="separate"/>
        </w:r>
        <w:r w:rsidRPr="00BC45E7">
          <w:rPr>
            <w:rStyle w:val="Enlla"/>
            <w:noProof/>
          </w:rPr>
          <w:t>4.3.5.6</w:t>
        </w:r>
        <w:r>
          <w:rPr>
            <w:rFonts w:eastAsiaTheme="minorEastAsia"/>
            <w:noProof/>
            <w:lang w:val="es-ES" w:eastAsia="es-ES"/>
          </w:rPr>
          <w:tab/>
        </w:r>
        <w:r w:rsidRPr="00BC45E7">
          <w:rPr>
            <w:rStyle w:val="Enlla"/>
            <w:noProof/>
          </w:rPr>
          <w:t>Calcular data fi d’un termini</w:t>
        </w:r>
        <w:r>
          <w:rPr>
            <w:noProof/>
            <w:webHidden/>
          </w:rPr>
          <w:tab/>
        </w:r>
        <w:r>
          <w:rPr>
            <w:noProof/>
            <w:webHidden/>
          </w:rPr>
          <w:fldChar w:fldCharType="begin"/>
        </w:r>
        <w:r>
          <w:rPr>
            <w:noProof/>
            <w:webHidden/>
          </w:rPr>
          <w:instrText xml:space="preserve"> PAGEREF _Toc369592862 \h </w:instrText>
        </w:r>
        <w:r>
          <w:rPr>
            <w:noProof/>
            <w:webHidden/>
          </w:rPr>
        </w:r>
      </w:ins>
      <w:r>
        <w:rPr>
          <w:noProof/>
          <w:webHidden/>
        </w:rPr>
        <w:fldChar w:fldCharType="separate"/>
      </w:r>
      <w:ins w:id="214" w:author="paulac" w:date="2013-10-15T09:31:00Z">
        <w:r>
          <w:rPr>
            <w:noProof/>
            <w:webHidden/>
          </w:rPr>
          <w:t>31</w:t>
        </w:r>
        <w:r>
          <w:rPr>
            <w:noProof/>
            <w:webHidden/>
          </w:rPr>
          <w:fldChar w:fldCharType="end"/>
        </w:r>
        <w:r w:rsidRPr="00BC45E7">
          <w:rPr>
            <w:rStyle w:val="Enlla"/>
            <w:noProof/>
          </w:rPr>
          <w:fldChar w:fldCharType="end"/>
        </w:r>
      </w:ins>
    </w:p>
    <w:p w:rsidR="00372068" w:rsidRDefault="00372068">
      <w:pPr>
        <w:pStyle w:val="IDC4"/>
        <w:tabs>
          <w:tab w:val="left" w:pos="1540"/>
          <w:tab w:val="right" w:leader="dot" w:pos="8494"/>
        </w:tabs>
        <w:rPr>
          <w:ins w:id="215" w:author="paulac" w:date="2013-10-15T09:31:00Z"/>
          <w:rFonts w:eastAsiaTheme="minorEastAsia"/>
          <w:noProof/>
          <w:lang w:val="es-ES" w:eastAsia="es-ES"/>
        </w:rPr>
      </w:pPr>
      <w:ins w:id="216" w:author="paulac" w:date="2013-10-15T09:31:00Z">
        <w:r w:rsidRPr="00BC45E7">
          <w:rPr>
            <w:rStyle w:val="Enlla"/>
            <w:noProof/>
          </w:rPr>
          <w:fldChar w:fldCharType="begin"/>
        </w:r>
        <w:r w:rsidRPr="00BC45E7">
          <w:rPr>
            <w:rStyle w:val="Enlla"/>
            <w:noProof/>
          </w:rPr>
          <w:instrText xml:space="preserve"> </w:instrText>
        </w:r>
        <w:r>
          <w:rPr>
            <w:noProof/>
          </w:rPr>
          <w:instrText>HYPERLINK \l "_Toc369592863"</w:instrText>
        </w:r>
        <w:r w:rsidRPr="00BC45E7">
          <w:rPr>
            <w:rStyle w:val="Enlla"/>
            <w:noProof/>
          </w:rPr>
          <w:instrText xml:space="preserve"> </w:instrText>
        </w:r>
        <w:r w:rsidRPr="00BC45E7">
          <w:rPr>
            <w:rStyle w:val="Enlla"/>
            <w:noProof/>
          </w:rPr>
        </w:r>
        <w:r w:rsidRPr="00BC45E7">
          <w:rPr>
            <w:rStyle w:val="Enlla"/>
            <w:noProof/>
          </w:rPr>
          <w:fldChar w:fldCharType="separate"/>
        </w:r>
        <w:r w:rsidRPr="00BC45E7">
          <w:rPr>
            <w:rStyle w:val="Enlla"/>
            <w:noProof/>
          </w:rPr>
          <w:t>4.3.5.7</w:t>
        </w:r>
        <w:r>
          <w:rPr>
            <w:rFonts w:eastAsiaTheme="minorEastAsia"/>
            <w:noProof/>
            <w:lang w:val="es-ES" w:eastAsia="es-ES"/>
          </w:rPr>
          <w:tab/>
        </w:r>
        <w:r w:rsidRPr="00BC45E7">
          <w:rPr>
            <w:rStyle w:val="Enlla"/>
            <w:noProof/>
          </w:rPr>
          <w:t>Configurar termini</w:t>
        </w:r>
        <w:r>
          <w:rPr>
            <w:noProof/>
            <w:webHidden/>
          </w:rPr>
          <w:tab/>
        </w:r>
        <w:r>
          <w:rPr>
            <w:noProof/>
            <w:webHidden/>
          </w:rPr>
          <w:fldChar w:fldCharType="begin"/>
        </w:r>
        <w:r>
          <w:rPr>
            <w:noProof/>
            <w:webHidden/>
          </w:rPr>
          <w:instrText xml:space="preserve"> PAGEREF _Toc369592863 \h </w:instrText>
        </w:r>
        <w:r>
          <w:rPr>
            <w:noProof/>
            <w:webHidden/>
          </w:rPr>
        </w:r>
      </w:ins>
      <w:r>
        <w:rPr>
          <w:noProof/>
          <w:webHidden/>
        </w:rPr>
        <w:fldChar w:fldCharType="separate"/>
      </w:r>
      <w:ins w:id="217" w:author="paulac" w:date="2013-10-15T09:31:00Z">
        <w:r>
          <w:rPr>
            <w:noProof/>
            <w:webHidden/>
          </w:rPr>
          <w:t>32</w:t>
        </w:r>
        <w:r>
          <w:rPr>
            <w:noProof/>
            <w:webHidden/>
          </w:rPr>
          <w:fldChar w:fldCharType="end"/>
        </w:r>
        <w:r w:rsidRPr="00BC45E7">
          <w:rPr>
            <w:rStyle w:val="Enlla"/>
            <w:noProof/>
          </w:rPr>
          <w:fldChar w:fldCharType="end"/>
        </w:r>
      </w:ins>
    </w:p>
    <w:p w:rsidR="00372068" w:rsidRDefault="00372068">
      <w:pPr>
        <w:pStyle w:val="IDC4"/>
        <w:tabs>
          <w:tab w:val="left" w:pos="1540"/>
          <w:tab w:val="right" w:leader="dot" w:pos="8494"/>
        </w:tabs>
        <w:rPr>
          <w:ins w:id="218" w:author="paulac" w:date="2013-10-15T09:31:00Z"/>
          <w:rFonts w:eastAsiaTheme="minorEastAsia"/>
          <w:noProof/>
          <w:lang w:val="es-ES" w:eastAsia="es-ES"/>
        </w:rPr>
      </w:pPr>
      <w:ins w:id="219" w:author="paulac" w:date="2013-10-15T09:31:00Z">
        <w:r w:rsidRPr="00BC45E7">
          <w:rPr>
            <w:rStyle w:val="Enlla"/>
            <w:noProof/>
          </w:rPr>
          <w:fldChar w:fldCharType="begin"/>
        </w:r>
        <w:r w:rsidRPr="00BC45E7">
          <w:rPr>
            <w:rStyle w:val="Enlla"/>
            <w:noProof/>
          </w:rPr>
          <w:instrText xml:space="preserve"> </w:instrText>
        </w:r>
        <w:r>
          <w:rPr>
            <w:noProof/>
          </w:rPr>
          <w:instrText>HYPERLINK \l "_Toc369592864"</w:instrText>
        </w:r>
        <w:r w:rsidRPr="00BC45E7">
          <w:rPr>
            <w:rStyle w:val="Enlla"/>
            <w:noProof/>
          </w:rPr>
          <w:instrText xml:space="preserve"> </w:instrText>
        </w:r>
        <w:r w:rsidRPr="00BC45E7">
          <w:rPr>
            <w:rStyle w:val="Enlla"/>
            <w:noProof/>
          </w:rPr>
        </w:r>
        <w:r w:rsidRPr="00BC45E7">
          <w:rPr>
            <w:rStyle w:val="Enlla"/>
            <w:noProof/>
          </w:rPr>
          <w:fldChar w:fldCharType="separate"/>
        </w:r>
        <w:r w:rsidRPr="00BC45E7">
          <w:rPr>
            <w:rStyle w:val="Enlla"/>
            <w:noProof/>
          </w:rPr>
          <w:t>4.3.5.8</w:t>
        </w:r>
        <w:r>
          <w:rPr>
            <w:rFonts w:eastAsiaTheme="minorEastAsia"/>
            <w:noProof/>
            <w:lang w:val="es-ES" w:eastAsia="es-ES"/>
          </w:rPr>
          <w:tab/>
        </w:r>
        <w:r w:rsidRPr="00BC45E7">
          <w:rPr>
            <w:rStyle w:val="Enlla"/>
            <w:noProof/>
          </w:rPr>
          <w:t>Configuració segons un termini iniciat</w:t>
        </w:r>
        <w:r>
          <w:rPr>
            <w:noProof/>
            <w:webHidden/>
          </w:rPr>
          <w:tab/>
        </w:r>
        <w:r>
          <w:rPr>
            <w:noProof/>
            <w:webHidden/>
          </w:rPr>
          <w:fldChar w:fldCharType="begin"/>
        </w:r>
        <w:r>
          <w:rPr>
            <w:noProof/>
            <w:webHidden/>
          </w:rPr>
          <w:instrText xml:space="preserve"> PAGEREF _Toc369592864 \h </w:instrText>
        </w:r>
        <w:r>
          <w:rPr>
            <w:noProof/>
            <w:webHidden/>
          </w:rPr>
        </w:r>
      </w:ins>
      <w:r>
        <w:rPr>
          <w:noProof/>
          <w:webHidden/>
        </w:rPr>
        <w:fldChar w:fldCharType="separate"/>
      </w:r>
      <w:ins w:id="220" w:author="paulac" w:date="2013-10-15T09:31:00Z">
        <w:r>
          <w:rPr>
            <w:noProof/>
            <w:webHidden/>
          </w:rPr>
          <w:t>32</w:t>
        </w:r>
        <w:r>
          <w:rPr>
            <w:noProof/>
            <w:webHidden/>
          </w:rPr>
          <w:fldChar w:fldCharType="end"/>
        </w:r>
        <w:r w:rsidRPr="00BC45E7">
          <w:rPr>
            <w:rStyle w:val="Enlla"/>
            <w:noProof/>
          </w:rPr>
          <w:fldChar w:fldCharType="end"/>
        </w:r>
      </w:ins>
    </w:p>
    <w:p w:rsidR="00372068" w:rsidRDefault="00372068">
      <w:pPr>
        <w:pStyle w:val="IDC3"/>
        <w:tabs>
          <w:tab w:val="left" w:pos="1320"/>
          <w:tab w:val="right" w:leader="dot" w:pos="8494"/>
        </w:tabs>
        <w:rPr>
          <w:ins w:id="221" w:author="paulac" w:date="2013-10-15T09:31:00Z"/>
          <w:rFonts w:eastAsiaTheme="minorEastAsia"/>
          <w:noProof/>
          <w:lang w:val="es-ES" w:eastAsia="es-ES"/>
        </w:rPr>
      </w:pPr>
      <w:ins w:id="222" w:author="paulac" w:date="2013-10-15T09:31:00Z">
        <w:r w:rsidRPr="00BC45E7">
          <w:rPr>
            <w:rStyle w:val="Enlla"/>
            <w:noProof/>
          </w:rPr>
          <w:lastRenderedPageBreak/>
          <w:fldChar w:fldCharType="begin"/>
        </w:r>
        <w:r w:rsidRPr="00BC45E7">
          <w:rPr>
            <w:rStyle w:val="Enlla"/>
            <w:noProof/>
          </w:rPr>
          <w:instrText xml:space="preserve"> </w:instrText>
        </w:r>
        <w:r>
          <w:rPr>
            <w:noProof/>
          </w:rPr>
          <w:instrText>HYPERLINK \l "_Toc369593010"</w:instrText>
        </w:r>
        <w:r w:rsidRPr="00BC45E7">
          <w:rPr>
            <w:rStyle w:val="Enlla"/>
            <w:noProof/>
          </w:rPr>
          <w:instrText xml:space="preserve"> </w:instrText>
        </w:r>
        <w:r w:rsidRPr="00BC45E7">
          <w:rPr>
            <w:rStyle w:val="Enlla"/>
            <w:noProof/>
          </w:rPr>
        </w:r>
        <w:r w:rsidRPr="00BC45E7">
          <w:rPr>
            <w:rStyle w:val="Enlla"/>
            <w:noProof/>
          </w:rPr>
          <w:fldChar w:fldCharType="separate"/>
        </w:r>
        <w:r w:rsidRPr="00BC45E7">
          <w:rPr>
            <w:rStyle w:val="Enlla"/>
            <w:noProof/>
          </w:rPr>
          <w:t>4.3.6</w:t>
        </w:r>
        <w:r>
          <w:rPr>
            <w:rFonts w:eastAsiaTheme="minorEastAsia"/>
            <w:noProof/>
            <w:lang w:val="es-ES" w:eastAsia="es-ES"/>
          </w:rPr>
          <w:tab/>
        </w:r>
        <w:r w:rsidRPr="00BC45E7">
          <w:rPr>
            <w:rStyle w:val="Enlla"/>
            <w:noProof/>
          </w:rPr>
          <w:t>Registre</w:t>
        </w:r>
        <w:r>
          <w:rPr>
            <w:noProof/>
            <w:webHidden/>
          </w:rPr>
          <w:tab/>
        </w:r>
        <w:r>
          <w:rPr>
            <w:noProof/>
            <w:webHidden/>
          </w:rPr>
          <w:fldChar w:fldCharType="begin"/>
        </w:r>
        <w:r>
          <w:rPr>
            <w:noProof/>
            <w:webHidden/>
          </w:rPr>
          <w:instrText xml:space="preserve"> PAGEREF _Toc369593010 \h </w:instrText>
        </w:r>
        <w:r>
          <w:rPr>
            <w:noProof/>
            <w:webHidden/>
          </w:rPr>
        </w:r>
      </w:ins>
      <w:r>
        <w:rPr>
          <w:noProof/>
          <w:webHidden/>
        </w:rPr>
        <w:fldChar w:fldCharType="separate"/>
      </w:r>
      <w:ins w:id="223" w:author="paulac" w:date="2013-10-15T09:31:00Z">
        <w:r>
          <w:rPr>
            <w:noProof/>
            <w:webHidden/>
          </w:rPr>
          <w:t>33</w:t>
        </w:r>
        <w:r>
          <w:rPr>
            <w:noProof/>
            <w:webHidden/>
          </w:rPr>
          <w:fldChar w:fldCharType="end"/>
        </w:r>
        <w:r w:rsidRPr="00BC45E7">
          <w:rPr>
            <w:rStyle w:val="Enlla"/>
            <w:noProof/>
          </w:rPr>
          <w:fldChar w:fldCharType="end"/>
        </w:r>
      </w:ins>
    </w:p>
    <w:p w:rsidR="00372068" w:rsidRDefault="00372068">
      <w:pPr>
        <w:pStyle w:val="IDC4"/>
        <w:tabs>
          <w:tab w:val="left" w:pos="1540"/>
          <w:tab w:val="right" w:leader="dot" w:pos="8494"/>
        </w:tabs>
        <w:rPr>
          <w:ins w:id="224" w:author="paulac" w:date="2013-10-15T09:31:00Z"/>
          <w:rFonts w:eastAsiaTheme="minorEastAsia"/>
          <w:noProof/>
          <w:lang w:val="es-ES" w:eastAsia="es-ES"/>
        </w:rPr>
      </w:pPr>
      <w:ins w:id="225" w:author="paulac" w:date="2013-10-15T09:31:00Z">
        <w:r w:rsidRPr="00BC45E7">
          <w:rPr>
            <w:rStyle w:val="Enlla"/>
            <w:noProof/>
          </w:rPr>
          <w:fldChar w:fldCharType="begin"/>
        </w:r>
        <w:r w:rsidRPr="00BC45E7">
          <w:rPr>
            <w:rStyle w:val="Enlla"/>
            <w:noProof/>
          </w:rPr>
          <w:instrText xml:space="preserve"> </w:instrText>
        </w:r>
        <w:r>
          <w:rPr>
            <w:noProof/>
          </w:rPr>
          <w:instrText>HYPERLINK \l "_Toc369593011"</w:instrText>
        </w:r>
        <w:r w:rsidRPr="00BC45E7">
          <w:rPr>
            <w:rStyle w:val="Enlla"/>
            <w:noProof/>
          </w:rPr>
          <w:instrText xml:space="preserve"> </w:instrText>
        </w:r>
        <w:r w:rsidRPr="00BC45E7">
          <w:rPr>
            <w:rStyle w:val="Enlla"/>
            <w:noProof/>
          </w:rPr>
        </w:r>
        <w:r w:rsidRPr="00BC45E7">
          <w:rPr>
            <w:rStyle w:val="Enlla"/>
            <w:noProof/>
          </w:rPr>
          <w:fldChar w:fldCharType="separate"/>
        </w:r>
        <w:r w:rsidRPr="00BC45E7">
          <w:rPr>
            <w:rStyle w:val="Enlla"/>
            <w:noProof/>
          </w:rPr>
          <w:t>4.3.6.1</w:t>
        </w:r>
        <w:r>
          <w:rPr>
            <w:rFonts w:eastAsiaTheme="minorEastAsia"/>
            <w:noProof/>
            <w:lang w:val="es-ES" w:eastAsia="es-ES"/>
          </w:rPr>
          <w:tab/>
        </w:r>
        <w:r w:rsidRPr="00BC45E7">
          <w:rPr>
            <w:rStyle w:val="Enlla"/>
            <w:noProof/>
          </w:rPr>
          <w:t>Registrar entrada de document</w:t>
        </w:r>
        <w:r>
          <w:rPr>
            <w:noProof/>
            <w:webHidden/>
          </w:rPr>
          <w:tab/>
        </w:r>
        <w:r>
          <w:rPr>
            <w:noProof/>
            <w:webHidden/>
          </w:rPr>
          <w:fldChar w:fldCharType="begin"/>
        </w:r>
        <w:r>
          <w:rPr>
            <w:noProof/>
            <w:webHidden/>
          </w:rPr>
          <w:instrText xml:space="preserve"> PAGEREF _Toc369593011 \h </w:instrText>
        </w:r>
        <w:r>
          <w:rPr>
            <w:noProof/>
            <w:webHidden/>
          </w:rPr>
        </w:r>
      </w:ins>
      <w:r>
        <w:rPr>
          <w:noProof/>
          <w:webHidden/>
        </w:rPr>
        <w:fldChar w:fldCharType="separate"/>
      </w:r>
      <w:ins w:id="226" w:author="paulac" w:date="2013-10-15T09:31:00Z">
        <w:r>
          <w:rPr>
            <w:noProof/>
            <w:webHidden/>
          </w:rPr>
          <w:t>33</w:t>
        </w:r>
        <w:r>
          <w:rPr>
            <w:noProof/>
            <w:webHidden/>
          </w:rPr>
          <w:fldChar w:fldCharType="end"/>
        </w:r>
        <w:r w:rsidRPr="00BC45E7">
          <w:rPr>
            <w:rStyle w:val="Enlla"/>
            <w:noProof/>
          </w:rPr>
          <w:fldChar w:fldCharType="end"/>
        </w:r>
      </w:ins>
    </w:p>
    <w:p w:rsidR="00372068" w:rsidRDefault="00372068">
      <w:pPr>
        <w:pStyle w:val="IDC4"/>
        <w:tabs>
          <w:tab w:val="left" w:pos="1540"/>
          <w:tab w:val="right" w:leader="dot" w:pos="8494"/>
        </w:tabs>
        <w:rPr>
          <w:ins w:id="227" w:author="paulac" w:date="2013-10-15T09:31:00Z"/>
          <w:rFonts w:eastAsiaTheme="minorEastAsia"/>
          <w:noProof/>
          <w:lang w:val="es-ES" w:eastAsia="es-ES"/>
        </w:rPr>
      </w:pPr>
      <w:ins w:id="228" w:author="paulac" w:date="2013-10-15T09:31:00Z">
        <w:r w:rsidRPr="00BC45E7">
          <w:rPr>
            <w:rStyle w:val="Enlla"/>
            <w:noProof/>
          </w:rPr>
          <w:fldChar w:fldCharType="begin"/>
        </w:r>
        <w:r w:rsidRPr="00BC45E7">
          <w:rPr>
            <w:rStyle w:val="Enlla"/>
            <w:noProof/>
          </w:rPr>
          <w:instrText xml:space="preserve"> </w:instrText>
        </w:r>
        <w:r>
          <w:rPr>
            <w:noProof/>
          </w:rPr>
          <w:instrText>HYPERLINK \l "_Toc369593012"</w:instrText>
        </w:r>
        <w:r w:rsidRPr="00BC45E7">
          <w:rPr>
            <w:rStyle w:val="Enlla"/>
            <w:noProof/>
          </w:rPr>
          <w:instrText xml:space="preserve"> </w:instrText>
        </w:r>
        <w:r w:rsidRPr="00BC45E7">
          <w:rPr>
            <w:rStyle w:val="Enlla"/>
            <w:noProof/>
          </w:rPr>
        </w:r>
        <w:r w:rsidRPr="00BC45E7">
          <w:rPr>
            <w:rStyle w:val="Enlla"/>
            <w:noProof/>
          </w:rPr>
          <w:fldChar w:fldCharType="separate"/>
        </w:r>
        <w:r w:rsidRPr="00BC45E7">
          <w:rPr>
            <w:rStyle w:val="Enlla"/>
            <w:noProof/>
          </w:rPr>
          <w:t>4.3.6.2</w:t>
        </w:r>
        <w:r>
          <w:rPr>
            <w:rFonts w:eastAsiaTheme="minorEastAsia"/>
            <w:noProof/>
            <w:lang w:val="es-ES" w:eastAsia="es-ES"/>
          </w:rPr>
          <w:tab/>
        </w:r>
        <w:r w:rsidRPr="00BC45E7">
          <w:rPr>
            <w:rStyle w:val="Enlla"/>
            <w:noProof/>
          </w:rPr>
          <w:t>Registrar sortida de document</w:t>
        </w:r>
        <w:r>
          <w:rPr>
            <w:noProof/>
            <w:webHidden/>
          </w:rPr>
          <w:tab/>
        </w:r>
        <w:r>
          <w:rPr>
            <w:noProof/>
            <w:webHidden/>
          </w:rPr>
          <w:fldChar w:fldCharType="begin"/>
        </w:r>
        <w:r>
          <w:rPr>
            <w:noProof/>
            <w:webHidden/>
          </w:rPr>
          <w:instrText xml:space="preserve"> PAGEREF _Toc369593012 \h </w:instrText>
        </w:r>
        <w:r>
          <w:rPr>
            <w:noProof/>
            <w:webHidden/>
          </w:rPr>
        </w:r>
      </w:ins>
      <w:r>
        <w:rPr>
          <w:noProof/>
          <w:webHidden/>
        </w:rPr>
        <w:fldChar w:fldCharType="separate"/>
      </w:r>
      <w:ins w:id="229" w:author="paulac" w:date="2013-10-15T09:31:00Z">
        <w:r>
          <w:rPr>
            <w:noProof/>
            <w:webHidden/>
          </w:rPr>
          <w:t>34</w:t>
        </w:r>
        <w:r>
          <w:rPr>
            <w:noProof/>
            <w:webHidden/>
          </w:rPr>
          <w:fldChar w:fldCharType="end"/>
        </w:r>
        <w:r w:rsidRPr="00BC45E7">
          <w:rPr>
            <w:rStyle w:val="Enlla"/>
            <w:noProof/>
          </w:rPr>
          <w:fldChar w:fldCharType="end"/>
        </w:r>
      </w:ins>
    </w:p>
    <w:p w:rsidR="00372068" w:rsidRDefault="00372068">
      <w:pPr>
        <w:pStyle w:val="IDC3"/>
        <w:tabs>
          <w:tab w:val="left" w:pos="1320"/>
          <w:tab w:val="right" w:leader="dot" w:pos="8494"/>
        </w:tabs>
        <w:rPr>
          <w:ins w:id="230" w:author="paulac" w:date="2013-10-15T09:31:00Z"/>
          <w:rFonts w:eastAsiaTheme="minorEastAsia"/>
          <w:noProof/>
          <w:lang w:val="es-ES" w:eastAsia="es-ES"/>
        </w:rPr>
      </w:pPr>
      <w:ins w:id="231" w:author="paulac" w:date="2013-10-15T09:31:00Z">
        <w:r w:rsidRPr="00BC45E7">
          <w:rPr>
            <w:rStyle w:val="Enlla"/>
            <w:noProof/>
          </w:rPr>
          <w:fldChar w:fldCharType="begin"/>
        </w:r>
        <w:r w:rsidRPr="00BC45E7">
          <w:rPr>
            <w:rStyle w:val="Enlla"/>
            <w:noProof/>
          </w:rPr>
          <w:instrText xml:space="preserve"> </w:instrText>
        </w:r>
        <w:r>
          <w:rPr>
            <w:noProof/>
          </w:rPr>
          <w:instrText>HYPERLINK \l "_Toc369593013"</w:instrText>
        </w:r>
        <w:r w:rsidRPr="00BC45E7">
          <w:rPr>
            <w:rStyle w:val="Enlla"/>
            <w:noProof/>
          </w:rPr>
          <w:instrText xml:space="preserve"> </w:instrText>
        </w:r>
        <w:r w:rsidRPr="00BC45E7">
          <w:rPr>
            <w:rStyle w:val="Enlla"/>
            <w:noProof/>
          </w:rPr>
        </w:r>
        <w:r w:rsidRPr="00BC45E7">
          <w:rPr>
            <w:rStyle w:val="Enlla"/>
            <w:noProof/>
          </w:rPr>
          <w:fldChar w:fldCharType="separate"/>
        </w:r>
        <w:r w:rsidRPr="00BC45E7">
          <w:rPr>
            <w:rStyle w:val="Enlla"/>
            <w:noProof/>
          </w:rPr>
          <w:t>4.3.7</w:t>
        </w:r>
        <w:r>
          <w:rPr>
            <w:rFonts w:eastAsiaTheme="minorEastAsia"/>
            <w:noProof/>
            <w:lang w:val="es-ES" w:eastAsia="es-ES"/>
          </w:rPr>
          <w:tab/>
        </w:r>
        <w:r w:rsidRPr="00BC45E7">
          <w:rPr>
            <w:rStyle w:val="Enlla"/>
            <w:noProof/>
          </w:rPr>
          <w:t>SISTRA</w:t>
        </w:r>
        <w:r>
          <w:rPr>
            <w:noProof/>
            <w:webHidden/>
          </w:rPr>
          <w:tab/>
        </w:r>
        <w:r>
          <w:rPr>
            <w:noProof/>
            <w:webHidden/>
          </w:rPr>
          <w:fldChar w:fldCharType="begin"/>
        </w:r>
        <w:r>
          <w:rPr>
            <w:noProof/>
            <w:webHidden/>
          </w:rPr>
          <w:instrText xml:space="preserve"> PAGEREF _Toc369593013 \h </w:instrText>
        </w:r>
        <w:r>
          <w:rPr>
            <w:noProof/>
            <w:webHidden/>
          </w:rPr>
        </w:r>
      </w:ins>
      <w:r>
        <w:rPr>
          <w:noProof/>
          <w:webHidden/>
        </w:rPr>
        <w:fldChar w:fldCharType="separate"/>
      </w:r>
      <w:ins w:id="232" w:author="paulac" w:date="2013-10-15T09:31:00Z">
        <w:r>
          <w:rPr>
            <w:noProof/>
            <w:webHidden/>
          </w:rPr>
          <w:t>36</w:t>
        </w:r>
        <w:r>
          <w:rPr>
            <w:noProof/>
            <w:webHidden/>
          </w:rPr>
          <w:fldChar w:fldCharType="end"/>
        </w:r>
        <w:r w:rsidRPr="00BC45E7">
          <w:rPr>
            <w:rStyle w:val="Enlla"/>
            <w:noProof/>
          </w:rPr>
          <w:fldChar w:fldCharType="end"/>
        </w:r>
      </w:ins>
    </w:p>
    <w:p w:rsidR="00372068" w:rsidRDefault="00372068">
      <w:pPr>
        <w:pStyle w:val="IDC4"/>
        <w:tabs>
          <w:tab w:val="left" w:pos="1540"/>
          <w:tab w:val="right" w:leader="dot" w:pos="8494"/>
        </w:tabs>
        <w:rPr>
          <w:ins w:id="233" w:author="paulac" w:date="2013-10-15T09:31:00Z"/>
          <w:rFonts w:eastAsiaTheme="minorEastAsia"/>
          <w:noProof/>
          <w:lang w:val="es-ES" w:eastAsia="es-ES"/>
        </w:rPr>
      </w:pPr>
      <w:ins w:id="234" w:author="paulac" w:date="2013-10-15T09:31:00Z">
        <w:r w:rsidRPr="00BC45E7">
          <w:rPr>
            <w:rStyle w:val="Enlla"/>
            <w:noProof/>
          </w:rPr>
          <w:fldChar w:fldCharType="begin"/>
        </w:r>
        <w:r w:rsidRPr="00BC45E7">
          <w:rPr>
            <w:rStyle w:val="Enlla"/>
            <w:noProof/>
          </w:rPr>
          <w:instrText xml:space="preserve"> </w:instrText>
        </w:r>
        <w:r>
          <w:rPr>
            <w:noProof/>
          </w:rPr>
          <w:instrText>HYPERLINK \l "_Toc369593078"</w:instrText>
        </w:r>
        <w:r w:rsidRPr="00BC45E7">
          <w:rPr>
            <w:rStyle w:val="Enlla"/>
            <w:noProof/>
          </w:rPr>
          <w:instrText xml:space="preserve"> </w:instrText>
        </w:r>
        <w:r w:rsidRPr="00BC45E7">
          <w:rPr>
            <w:rStyle w:val="Enlla"/>
            <w:noProof/>
          </w:rPr>
        </w:r>
        <w:r w:rsidRPr="00BC45E7">
          <w:rPr>
            <w:rStyle w:val="Enlla"/>
            <w:noProof/>
          </w:rPr>
          <w:fldChar w:fldCharType="separate"/>
        </w:r>
        <w:r w:rsidRPr="00BC45E7">
          <w:rPr>
            <w:rStyle w:val="Enlla"/>
            <w:noProof/>
          </w:rPr>
          <w:t>4.3.7.1</w:t>
        </w:r>
        <w:r>
          <w:rPr>
            <w:rFonts w:eastAsiaTheme="minorEastAsia"/>
            <w:noProof/>
            <w:lang w:val="es-ES" w:eastAsia="es-ES"/>
          </w:rPr>
          <w:tab/>
        </w:r>
        <w:r w:rsidRPr="00BC45E7">
          <w:rPr>
            <w:rStyle w:val="Enlla"/>
            <w:noProof/>
          </w:rPr>
          <w:t>Crear expedient al sistema de tramitació</w:t>
        </w:r>
        <w:r>
          <w:rPr>
            <w:noProof/>
            <w:webHidden/>
          </w:rPr>
          <w:tab/>
        </w:r>
        <w:r>
          <w:rPr>
            <w:noProof/>
            <w:webHidden/>
          </w:rPr>
          <w:fldChar w:fldCharType="begin"/>
        </w:r>
        <w:r>
          <w:rPr>
            <w:noProof/>
            <w:webHidden/>
          </w:rPr>
          <w:instrText xml:space="preserve"> PAGEREF _Toc369593078 \h </w:instrText>
        </w:r>
        <w:r>
          <w:rPr>
            <w:noProof/>
            <w:webHidden/>
          </w:rPr>
        </w:r>
      </w:ins>
      <w:r>
        <w:rPr>
          <w:noProof/>
          <w:webHidden/>
        </w:rPr>
        <w:fldChar w:fldCharType="separate"/>
      </w:r>
      <w:ins w:id="235" w:author="paulac" w:date="2013-10-15T09:31:00Z">
        <w:r>
          <w:rPr>
            <w:noProof/>
            <w:webHidden/>
          </w:rPr>
          <w:t>36</w:t>
        </w:r>
        <w:r>
          <w:rPr>
            <w:noProof/>
            <w:webHidden/>
          </w:rPr>
          <w:fldChar w:fldCharType="end"/>
        </w:r>
        <w:r w:rsidRPr="00BC45E7">
          <w:rPr>
            <w:rStyle w:val="Enlla"/>
            <w:noProof/>
          </w:rPr>
          <w:fldChar w:fldCharType="end"/>
        </w:r>
      </w:ins>
    </w:p>
    <w:p w:rsidR="00372068" w:rsidRDefault="00372068">
      <w:pPr>
        <w:pStyle w:val="IDC4"/>
        <w:tabs>
          <w:tab w:val="left" w:pos="1540"/>
          <w:tab w:val="right" w:leader="dot" w:pos="8494"/>
        </w:tabs>
        <w:rPr>
          <w:ins w:id="236" w:author="paulac" w:date="2013-10-15T09:31:00Z"/>
          <w:rFonts w:eastAsiaTheme="minorEastAsia"/>
          <w:noProof/>
          <w:lang w:val="es-ES" w:eastAsia="es-ES"/>
        </w:rPr>
      </w:pPr>
      <w:ins w:id="237" w:author="paulac" w:date="2013-10-15T09:31:00Z">
        <w:r w:rsidRPr="00BC45E7">
          <w:rPr>
            <w:rStyle w:val="Enlla"/>
            <w:noProof/>
          </w:rPr>
          <w:fldChar w:fldCharType="begin"/>
        </w:r>
        <w:r w:rsidRPr="00BC45E7">
          <w:rPr>
            <w:rStyle w:val="Enlla"/>
            <w:noProof/>
          </w:rPr>
          <w:instrText xml:space="preserve"> </w:instrText>
        </w:r>
        <w:r>
          <w:rPr>
            <w:noProof/>
          </w:rPr>
          <w:instrText>HYPERLINK \l "_Toc369593079"</w:instrText>
        </w:r>
        <w:r w:rsidRPr="00BC45E7">
          <w:rPr>
            <w:rStyle w:val="Enlla"/>
            <w:noProof/>
          </w:rPr>
          <w:instrText xml:space="preserve"> </w:instrText>
        </w:r>
        <w:r w:rsidRPr="00BC45E7">
          <w:rPr>
            <w:rStyle w:val="Enlla"/>
            <w:noProof/>
          </w:rPr>
        </w:r>
        <w:r w:rsidRPr="00BC45E7">
          <w:rPr>
            <w:rStyle w:val="Enlla"/>
            <w:noProof/>
          </w:rPr>
          <w:fldChar w:fldCharType="separate"/>
        </w:r>
        <w:r w:rsidRPr="00BC45E7">
          <w:rPr>
            <w:rStyle w:val="Enlla"/>
            <w:noProof/>
          </w:rPr>
          <w:t>4.3.7.2</w:t>
        </w:r>
        <w:r>
          <w:rPr>
            <w:rFonts w:eastAsiaTheme="minorEastAsia"/>
            <w:noProof/>
            <w:lang w:val="es-ES" w:eastAsia="es-ES"/>
          </w:rPr>
          <w:tab/>
        </w:r>
        <w:r w:rsidRPr="00BC45E7">
          <w:rPr>
            <w:rStyle w:val="Enlla"/>
            <w:noProof/>
          </w:rPr>
          <w:t>Crear event al sistema de tramitació</w:t>
        </w:r>
        <w:r>
          <w:rPr>
            <w:noProof/>
            <w:webHidden/>
          </w:rPr>
          <w:tab/>
        </w:r>
        <w:r>
          <w:rPr>
            <w:noProof/>
            <w:webHidden/>
          </w:rPr>
          <w:fldChar w:fldCharType="begin"/>
        </w:r>
        <w:r>
          <w:rPr>
            <w:noProof/>
            <w:webHidden/>
          </w:rPr>
          <w:instrText xml:space="preserve"> PAGEREF _Toc369593079 \h </w:instrText>
        </w:r>
        <w:r>
          <w:rPr>
            <w:noProof/>
            <w:webHidden/>
          </w:rPr>
        </w:r>
      </w:ins>
      <w:r>
        <w:rPr>
          <w:noProof/>
          <w:webHidden/>
        </w:rPr>
        <w:fldChar w:fldCharType="separate"/>
      </w:r>
      <w:ins w:id="238" w:author="paulac" w:date="2013-10-15T09:31:00Z">
        <w:r>
          <w:rPr>
            <w:noProof/>
            <w:webHidden/>
          </w:rPr>
          <w:t>37</w:t>
        </w:r>
        <w:r>
          <w:rPr>
            <w:noProof/>
            <w:webHidden/>
          </w:rPr>
          <w:fldChar w:fldCharType="end"/>
        </w:r>
        <w:r w:rsidRPr="00BC45E7">
          <w:rPr>
            <w:rStyle w:val="Enlla"/>
            <w:noProof/>
          </w:rPr>
          <w:fldChar w:fldCharType="end"/>
        </w:r>
      </w:ins>
    </w:p>
    <w:p w:rsidR="00372068" w:rsidRDefault="00372068">
      <w:pPr>
        <w:pStyle w:val="IDC1"/>
        <w:tabs>
          <w:tab w:val="left" w:pos="440"/>
          <w:tab w:val="right" w:leader="dot" w:pos="8494"/>
        </w:tabs>
        <w:rPr>
          <w:ins w:id="239" w:author="paulac" w:date="2013-10-15T09:31:00Z"/>
          <w:rFonts w:eastAsiaTheme="minorEastAsia"/>
          <w:b w:val="0"/>
          <w:noProof/>
          <w:lang w:val="es-ES" w:eastAsia="es-ES"/>
        </w:rPr>
      </w:pPr>
      <w:ins w:id="240" w:author="paulac" w:date="2013-10-15T09:31:00Z">
        <w:r w:rsidRPr="00BC45E7">
          <w:rPr>
            <w:rStyle w:val="Enlla"/>
            <w:noProof/>
          </w:rPr>
          <w:fldChar w:fldCharType="begin"/>
        </w:r>
        <w:r w:rsidRPr="00BC45E7">
          <w:rPr>
            <w:rStyle w:val="Enlla"/>
            <w:noProof/>
          </w:rPr>
          <w:instrText xml:space="preserve"> </w:instrText>
        </w:r>
        <w:r>
          <w:rPr>
            <w:noProof/>
          </w:rPr>
          <w:instrText>HYPERLINK \l "_Toc369593080"</w:instrText>
        </w:r>
        <w:r w:rsidRPr="00BC45E7">
          <w:rPr>
            <w:rStyle w:val="Enlla"/>
            <w:noProof/>
          </w:rPr>
          <w:instrText xml:space="preserve"> </w:instrText>
        </w:r>
        <w:r w:rsidRPr="00BC45E7">
          <w:rPr>
            <w:rStyle w:val="Enlla"/>
            <w:noProof/>
          </w:rPr>
        </w:r>
        <w:r w:rsidRPr="00BC45E7">
          <w:rPr>
            <w:rStyle w:val="Enlla"/>
            <w:noProof/>
          </w:rPr>
          <w:fldChar w:fldCharType="separate"/>
        </w:r>
        <w:r w:rsidRPr="00BC45E7">
          <w:rPr>
            <w:rStyle w:val="Enlla"/>
            <w:noProof/>
          </w:rPr>
          <w:t>5</w:t>
        </w:r>
        <w:r>
          <w:rPr>
            <w:rFonts w:eastAsiaTheme="minorEastAsia"/>
            <w:b w:val="0"/>
            <w:noProof/>
            <w:lang w:val="es-ES" w:eastAsia="es-ES"/>
          </w:rPr>
          <w:tab/>
        </w:r>
        <w:r w:rsidRPr="00BC45E7">
          <w:rPr>
            <w:rStyle w:val="Enlla"/>
            <w:noProof/>
          </w:rPr>
          <w:t>Configuració dins Helium</w:t>
        </w:r>
        <w:r>
          <w:rPr>
            <w:noProof/>
            <w:webHidden/>
          </w:rPr>
          <w:tab/>
        </w:r>
        <w:r>
          <w:rPr>
            <w:noProof/>
            <w:webHidden/>
          </w:rPr>
          <w:fldChar w:fldCharType="begin"/>
        </w:r>
        <w:r>
          <w:rPr>
            <w:noProof/>
            <w:webHidden/>
          </w:rPr>
          <w:instrText xml:space="preserve"> PAGEREF _Toc369593080 \h </w:instrText>
        </w:r>
        <w:r>
          <w:rPr>
            <w:noProof/>
            <w:webHidden/>
          </w:rPr>
        </w:r>
      </w:ins>
      <w:r>
        <w:rPr>
          <w:noProof/>
          <w:webHidden/>
        </w:rPr>
        <w:fldChar w:fldCharType="separate"/>
      </w:r>
      <w:ins w:id="241" w:author="paulac" w:date="2013-10-15T09:31:00Z">
        <w:r>
          <w:rPr>
            <w:noProof/>
            <w:webHidden/>
          </w:rPr>
          <w:t>37</w:t>
        </w:r>
        <w:r>
          <w:rPr>
            <w:noProof/>
            <w:webHidden/>
          </w:rPr>
          <w:fldChar w:fldCharType="end"/>
        </w:r>
        <w:r w:rsidRPr="00BC45E7">
          <w:rPr>
            <w:rStyle w:val="Enlla"/>
            <w:noProof/>
          </w:rPr>
          <w:fldChar w:fldCharType="end"/>
        </w:r>
      </w:ins>
    </w:p>
    <w:p w:rsidR="00372068" w:rsidRDefault="00372068">
      <w:pPr>
        <w:pStyle w:val="IDC2"/>
        <w:tabs>
          <w:tab w:val="left" w:pos="880"/>
          <w:tab w:val="right" w:leader="dot" w:pos="8494"/>
        </w:tabs>
        <w:rPr>
          <w:ins w:id="242" w:author="paulac" w:date="2013-10-15T09:31:00Z"/>
          <w:rFonts w:eastAsiaTheme="minorEastAsia"/>
          <w:noProof/>
          <w:lang w:val="es-ES" w:eastAsia="es-ES"/>
        </w:rPr>
      </w:pPr>
      <w:ins w:id="243" w:author="paulac" w:date="2013-10-15T09:31:00Z">
        <w:r w:rsidRPr="00BC45E7">
          <w:rPr>
            <w:rStyle w:val="Enlla"/>
            <w:noProof/>
          </w:rPr>
          <w:fldChar w:fldCharType="begin"/>
        </w:r>
        <w:r w:rsidRPr="00BC45E7">
          <w:rPr>
            <w:rStyle w:val="Enlla"/>
            <w:noProof/>
          </w:rPr>
          <w:instrText xml:space="preserve"> </w:instrText>
        </w:r>
        <w:r>
          <w:rPr>
            <w:noProof/>
          </w:rPr>
          <w:instrText>HYPERLINK \l "_Toc369593081"</w:instrText>
        </w:r>
        <w:r w:rsidRPr="00BC45E7">
          <w:rPr>
            <w:rStyle w:val="Enlla"/>
            <w:noProof/>
          </w:rPr>
          <w:instrText xml:space="preserve"> </w:instrText>
        </w:r>
        <w:r w:rsidRPr="00BC45E7">
          <w:rPr>
            <w:rStyle w:val="Enlla"/>
            <w:noProof/>
          </w:rPr>
        </w:r>
        <w:r w:rsidRPr="00BC45E7">
          <w:rPr>
            <w:rStyle w:val="Enlla"/>
            <w:noProof/>
          </w:rPr>
          <w:fldChar w:fldCharType="separate"/>
        </w:r>
        <w:r w:rsidRPr="00BC45E7">
          <w:rPr>
            <w:rStyle w:val="Enlla"/>
            <w:noProof/>
          </w:rPr>
          <w:t>5.1</w:t>
        </w:r>
        <w:r>
          <w:rPr>
            <w:rFonts w:eastAsiaTheme="minorEastAsia"/>
            <w:noProof/>
            <w:lang w:val="es-ES" w:eastAsia="es-ES"/>
          </w:rPr>
          <w:tab/>
        </w:r>
        <w:r w:rsidRPr="00BC45E7">
          <w:rPr>
            <w:rStyle w:val="Enlla"/>
            <w:noProof/>
          </w:rPr>
          <w:t>Definició tipus expedient</w:t>
        </w:r>
        <w:r>
          <w:rPr>
            <w:noProof/>
            <w:webHidden/>
          </w:rPr>
          <w:tab/>
        </w:r>
        <w:r>
          <w:rPr>
            <w:noProof/>
            <w:webHidden/>
          </w:rPr>
          <w:fldChar w:fldCharType="begin"/>
        </w:r>
        <w:r>
          <w:rPr>
            <w:noProof/>
            <w:webHidden/>
          </w:rPr>
          <w:instrText xml:space="preserve"> PAGEREF _Toc369593081 \h </w:instrText>
        </w:r>
        <w:r>
          <w:rPr>
            <w:noProof/>
            <w:webHidden/>
          </w:rPr>
        </w:r>
      </w:ins>
      <w:r>
        <w:rPr>
          <w:noProof/>
          <w:webHidden/>
        </w:rPr>
        <w:fldChar w:fldCharType="separate"/>
      </w:r>
      <w:ins w:id="244" w:author="paulac" w:date="2013-10-15T09:31:00Z">
        <w:r>
          <w:rPr>
            <w:noProof/>
            <w:webHidden/>
          </w:rPr>
          <w:t>37</w:t>
        </w:r>
        <w:r>
          <w:rPr>
            <w:noProof/>
            <w:webHidden/>
          </w:rPr>
          <w:fldChar w:fldCharType="end"/>
        </w:r>
        <w:r w:rsidRPr="00BC45E7">
          <w:rPr>
            <w:rStyle w:val="Enlla"/>
            <w:noProof/>
          </w:rPr>
          <w:fldChar w:fldCharType="end"/>
        </w:r>
      </w:ins>
    </w:p>
    <w:p w:rsidR="00372068" w:rsidRDefault="00372068">
      <w:pPr>
        <w:pStyle w:val="IDC3"/>
        <w:tabs>
          <w:tab w:val="left" w:pos="1320"/>
          <w:tab w:val="right" w:leader="dot" w:pos="8494"/>
        </w:tabs>
        <w:rPr>
          <w:ins w:id="245" w:author="paulac" w:date="2013-10-15T09:31:00Z"/>
          <w:rFonts w:eastAsiaTheme="minorEastAsia"/>
          <w:noProof/>
          <w:lang w:val="es-ES" w:eastAsia="es-ES"/>
        </w:rPr>
      </w:pPr>
      <w:ins w:id="246" w:author="paulac" w:date="2013-10-15T09:31:00Z">
        <w:r w:rsidRPr="00BC45E7">
          <w:rPr>
            <w:rStyle w:val="Enlla"/>
            <w:noProof/>
          </w:rPr>
          <w:fldChar w:fldCharType="begin"/>
        </w:r>
        <w:r w:rsidRPr="00BC45E7">
          <w:rPr>
            <w:rStyle w:val="Enlla"/>
            <w:noProof/>
          </w:rPr>
          <w:instrText xml:space="preserve"> </w:instrText>
        </w:r>
        <w:r>
          <w:rPr>
            <w:noProof/>
          </w:rPr>
          <w:instrText>HYPERLINK \l "_Toc369593082"</w:instrText>
        </w:r>
        <w:r w:rsidRPr="00BC45E7">
          <w:rPr>
            <w:rStyle w:val="Enlla"/>
            <w:noProof/>
          </w:rPr>
          <w:instrText xml:space="preserve"> </w:instrText>
        </w:r>
        <w:r w:rsidRPr="00BC45E7">
          <w:rPr>
            <w:rStyle w:val="Enlla"/>
            <w:noProof/>
          </w:rPr>
        </w:r>
        <w:r w:rsidRPr="00BC45E7">
          <w:rPr>
            <w:rStyle w:val="Enlla"/>
            <w:noProof/>
          </w:rPr>
          <w:fldChar w:fldCharType="separate"/>
        </w:r>
        <w:r w:rsidRPr="00BC45E7">
          <w:rPr>
            <w:rStyle w:val="Enlla"/>
            <w:noProof/>
          </w:rPr>
          <w:t>5.1.1</w:t>
        </w:r>
        <w:r>
          <w:rPr>
            <w:rFonts w:eastAsiaTheme="minorEastAsia"/>
            <w:noProof/>
            <w:lang w:val="es-ES" w:eastAsia="es-ES"/>
          </w:rPr>
          <w:tab/>
        </w:r>
        <w:r w:rsidRPr="00BC45E7">
          <w:rPr>
            <w:rStyle w:val="Enlla"/>
            <w:noProof/>
          </w:rPr>
          <w:t>Creació d’un nou tipus d’expedient</w:t>
        </w:r>
        <w:r>
          <w:rPr>
            <w:noProof/>
            <w:webHidden/>
          </w:rPr>
          <w:tab/>
        </w:r>
        <w:r>
          <w:rPr>
            <w:noProof/>
            <w:webHidden/>
          </w:rPr>
          <w:fldChar w:fldCharType="begin"/>
        </w:r>
        <w:r>
          <w:rPr>
            <w:noProof/>
            <w:webHidden/>
          </w:rPr>
          <w:instrText xml:space="preserve"> PAGEREF _Toc369593082 \h </w:instrText>
        </w:r>
        <w:r>
          <w:rPr>
            <w:noProof/>
            <w:webHidden/>
          </w:rPr>
        </w:r>
      </w:ins>
      <w:r>
        <w:rPr>
          <w:noProof/>
          <w:webHidden/>
        </w:rPr>
        <w:fldChar w:fldCharType="separate"/>
      </w:r>
      <w:ins w:id="247" w:author="paulac" w:date="2013-10-15T09:31:00Z">
        <w:r>
          <w:rPr>
            <w:noProof/>
            <w:webHidden/>
          </w:rPr>
          <w:t>38</w:t>
        </w:r>
        <w:r>
          <w:rPr>
            <w:noProof/>
            <w:webHidden/>
          </w:rPr>
          <w:fldChar w:fldCharType="end"/>
        </w:r>
        <w:r w:rsidRPr="00BC45E7">
          <w:rPr>
            <w:rStyle w:val="Enlla"/>
            <w:noProof/>
          </w:rPr>
          <w:fldChar w:fldCharType="end"/>
        </w:r>
      </w:ins>
    </w:p>
    <w:p w:rsidR="00372068" w:rsidRDefault="00372068">
      <w:pPr>
        <w:pStyle w:val="IDC3"/>
        <w:tabs>
          <w:tab w:val="left" w:pos="1320"/>
          <w:tab w:val="right" w:leader="dot" w:pos="8494"/>
        </w:tabs>
        <w:rPr>
          <w:ins w:id="248" w:author="paulac" w:date="2013-10-15T09:31:00Z"/>
          <w:rFonts w:eastAsiaTheme="minorEastAsia"/>
          <w:noProof/>
          <w:lang w:val="es-ES" w:eastAsia="es-ES"/>
        </w:rPr>
      </w:pPr>
      <w:ins w:id="249" w:author="paulac" w:date="2013-10-15T09:31:00Z">
        <w:r w:rsidRPr="00BC45E7">
          <w:rPr>
            <w:rStyle w:val="Enlla"/>
            <w:noProof/>
          </w:rPr>
          <w:fldChar w:fldCharType="begin"/>
        </w:r>
        <w:r w:rsidRPr="00BC45E7">
          <w:rPr>
            <w:rStyle w:val="Enlla"/>
            <w:noProof/>
          </w:rPr>
          <w:instrText xml:space="preserve"> </w:instrText>
        </w:r>
        <w:r>
          <w:rPr>
            <w:noProof/>
          </w:rPr>
          <w:instrText>HYPERLINK \l "_Toc369593083"</w:instrText>
        </w:r>
        <w:r w:rsidRPr="00BC45E7">
          <w:rPr>
            <w:rStyle w:val="Enlla"/>
            <w:noProof/>
          </w:rPr>
          <w:instrText xml:space="preserve"> </w:instrText>
        </w:r>
        <w:r w:rsidRPr="00BC45E7">
          <w:rPr>
            <w:rStyle w:val="Enlla"/>
            <w:noProof/>
          </w:rPr>
        </w:r>
        <w:r w:rsidRPr="00BC45E7">
          <w:rPr>
            <w:rStyle w:val="Enlla"/>
            <w:noProof/>
          </w:rPr>
          <w:fldChar w:fldCharType="separate"/>
        </w:r>
        <w:r w:rsidRPr="00BC45E7">
          <w:rPr>
            <w:rStyle w:val="Enlla"/>
            <w:noProof/>
          </w:rPr>
          <w:t>5.1.2</w:t>
        </w:r>
        <w:r>
          <w:rPr>
            <w:rFonts w:eastAsiaTheme="minorEastAsia"/>
            <w:noProof/>
            <w:lang w:val="es-ES" w:eastAsia="es-ES"/>
          </w:rPr>
          <w:tab/>
        </w:r>
        <w:r w:rsidRPr="00BC45E7">
          <w:rPr>
            <w:rStyle w:val="Enlla"/>
            <w:noProof/>
          </w:rPr>
          <w:t>Modificar un tipus d’expedient</w:t>
        </w:r>
        <w:r>
          <w:rPr>
            <w:noProof/>
            <w:webHidden/>
          </w:rPr>
          <w:tab/>
        </w:r>
        <w:r>
          <w:rPr>
            <w:noProof/>
            <w:webHidden/>
          </w:rPr>
          <w:fldChar w:fldCharType="begin"/>
        </w:r>
        <w:r>
          <w:rPr>
            <w:noProof/>
            <w:webHidden/>
          </w:rPr>
          <w:instrText xml:space="preserve"> PAGEREF _Toc369593083 \h </w:instrText>
        </w:r>
        <w:r>
          <w:rPr>
            <w:noProof/>
            <w:webHidden/>
          </w:rPr>
        </w:r>
      </w:ins>
      <w:r>
        <w:rPr>
          <w:noProof/>
          <w:webHidden/>
        </w:rPr>
        <w:fldChar w:fldCharType="separate"/>
      </w:r>
      <w:ins w:id="250" w:author="paulac" w:date="2013-10-15T09:31:00Z">
        <w:r>
          <w:rPr>
            <w:noProof/>
            <w:webHidden/>
          </w:rPr>
          <w:t>40</w:t>
        </w:r>
        <w:r>
          <w:rPr>
            <w:noProof/>
            <w:webHidden/>
          </w:rPr>
          <w:fldChar w:fldCharType="end"/>
        </w:r>
        <w:r w:rsidRPr="00BC45E7">
          <w:rPr>
            <w:rStyle w:val="Enlla"/>
            <w:noProof/>
          </w:rPr>
          <w:fldChar w:fldCharType="end"/>
        </w:r>
      </w:ins>
    </w:p>
    <w:p w:rsidR="00372068" w:rsidRDefault="00372068">
      <w:pPr>
        <w:pStyle w:val="IDC4"/>
        <w:tabs>
          <w:tab w:val="left" w:pos="1540"/>
          <w:tab w:val="right" w:leader="dot" w:pos="8494"/>
        </w:tabs>
        <w:rPr>
          <w:ins w:id="251" w:author="paulac" w:date="2013-10-15T09:31:00Z"/>
          <w:rFonts w:eastAsiaTheme="minorEastAsia"/>
          <w:noProof/>
          <w:lang w:val="es-ES" w:eastAsia="es-ES"/>
        </w:rPr>
      </w:pPr>
      <w:ins w:id="252" w:author="paulac" w:date="2013-10-15T09:31:00Z">
        <w:r w:rsidRPr="00BC45E7">
          <w:rPr>
            <w:rStyle w:val="Enlla"/>
            <w:noProof/>
          </w:rPr>
          <w:fldChar w:fldCharType="begin"/>
        </w:r>
        <w:r w:rsidRPr="00BC45E7">
          <w:rPr>
            <w:rStyle w:val="Enlla"/>
            <w:noProof/>
          </w:rPr>
          <w:instrText xml:space="preserve"> </w:instrText>
        </w:r>
        <w:r>
          <w:rPr>
            <w:noProof/>
          </w:rPr>
          <w:instrText>HYPERLINK \l "_Toc369593084"</w:instrText>
        </w:r>
        <w:r w:rsidRPr="00BC45E7">
          <w:rPr>
            <w:rStyle w:val="Enlla"/>
            <w:noProof/>
          </w:rPr>
          <w:instrText xml:space="preserve"> </w:instrText>
        </w:r>
        <w:r w:rsidRPr="00BC45E7">
          <w:rPr>
            <w:rStyle w:val="Enlla"/>
            <w:noProof/>
          </w:rPr>
        </w:r>
        <w:r w:rsidRPr="00BC45E7">
          <w:rPr>
            <w:rStyle w:val="Enlla"/>
            <w:noProof/>
          </w:rPr>
          <w:fldChar w:fldCharType="separate"/>
        </w:r>
        <w:r w:rsidRPr="00BC45E7">
          <w:rPr>
            <w:rStyle w:val="Enlla"/>
            <w:noProof/>
          </w:rPr>
          <w:t>5.1.2.1</w:t>
        </w:r>
        <w:r>
          <w:rPr>
            <w:rFonts w:eastAsiaTheme="minorEastAsia"/>
            <w:noProof/>
            <w:lang w:val="es-ES" w:eastAsia="es-ES"/>
          </w:rPr>
          <w:tab/>
        </w:r>
        <w:r w:rsidRPr="00BC45E7">
          <w:rPr>
            <w:rStyle w:val="Enlla"/>
            <w:noProof/>
          </w:rPr>
          <w:t>Informació</w:t>
        </w:r>
        <w:r>
          <w:rPr>
            <w:noProof/>
            <w:webHidden/>
          </w:rPr>
          <w:tab/>
        </w:r>
        <w:r>
          <w:rPr>
            <w:noProof/>
            <w:webHidden/>
          </w:rPr>
          <w:fldChar w:fldCharType="begin"/>
        </w:r>
        <w:r>
          <w:rPr>
            <w:noProof/>
            <w:webHidden/>
          </w:rPr>
          <w:instrText xml:space="preserve"> PAGEREF _Toc369593084 \h </w:instrText>
        </w:r>
        <w:r>
          <w:rPr>
            <w:noProof/>
            <w:webHidden/>
          </w:rPr>
        </w:r>
      </w:ins>
      <w:r>
        <w:rPr>
          <w:noProof/>
          <w:webHidden/>
        </w:rPr>
        <w:fldChar w:fldCharType="separate"/>
      </w:r>
      <w:ins w:id="253" w:author="paulac" w:date="2013-10-15T09:31:00Z">
        <w:r>
          <w:rPr>
            <w:noProof/>
            <w:webHidden/>
          </w:rPr>
          <w:t>40</w:t>
        </w:r>
        <w:r>
          <w:rPr>
            <w:noProof/>
            <w:webHidden/>
          </w:rPr>
          <w:fldChar w:fldCharType="end"/>
        </w:r>
        <w:r w:rsidRPr="00BC45E7">
          <w:rPr>
            <w:rStyle w:val="Enlla"/>
            <w:noProof/>
          </w:rPr>
          <w:fldChar w:fldCharType="end"/>
        </w:r>
      </w:ins>
    </w:p>
    <w:p w:rsidR="00372068" w:rsidRDefault="00372068">
      <w:pPr>
        <w:pStyle w:val="IDC4"/>
        <w:tabs>
          <w:tab w:val="left" w:pos="1540"/>
          <w:tab w:val="right" w:leader="dot" w:pos="8494"/>
        </w:tabs>
        <w:rPr>
          <w:ins w:id="254" w:author="paulac" w:date="2013-10-15T09:31:00Z"/>
          <w:rFonts w:eastAsiaTheme="minorEastAsia"/>
          <w:noProof/>
          <w:lang w:val="es-ES" w:eastAsia="es-ES"/>
        </w:rPr>
      </w:pPr>
      <w:ins w:id="255" w:author="paulac" w:date="2013-10-15T09:31:00Z">
        <w:r w:rsidRPr="00BC45E7">
          <w:rPr>
            <w:rStyle w:val="Enlla"/>
            <w:noProof/>
          </w:rPr>
          <w:fldChar w:fldCharType="begin"/>
        </w:r>
        <w:r w:rsidRPr="00BC45E7">
          <w:rPr>
            <w:rStyle w:val="Enlla"/>
            <w:noProof/>
          </w:rPr>
          <w:instrText xml:space="preserve"> </w:instrText>
        </w:r>
        <w:r>
          <w:rPr>
            <w:noProof/>
          </w:rPr>
          <w:instrText>HYPERLINK \l "_Toc369593085"</w:instrText>
        </w:r>
        <w:r w:rsidRPr="00BC45E7">
          <w:rPr>
            <w:rStyle w:val="Enlla"/>
            <w:noProof/>
          </w:rPr>
          <w:instrText xml:space="preserve"> </w:instrText>
        </w:r>
        <w:r w:rsidRPr="00BC45E7">
          <w:rPr>
            <w:rStyle w:val="Enlla"/>
            <w:noProof/>
          </w:rPr>
        </w:r>
        <w:r w:rsidRPr="00BC45E7">
          <w:rPr>
            <w:rStyle w:val="Enlla"/>
            <w:noProof/>
          </w:rPr>
          <w:fldChar w:fldCharType="separate"/>
        </w:r>
        <w:r w:rsidRPr="00BC45E7">
          <w:rPr>
            <w:rStyle w:val="Enlla"/>
            <w:noProof/>
          </w:rPr>
          <w:t>5.1.2.2</w:t>
        </w:r>
        <w:r>
          <w:rPr>
            <w:rFonts w:eastAsiaTheme="minorEastAsia"/>
            <w:noProof/>
            <w:lang w:val="es-ES" w:eastAsia="es-ES"/>
          </w:rPr>
          <w:tab/>
        </w:r>
        <w:r w:rsidRPr="00BC45E7">
          <w:rPr>
            <w:rStyle w:val="Enlla"/>
            <w:noProof/>
          </w:rPr>
          <w:t>Estats</w:t>
        </w:r>
        <w:r>
          <w:rPr>
            <w:noProof/>
            <w:webHidden/>
          </w:rPr>
          <w:tab/>
        </w:r>
        <w:r>
          <w:rPr>
            <w:noProof/>
            <w:webHidden/>
          </w:rPr>
          <w:fldChar w:fldCharType="begin"/>
        </w:r>
        <w:r>
          <w:rPr>
            <w:noProof/>
            <w:webHidden/>
          </w:rPr>
          <w:instrText xml:space="preserve"> PAGEREF _Toc369593085 \h </w:instrText>
        </w:r>
        <w:r>
          <w:rPr>
            <w:noProof/>
            <w:webHidden/>
          </w:rPr>
        </w:r>
      </w:ins>
      <w:r>
        <w:rPr>
          <w:noProof/>
          <w:webHidden/>
        </w:rPr>
        <w:fldChar w:fldCharType="separate"/>
      </w:r>
      <w:ins w:id="256" w:author="paulac" w:date="2013-10-15T09:31:00Z">
        <w:r>
          <w:rPr>
            <w:noProof/>
            <w:webHidden/>
          </w:rPr>
          <w:t>41</w:t>
        </w:r>
        <w:r>
          <w:rPr>
            <w:noProof/>
            <w:webHidden/>
          </w:rPr>
          <w:fldChar w:fldCharType="end"/>
        </w:r>
        <w:r w:rsidRPr="00BC45E7">
          <w:rPr>
            <w:rStyle w:val="Enlla"/>
            <w:noProof/>
          </w:rPr>
          <w:fldChar w:fldCharType="end"/>
        </w:r>
      </w:ins>
    </w:p>
    <w:p w:rsidR="00372068" w:rsidRDefault="00372068">
      <w:pPr>
        <w:pStyle w:val="IDC4"/>
        <w:tabs>
          <w:tab w:val="left" w:pos="1540"/>
          <w:tab w:val="right" w:leader="dot" w:pos="8494"/>
        </w:tabs>
        <w:rPr>
          <w:ins w:id="257" w:author="paulac" w:date="2013-10-15T09:31:00Z"/>
          <w:rFonts w:eastAsiaTheme="minorEastAsia"/>
          <w:noProof/>
          <w:lang w:val="es-ES" w:eastAsia="es-ES"/>
        </w:rPr>
      </w:pPr>
      <w:ins w:id="258" w:author="paulac" w:date="2013-10-15T09:31:00Z">
        <w:r w:rsidRPr="00BC45E7">
          <w:rPr>
            <w:rStyle w:val="Enlla"/>
            <w:noProof/>
          </w:rPr>
          <w:fldChar w:fldCharType="begin"/>
        </w:r>
        <w:r w:rsidRPr="00BC45E7">
          <w:rPr>
            <w:rStyle w:val="Enlla"/>
            <w:noProof/>
          </w:rPr>
          <w:instrText xml:space="preserve"> </w:instrText>
        </w:r>
        <w:r>
          <w:rPr>
            <w:noProof/>
          </w:rPr>
          <w:instrText>HYPERLINK \l "_Toc369593086"</w:instrText>
        </w:r>
        <w:r w:rsidRPr="00BC45E7">
          <w:rPr>
            <w:rStyle w:val="Enlla"/>
            <w:noProof/>
          </w:rPr>
          <w:instrText xml:space="preserve"> </w:instrText>
        </w:r>
        <w:r w:rsidRPr="00BC45E7">
          <w:rPr>
            <w:rStyle w:val="Enlla"/>
            <w:noProof/>
          </w:rPr>
        </w:r>
        <w:r w:rsidRPr="00BC45E7">
          <w:rPr>
            <w:rStyle w:val="Enlla"/>
            <w:noProof/>
          </w:rPr>
          <w:fldChar w:fldCharType="separate"/>
        </w:r>
        <w:r w:rsidRPr="00BC45E7">
          <w:rPr>
            <w:rStyle w:val="Enlla"/>
            <w:noProof/>
          </w:rPr>
          <w:t>5.1.2.3</w:t>
        </w:r>
        <w:r>
          <w:rPr>
            <w:rFonts w:eastAsiaTheme="minorEastAsia"/>
            <w:noProof/>
            <w:lang w:val="es-ES" w:eastAsia="es-ES"/>
          </w:rPr>
          <w:tab/>
        </w:r>
        <w:r w:rsidRPr="00BC45E7">
          <w:rPr>
            <w:rStyle w:val="Enlla"/>
            <w:noProof/>
          </w:rPr>
          <w:t>Definicions de procés</w:t>
        </w:r>
        <w:r>
          <w:rPr>
            <w:noProof/>
            <w:webHidden/>
          </w:rPr>
          <w:tab/>
        </w:r>
        <w:r>
          <w:rPr>
            <w:noProof/>
            <w:webHidden/>
          </w:rPr>
          <w:fldChar w:fldCharType="begin"/>
        </w:r>
        <w:r>
          <w:rPr>
            <w:noProof/>
            <w:webHidden/>
          </w:rPr>
          <w:instrText xml:space="preserve"> PAGEREF _Toc369593086 \h </w:instrText>
        </w:r>
        <w:r>
          <w:rPr>
            <w:noProof/>
            <w:webHidden/>
          </w:rPr>
        </w:r>
      </w:ins>
      <w:r>
        <w:rPr>
          <w:noProof/>
          <w:webHidden/>
        </w:rPr>
        <w:fldChar w:fldCharType="separate"/>
      </w:r>
      <w:ins w:id="259" w:author="paulac" w:date="2013-10-15T09:31:00Z">
        <w:r>
          <w:rPr>
            <w:noProof/>
            <w:webHidden/>
          </w:rPr>
          <w:t>41</w:t>
        </w:r>
        <w:r>
          <w:rPr>
            <w:noProof/>
            <w:webHidden/>
          </w:rPr>
          <w:fldChar w:fldCharType="end"/>
        </w:r>
        <w:r w:rsidRPr="00BC45E7">
          <w:rPr>
            <w:rStyle w:val="Enlla"/>
            <w:noProof/>
          </w:rPr>
          <w:fldChar w:fldCharType="end"/>
        </w:r>
      </w:ins>
    </w:p>
    <w:p w:rsidR="00372068" w:rsidRDefault="00372068">
      <w:pPr>
        <w:pStyle w:val="IDC4"/>
        <w:tabs>
          <w:tab w:val="left" w:pos="1540"/>
          <w:tab w:val="right" w:leader="dot" w:pos="8494"/>
        </w:tabs>
        <w:rPr>
          <w:ins w:id="260" w:author="paulac" w:date="2013-10-15T09:31:00Z"/>
          <w:rFonts w:eastAsiaTheme="minorEastAsia"/>
          <w:noProof/>
          <w:lang w:val="es-ES" w:eastAsia="es-ES"/>
        </w:rPr>
      </w:pPr>
      <w:ins w:id="261" w:author="paulac" w:date="2013-10-15T09:31:00Z">
        <w:r w:rsidRPr="00BC45E7">
          <w:rPr>
            <w:rStyle w:val="Enlla"/>
            <w:noProof/>
          </w:rPr>
          <w:fldChar w:fldCharType="begin"/>
        </w:r>
        <w:r w:rsidRPr="00BC45E7">
          <w:rPr>
            <w:rStyle w:val="Enlla"/>
            <w:noProof/>
          </w:rPr>
          <w:instrText xml:space="preserve"> </w:instrText>
        </w:r>
        <w:r>
          <w:rPr>
            <w:noProof/>
          </w:rPr>
          <w:instrText>HYPERLINK \l "_Toc369593087"</w:instrText>
        </w:r>
        <w:r w:rsidRPr="00BC45E7">
          <w:rPr>
            <w:rStyle w:val="Enlla"/>
            <w:noProof/>
          </w:rPr>
          <w:instrText xml:space="preserve"> </w:instrText>
        </w:r>
        <w:r w:rsidRPr="00BC45E7">
          <w:rPr>
            <w:rStyle w:val="Enlla"/>
            <w:noProof/>
          </w:rPr>
        </w:r>
        <w:r w:rsidRPr="00BC45E7">
          <w:rPr>
            <w:rStyle w:val="Enlla"/>
            <w:noProof/>
          </w:rPr>
          <w:fldChar w:fldCharType="separate"/>
        </w:r>
        <w:r w:rsidRPr="00BC45E7">
          <w:rPr>
            <w:rStyle w:val="Enlla"/>
            <w:noProof/>
          </w:rPr>
          <w:t>5.1.2.4</w:t>
        </w:r>
        <w:r>
          <w:rPr>
            <w:rFonts w:eastAsiaTheme="minorEastAsia"/>
            <w:noProof/>
            <w:lang w:val="es-ES" w:eastAsia="es-ES"/>
          </w:rPr>
          <w:tab/>
        </w:r>
        <w:r w:rsidRPr="00BC45E7">
          <w:rPr>
            <w:rStyle w:val="Enlla"/>
            <w:noProof/>
          </w:rPr>
          <w:t>Integració amb tràmits</w:t>
        </w:r>
        <w:r>
          <w:rPr>
            <w:noProof/>
            <w:webHidden/>
          </w:rPr>
          <w:tab/>
        </w:r>
        <w:r>
          <w:rPr>
            <w:noProof/>
            <w:webHidden/>
          </w:rPr>
          <w:fldChar w:fldCharType="begin"/>
        </w:r>
        <w:r>
          <w:rPr>
            <w:noProof/>
            <w:webHidden/>
          </w:rPr>
          <w:instrText xml:space="preserve"> PAGEREF _Toc369593087 \h </w:instrText>
        </w:r>
        <w:r>
          <w:rPr>
            <w:noProof/>
            <w:webHidden/>
          </w:rPr>
        </w:r>
      </w:ins>
      <w:r>
        <w:rPr>
          <w:noProof/>
          <w:webHidden/>
        </w:rPr>
        <w:fldChar w:fldCharType="separate"/>
      </w:r>
      <w:ins w:id="262" w:author="paulac" w:date="2013-10-15T09:31:00Z">
        <w:r>
          <w:rPr>
            <w:noProof/>
            <w:webHidden/>
          </w:rPr>
          <w:t>42</w:t>
        </w:r>
        <w:r>
          <w:rPr>
            <w:noProof/>
            <w:webHidden/>
          </w:rPr>
          <w:fldChar w:fldCharType="end"/>
        </w:r>
        <w:r w:rsidRPr="00BC45E7">
          <w:rPr>
            <w:rStyle w:val="Enlla"/>
            <w:noProof/>
          </w:rPr>
          <w:fldChar w:fldCharType="end"/>
        </w:r>
      </w:ins>
    </w:p>
    <w:p w:rsidR="00372068" w:rsidRDefault="00372068">
      <w:pPr>
        <w:pStyle w:val="IDC4"/>
        <w:tabs>
          <w:tab w:val="left" w:pos="1540"/>
          <w:tab w:val="right" w:leader="dot" w:pos="8494"/>
        </w:tabs>
        <w:rPr>
          <w:ins w:id="263" w:author="paulac" w:date="2013-10-15T09:31:00Z"/>
          <w:rFonts w:eastAsiaTheme="minorEastAsia"/>
          <w:noProof/>
          <w:lang w:val="es-ES" w:eastAsia="es-ES"/>
        </w:rPr>
      </w:pPr>
      <w:ins w:id="264" w:author="paulac" w:date="2013-10-15T09:31:00Z">
        <w:r w:rsidRPr="00BC45E7">
          <w:rPr>
            <w:rStyle w:val="Enlla"/>
            <w:noProof/>
          </w:rPr>
          <w:fldChar w:fldCharType="begin"/>
        </w:r>
        <w:r w:rsidRPr="00BC45E7">
          <w:rPr>
            <w:rStyle w:val="Enlla"/>
            <w:noProof/>
          </w:rPr>
          <w:instrText xml:space="preserve"> </w:instrText>
        </w:r>
        <w:r>
          <w:rPr>
            <w:noProof/>
          </w:rPr>
          <w:instrText>HYPERLINK \l "_Toc369593088"</w:instrText>
        </w:r>
        <w:r w:rsidRPr="00BC45E7">
          <w:rPr>
            <w:rStyle w:val="Enlla"/>
            <w:noProof/>
          </w:rPr>
          <w:instrText xml:space="preserve"> </w:instrText>
        </w:r>
        <w:r w:rsidRPr="00BC45E7">
          <w:rPr>
            <w:rStyle w:val="Enlla"/>
            <w:noProof/>
          </w:rPr>
        </w:r>
        <w:r w:rsidRPr="00BC45E7">
          <w:rPr>
            <w:rStyle w:val="Enlla"/>
            <w:noProof/>
          </w:rPr>
          <w:fldChar w:fldCharType="separate"/>
        </w:r>
        <w:r w:rsidRPr="00BC45E7">
          <w:rPr>
            <w:rStyle w:val="Enlla"/>
            <w:noProof/>
          </w:rPr>
          <w:t>5.1.2.5</w:t>
        </w:r>
        <w:r>
          <w:rPr>
            <w:rFonts w:eastAsiaTheme="minorEastAsia"/>
            <w:noProof/>
            <w:lang w:val="es-ES" w:eastAsia="es-ES"/>
          </w:rPr>
          <w:tab/>
        </w:r>
        <w:r w:rsidRPr="00BC45E7">
          <w:rPr>
            <w:rStyle w:val="Enlla"/>
            <w:noProof/>
          </w:rPr>
          <w:t>Integració amb forms</w:t>
        </w:r>
        <w:r>
          <w:rPr>
            <w:noProof/>
            <w:webHidden/>
          </w:rPr>
          <w:tab/>
        </w:r>
        <w:r>
          <w:rPr>
            <w:noProof/>
            <w:webHidden/>
          </w:rPr>
          <w:fldChar w:fldCharType="begin"/>
        </w:r>
        <w:r>
          <w:rPr>
            <w:noProof/>
            <w:webHidden/>
          </w:rPr>
          <w:instrText xml:space="preserve"> PAGEREF _Toc369593088 \h </w:instrText>
        </w:r>
        <w:r>
          <w:rPr>
            <w:noProof/>
            <w:webHidden/>
          </w:rPr>
        </w:r>
      </w:ins>
      <w:r>
        <w:rPr>
          <w:noProof/>
          <w:webHidden/>
        </w:rPr>
        <w:fldChar w:fldCharType="separate"/>
      </w:r>
      <w:ins w:id="265" w:author="paulac" w:date="2013-10-15T09:31:00Z">
        <w:r>
          <w:rPr>
            <w:noProof/>
            <w:webHidden/>
          </w:rPr>
          <w:t>42</w:t>
        </w:r>
        <w:r>
          <w:rPr>
            <w:noProof/>
            <w:webHidden/>
          </w:rPr>
          <w:fldChar w:fldCharType="end"/>
        </w:r>
        <w:r w:rsidRPr="00BC45E7">
          <w:rPr>
            <w:rStyle w:val="Enlla"/>
            <w:noProof/>
          </w:rPr>
          <w:fldChar w:fldCharType="end"/>
        </w:r>
      </w:ins>
    </w:p>
    <w:p w:rsidR="00372068" w:rsidRDefault="00372068">
      <w:pPr>
        <w:pStyle w:val="IDC4"/>
        <w:tabs>
          <w:tab w:val="left" w:pos="1540"/>
          <w:tab w:val="right" w:leader="dot" w:pos="8494"/>
        </w:tabs>
        <w:rPr>
          <w:ins w:id="266" w:author="paulac" w:date="2013-10-15T09:31:00Z"/>
          <w:rFonts w:eastAsiaTheme="minorEastAsia"/>
          <w:noProof/>
          <w:lang w:val="es-ES" w:eastAsia="es-ES"/>
        </w:rPr>
      </w:pPr>
      <w:ins w:id="267" w:author="paulac" w:date="2013-10-15T09:31:00Z">
        <w:r w:rsidRPr="00BC45E7">
          <w:rPr>
            <w:rStyle w:val="Enlla"/>
            <w:noProof/>
          </w:rPr>
          <w:fldChar w:fldCharType="begin"/>
        </w:r>
        <w:r w:rsidRPr="00BC45E7">
          <w:rPr>
            <w:rStyle w:val="Enlla"/>
            <w:noProof/>
          </w:rPr>
          <w:instrText xml:space="preserve"> </w:instrText>
        </w:r>
        <w:r>
          <w:rPr>
            <w:noProof/>
          </w:rPr>
          <w:instrText>HYPERLINK \l "_Toc369593089"</w:instrText>
        </w:r>
        <w:r w:rsidRPr="00BC45E7">
          <w:rPr>
            <w:rStyle w:val="Enlla"/>
            <w:noProof/>
          </w:rPr>
          <w:instrText xml:space="preserve"> </w:instrText>
        </w:r>
        <w:r w:rsidRPr="00BC45E7">
          <w:rPr>
            <w:rStyle w:val="Enlla"/>
            <w:noProof/>
          </w:rPr>
        </w:r>
        <w:r w:rsidRPr="00BC45E7">
          <w:rPr>
            <w:rStyle w:val="Enlla"/>
            <w:noProof/>
          </w:rPr>
          <w:fldChar w:fldCharType="separate"/>
        </w:r>
        <w:r w:rsidRPr="00BC45E7">
          <w:rPr>
            <w:rStyle w:val="Enlla"/>
            <w:noProof/>
          </w:rPr>
          <w:t>5.1.2.6</w:t>
        </w:r>
        <w:r>
          <w:rPr>
            <w:rFonts w:eastAsiaTheme="minorEastAsia"/>
            <w:noProof/>
            <w:lang w:val="es-ES" w:eastAsia="es-ES"/>
          </w:rPr>
          <w:tab/>
        </w:r>
        <w:r w:rsidRPr="00BC45E7">
          <w:rPr>
            <w:rStyle w:val="Enlla"/>
            <w:noProof/>
          </w:rPr>
          <w:t>Enumeracions</w:t>
        </w:r>
        <w:r>
          <w:rPr>
            <w:noProof/>
            <w:webHidden/>
          </w:rPr>
          <w:tab/>
        </w:r>
        <w:r>
          <w:rPr>
            <w:noProof/>
            <w:webHidden/>
          </w:rPr>
          <w:fldChar w:fldCharType="begin"/>
        </w:r>
        <w:r>
          <w:rPr>
            <w:noProof/>
            <w:webHidden/>
          </w:rPr>
          <w:instrText xml:space="preserve"> PAGEREF _Toc369593089 \h </w:instrText>
        </w:r>
        <w:r>
          <w:rPr>
            <w:noProof/>
            <w:webHidden/>
          </w:rPr>
        </w:r>
      </w:ins>
      <w:r>
        <w:rPr>
          <w:noProof/>
          <w:webHidden/>
        </w:rPr>
        <w:fldChar w:fldCharType="separate"/>
      </w:r>
      <w:ins w:id="268" w:author="paulac" w:date="2013-10-15T09:31:00Z">
        <w:r>
          <w:rPr>
            <w:noProof/>
            <w:webHidden/>
          </w:rPr>
          <w:t>42</w:t>
        </w:r>
        <w:r>
          <w:rPr>
            <w:noProof/>
            <w:webHidden/>
          </w:rPr>
          <w:fldChar w:fldCharType="end"/>
        </w:r>
        <w:r w:rsidRPr="00BC45E7">
          <w:rPr>
            <w:rStyle w:val="Enlla"/>
            <w:noProof/>
          </w:rPr>
          <w:fldChar w:fldCharType="end"/>
        </w:r>
      </w:ins>
    </w:p>
    <w:p w:rsidR="00372068" w:rsidRDefault="00372068">
      <w:pPr>
        <w:pStyle w:val="IDC4"/>
        <w:tabs>
          <w:tab w:val="left" w:pos="1540"/>
          <w:tab w:val="right" w:leader="dot" w:pos="8494"/>
        </w:tabs>
        <w:rPr>
          <w:ins w:id="269" w:author="paulac" w:date="2013-10-15T09:31:00Z"/>
          <w:rFonts w:eastAsiaTheme="minorEastAsia"/>
          <w:noProof/>
          <w:lang w:val="es-ES" w:eastAsia="es-ES"/>
        </w:rPr>
      </w:pPr>
      <w:ins w:id="270" w:author="paulac" w:date="2013-10-15T09:31:00Z">
        <w:r w:rsidRPr="00BC45E7">
          <w:rPr>
            <w:rStyle w:val="Enlla"/>
            <w:noProof/>
          </w:rPr>
          <w:fldChar w:fldCharType="begin"/>
        </w:r>
        <w:r w:rsidRPr="00BC45E7">
          <w:rPr>
            <w:rStyle w:val="Enlla"/>
            <w:noProof/>
          </w:rPr>
          <w:instrText xml:space="preserve"> </w:instrText>
        </w:r>
        <w:r>
          <w:rPr>
            <w:noProof/>
          </w:rPr>
          <w:instrText>HYPERLINK \l "_Toc369593090"</w:instrText>
        </w:r>
        <w:r w:rsidRPr="00BC45E7">
          <w:rPr>
            <w:rStyle w:val="Enlla"/>
            <w:noProof/>
          </w:rPr>
          <w:instrText xml:space="preserve"> </w:instrText>
        </w:r>
        <w:r w:rsidRPr="00BC45E7">
          <w:rPr>
            <w:rStyle w:val="Enlla"/>
            <w:noProof/>
          </w:rPr>
        </w:r>
        <w:r w:rsidRPr="00BC45E7">
          <w:rPr>
            <w:rStyle w:val="Enlla"/>
            <w:noProof/>
          </w:rPr>
          <w:fldChar w:fldCharType="separate"/>
        </w:r>
        <w:r w:rsidRPr="00BC45E7">
          <w:rPr>
            <w:rStyle w:val="Enlla"/>
            <w:noProof/>
          </w:rPr>
          <w:t>5.1.2.7</w:t>
        </w:r>
        <w:r>
          <w:rPr>
            <w:rFonts w:eastAsiaTheme="minorEastAsia"/>
            <w:noProof/>
            <w:lang w:val="es-ES" w:eastAsia="es-ES"/>
          </w:rPr>
          <w:tab/>
        </w:r>
        <w:r w:rsidRPr="00BC45E7">
          <w:rPr>
            <w:rStyle w:val="Enlla"/>
            <w:noProof/>
          </w:rPr>
          <w:t>Documents</w:t>
        </w:r>
        <w:r>
          <w:rPr>
            <w:noProof/>
            <w:webHidden/>
          </w:rPr>
          <w:tab/>
        </w:r>
        <w:r>
          <w:rPr>
            <w:noProof/>
            <w:webHidden/>
          </w:rPr>
          <w:fldChar w:fldCharType="begin"/>
        </w:r>
        <w:r>
          <w:rPr>
            <w:noProof/>
            <w:webHidden/>
          </w:rPr>
          <w:instrText xml:space="preserve"> PAGEREF _Toc369593090 \h </w:instrText>
        </w:r>
        <w:r>
          <w:rPr>
            <w:noProof/>
            <w:webHidden/>
          </w:rPr>
        </w:r>
      </w:ins>
      <w:r>
        <w:rPr>
          <w:noProof/>
          <w:webHidden/>
        </w:rPr>
        <w:fldChar w:fldCharType="separate"/>
      </w:r>
      <w:ins w:id="271" w:author="paulac" w:date="2013-10-15T09:31:00Z">
        <w:r>
          <w:rPr>
            <w:noProof/>
            <w:webHidden/>
          </w:rPr>
          <w:t>43</w:t>
        </w:r>
        <w:r>
          <w:rPr>
            <w:noProof/>
            <w:webHidden/>
          </w:rPr>
          <w:fldChar w:fldCharType="end"/>
        </w:r>
        <w:r w:rsidRPr="00BC45E7">
          <w:rPr>
            <w:rStyle w:val="Enlla"/>
            <w:noProof/>
          </w:rPr>
          <w:fldChar w:fldCharType="end"/>
        </w:r>
      </w:ins>
    </w:p>
    <w:p w:rsidR="00372068" w:rsidRDefault="00372068">
      <w:pPr>
        <w:pStyle w:val="IDC4"/>
        <w:tabs>
          <w:tab w:val="left" w:pos="1540"/>
          <w:tab w:val="right" w:leader="dot" w:pos="8494"/>
        </w:tabs>
        <w:rPr>
          <w:ins w:id="272" w:author="paulac" w:date="2013-10-15T09:31:00Z"/>
          <w:rFonts w:eastAsiaTheme="minorEastAsia"/>
          <w:noProof/>
          <w:lang w:val="es-ES" w:eastAsia="es-ES"/>
        </w:rPr>
      </w:pPr>
      <w:ins w:id="273" w:author="paulac" w:date="2013-10-15T09:31:00Z">
        <w:r w:rsidRPr="00BC45E7">
          <w:rPr>
            <w:rStyle w:val="Enlla"/>
            <w:noProof/>
          </w:rPr>
          <w:fldChar w:fldCharType="begin"/>
        </w:r>
        <w:r w:rsidRPr="00BC45E7">
          <w:rPr>
            <w:rStyle w:val="Enlla"/>
            <w:noProof/>
          </w:rPr>
          <w:instrText xml:space="preserve"> </w:instrText>
        </w:r>
        <w:r>
          <w:rPr>
            <w:noProof/>
          </w:rPr>
          <w:instrText>HYPERLINK \l "_Toc369593091"</w:instrText>
        </w:r>
        <w:r w:rsidRPr="00BC45E7">
          <w:rPr>
            <w:rStyle w:val="Enlla"/>
            <w:noProof/>
          </w:rPr>
          <w:instrText xml:space="preserve"> </w:instrText>
        </w:r>
        <w:r w:rsidRPr="00BC45E7">
          <w:rPr>
            <w:rStyle w:val="Enlla"/>
            <w:noProof/>
          </w:rPr>
        </w:r>
        <w:r w:rsidRPr="00BC45E7">
          <w:rPr>
            <w:rStyle w:val="Enlla"/>
            <w:noProof/>
          </w:rPr>
          <w:fldChar w:fldCharType="separate"/>
        </w:r>
        <w:r w:rsidRPr="00BC45E7">
          <w:rPr>
            <w:rStyle w:val="Enlla"/>
            <w:noProof/>
          </w:rPr>
          <w:t>5.1.2.8</w:t>
        </w:r>
        <w:r>
          <w:rPr>
            <w:rFonts w:eastAsiaTheme="minorEastAsia"/>
            <w:noProof/>
            <w:lang w:val="es-ES" w:eastAsia="es-ES"/>
          </w:rPr>
          <w:tab/>
        </w:r>
        <w:r w:rsidRPr="00BC45E7">
          <w:rPr>
            <w:rStyle w:val="Enlla"/>
            <w:noProof/>
          </w:rPr>
          <w:t>Dominis</w:t>
        </w:r>
        <w:r>
          <w:rPr>
            <w:noProof/>
            <w:webHidden/>
          </w:rPr>
          <w:tab/>
        </w:r>
        <w:r>
          <w:rPr>
            <w:noProof/>
            <w:webHidden/>
          </w:rPr>
          <w:fldChar w:fldCharType="begin"/>
        </w:r>
        <w:r>
          <w:rPr>
            <w:noProof/>
            <w:webHidden/>
          </w:rPr>
          <w:instrText xml:space="preserve"> PAGEREF _Toc369593091 \h </w:instrText>
        </w:r>
        <w:r>
          <w:rPr>
            <w:noProof/>
            <w:webHidden/>
          </w:rPr>
        </w:r>
      </w:ins>
      <w:r>
        <w:rPr>
          <w:noProof/>
          <w:webHidden/>
        </w:rPr>
        <w:fldChar w:fldCharType="separate"/>
      </w:r>
      <w:ins w:id="274" w:author="paulac" w:date="2013-10-15T09:31:00Z">
        <w:r>
          <w:rPr>
            <w:noProof/>
            <w:webHidden/>
          </w:rPr>
          <w:t>44</w:t>
        </w:r>
        <w:r>
          <w:rPr>
            <w:noProof/>
            <w:webHidden/>
          </w:rPr>
          <w:fldChar w:fldCharType="end"/>
        </w:r>
        <w:r w:rsidRPr="00BC45E7">
          <w:rPr>
            <w:rStyle w:val="Enlla"/>
            <w:noProof/>
          </w:rPr>
          <w:fldChar w:fldCharType="end"/>
        </w:r>
      </w:ins>
    </w:p>
    <w:p w:rsidR="00372068" w:rsidRDefault="00372068">
      <w:pPr>
        <w:pStyle w:val="IDC4"/>
        <w:tabs>
          <w:tab w:val="left" w:pos="1540"/>
          <w:tab w:val="right" w:leader="dot" w:pos="8494"/>
        </w:tabs>
        <w:rPr>
          <w:ins w:id="275" w:author="paulac" w:date="2013-10-15T09:31:00Z"/>
          <w:rFonts w:eastAsiaTheme="minorEastAsia"/>
          <w:noProof/>
          <w:lang w:val="es-ES" w:eastAsia="es-ES"/>
        </w:rPr>
      </w:pPr>
      <w:ins w:id="276" w:author="paulac" w:date="2013-10-15T09:31:00Z">
        <w:r w:rsidRPr="00BC45E7">
          <w:rPr>
            <w:rStyle w:val="Enlla"/>
            <w:noProof/>
          </w:rPr>
          <w:fldChar w:fldCharType="begin"/>
        </w:r>
        <w:r w:rsidRPr="00BC45E7">
          <w:rPr>
            <w:rStyle w:val="Enlla"/>
            <w:noProof/>
          </w:rPr>
          <w:instrText xml:space="preserve"> </w:instrText>
        </w:r>
        <w:r>
          <w:rPr>
            <w:noProof/>
          </w:rPr>
          <w:instrText>HYPERLINK \l "_Toc369593092"</w:instrText>
        </w:r>
        <w:r w:rsidRPr="00BC45E7">
          <w:rPr>
            <w:rStyle w:val="Enlla"/>
            <w:noProof/>
          </w:rPr>
          <w:instrText xml:space="preserve"> </w:instrText>
        </w:r>
        <w:r w:rsidRPr="00BC45E7">
          <w:rPr>
            <w:rStyle w:val="Enlla"/>
            <w:noProof/>
          </w:rPr>
        </w:r>
        <w:r w:rsidRPr="00BC45E7">
          <w:rPr>
            <w:rStyle w:val="Enlla"/>
            <w:noProof/>
          </w:rPr>
          <w:fldChar w:fldCharType="separate"/>
        </w:r>
        <w:r w:rsidRPr="00BC45E7">
          <w:rPr>
            <w:rStyle w:val="Enlla"/>
            <w:noProof/>
          </w:rPr>
          <w:t>5.1.2.9</w:t>
        </w:r>
        <w:r>
          <w:rPr>
            <w:rFonts w:eastAsiaTheme="minorEastAsia"/>
            <w:noProof/>
            <w:lang w:val="es-ES" w:eastAsia="es-ES"/>
          </w:rPr>
          <w:tab/>
        </w:r>
        <w:r w:rsidRPr="00BC45E7">
          <w:rPr>
            <w:rStyle w:val="Enlla"/>
            <w:noProof/>
          </w:rPr>
          <w:t>Consultes</w:t>
        </w:r>
        <w:r>
          <w:rPr>
            <w:noProof/>
            <w:webHidden/>
          </w:rPr>
          <w:tab/>
        </w:r>
        <w:r>
          <w:rPr>
            <w:noProof/>
            <w:webHidden/>
          </w:rPr>
          <w:fldChar w:fldCharType="begin"/>
        </w:r>
        <w:r>
          <w:rPr>
            <w:noProof/>
            <w:webHidden/>
          </w:rPr>
          <w:instrText xml:space="preserve"> PAGEREF _Toc369593092 \h </w:instrText>
        </w:r>
        <w:r>
          <w:rPr>
            <w:noProof/>
            <w:webHidden/>
          </w:rPr>
        </w:r>
      </w:ins>
      <w:r>
        <w:rPr>
          <w:noProof/>
          <w:webHidden/>
        </w:rPr>
        <w:fldChar w:fldCharType="separate"/>
      </w:r>
      <w:ins w:id="277" w:author="paulac" w:date="2013-10-15T09:31:00Z">
        <w:r>
          <w:rPr>
            <w:noProof/>
            <w:webHidden/>
          </w:rPr>
          <w:t>45</w:t>
        </w:r>
        <w:r>
          <w:rPr>
            <w:noProof/>
            <w:webHidden/>
          </w:rPr>
          <w:fldChar w:fldCharType="end"/>
        </w:r>
        <w:r w:rsidRPr="00BC45E7">
          <w:rPr>
            <w:rStyle w:val="Enlla"/>
            <w:noProof/>
          </w:rPr>
          <w:fldChar w:fldCharType="end"/>
        </w:r>
      </w:ins>
    </w:p>
    <w:p w:rsidR="00372068" w:rsidRDefault="00372068">
      <w:pPr>
        <w:pStyle w:val="IDC4"/>
        <w:tabs>
          <w:tab w:val="left" w:pos="1760"/>
          <w:tab w:val="right" w:leader="dot" w:pos="8494"/>
        </w:tabs>
        <w:rPr>
          <w:ins w:id="278" w:author="paulac" w:date="2013-10-15T09:31:00Z"/>
          <w:rFonts w:eastAsiaTheme="minorEastAsia"/>
          <w:noProof/>
          <w:lang w:val="es-ES" w:eastAsia="es-ES"/>
        </w:rPr>
      </w:pPr>
      <w:ins w:id="279" w:author="paulac" w:date="2013-10-15T09:31:00Z">
        <w:r w:rsidRPr="00BC45E7">
          <w:rPr>
            <w:rStyle w:val="Enlla"/>
            <w:noProof/>
          </w:rPr>
          <w:fldChar w:fldCharType="begin"/>
        </w:r>
        <w:r w:rsidRPr="00BC45E7">
          <w:rPr>
            <w:rStyle w:val="Enlla"/>
            <w:noProof/>
          </w:rPr>
          <w:instrText xml:space="preserve"> </w:instrText>
        </w:r>
        <w:r>
          <w:rPr>
            <w:noProof/>
          </w:rPr>
          <w:instrText>HYPERLINK \l "_Toc369593093"</w:instrText>
        </w:r>
        <w:r w:rsidRPr="00BC45E7">
          <w:rPr>
            <w:rStyle w:val="Enlla"/>
            <w:noProof/>
          </w:rPr>
          <w:instrText xml:space="preserve"> </w:instrText>
        </w:r>
        <w:r w:rsidRPr="00BC45E7">
          <w:rPr>
            <w:rStyle w:val="Enlla"/>
            <w:noProof/>
          </w:rPr>
        </w:r>
        <w:r w:rsidRPr="00BC45E7">
          <w:rPr>
            <w:rStyle w:val="Enlla"/>
            <w:noProof/>
          </w:rPr>
          <w:fldChar w:fldCharType="separate"/>
        </w:r>
        <w:r w:rsidRPr="00BC45E7">
          <w:rPr>
            <w:rStyle w:val="Enlla"/>
            <w:noProof/>
          </w:rPr>
          <w:t>5.1.2.10</w:t>
        </w:r>
        <w:r>
          <w:rPr>
            <w:rFonts w:eastAsiaTheme="minorEastAsia"/>
            <w:noProof/>
            <w:lang w:val="es-ES" w:eastAsia="es-ES"/>
          </w:rPr>
          <w:tab/>
        </w:r>
        <w:r w:rsidRPr="00BC45E7">
          <w:rPr>
            <w:rStyle w:val="Enlla"/>
            <w:noProof/>
          </w:rPr>
          <w:t>Redirecció</w:t>
        </w:r>
        <w:r>
          <w:rPr>
            <w:noProof/>
            <w:webHidden/>
          </w:rPr>
          <w:tab/>
        </w:r>
        <w:r>
          <w:rPr>
            <w:noProof/>
            <w:webHidden/>
          </w:rPr>
          <w:fldChar w:fldCharType="begin"/>
        </w:r>
        <w:r>
          <w:rPr>
            <w:noProof/>
            <w:webHidden/>
          </w:rPr>
          <w:instrText xml:space="preserve"> PAGEREF _Toc369593093 \h </w:instrText>
        </w:r>
        <w:r>
          <w:rPr>
            <w:noProof/>
            <w:webHidden/>
          </w:rPr>
        </w:r>
      </w:ins>
      <w:r>
        <w:rPr>
          <w:noProof/>
          <w:webHidden/>
        </w:rPr>
        <w:fldChar w:fldCharType="separate"/>
      </w:r>
      <w:ins w:id="280" w:author="paulac" w:date="2013-10-15T09:31:00Z">
        <w:r>
          <w:rPr>
            <w:noProof/>
            <w:webHidden/>
          </w:rPr>
          <w:t>48</w:t>
        </w:r>
        <w:r>
          <w:rPr>
            <w:noProof/>
            <w:webHidden/>
          </w:rPr>
          <w:fldChar w:fldCharType="end"/>
        </w:r>
        <w:r w:rsidRPr="00BC45E7">
          <w:rPr>
            <w:rStyle w:val="Enlla"/>
            <w:noProof/>
          </w:rPr>
          <w:fldChar w:fldCharType="end"/>
        </w:r>
      </w:ins>
    </w:p>
    <w:p w:rsidR="00372068" w:rsidRDefault="00372068">
      <w:pPr>
        <w:pStyle w:val="IDC2"/>
        <w:tabs>
          <w:tab w:val="left" w:pos="880"/>
          <w:tab w:val="right" w:leader="dot" w:pos="8494"/>
        </w:tabs>
        <w:rPr>
          <w:ins w:id="281" w:author="paulac" w:date="2013-10-15T09:31:00Z"/>
          <w:rFonts w:eastAsiaTheme="minorEastAsia"/>
          <w:noProof/>
          <w:lang w:val="es-ES" w:eastAsia="es-ES"/>
        </w:rPr>
      </w:pPr>
      <w:ins w:id="282" w:author="paulac" w:date="2013-10-15T09:31:00Z">
        <w:r w:rsidRPr="00BC45E7">
          <w:rPr>
            <w:rStyle w:val="Enlla"/>
            <w:noProof/>
          </w:rPr>
          <w:fldChar w:fldCharType="begin"/>
        </w:r>
        <w:r w:rsidRPr="00BC45E7">
          <w:rPr>
            <w:rStyle w:val="Enlla"/>
            <w:noProof/>
          </w:rPr>
          <w:instrText xml:space="preserve"> </w:instrText>
        </w:r>
        <w:r>
          <w:rPr>
            <w:noProof/>
          </w:rPr>
          <w:instrText>HYPERLINK \l "_Toc369593094"</w:instrText>
        </w:r>
        <w:r w:rsidRPr="00BC45E7">
          <w:rPr>
            <w:rStyle w:val="Enlla"/>
            <w:noProof/>
          </w:rPr>
          <w:instrText xml:space="preserve"> </w:instrText>
        </w:r>
        <w:r w:rsidRPr="00BC45E7">
          <w:rPr>
            <w:rStyle w:val="Enlla"/>
            <w:noProof/>
          </w:rPr>
        </w:r>
        <w:r w:rsidRPr="00BC45E7">
          <w:rPr>
            <w:rStyle w:val="Enlla"/>
            <w:noProof/>
          </w:rPr>
          <w:fldChar w:fldCharType="separate"/>
        </w:r>
        <w:r w:rsidRPr="00BC45E7">
          <w:rPr>
            <w:rStyle w:val="Enlla"/>
            <w:noProof/>
          </w:rPr>
          <w:t>5.2</w:t>
        </w:r>
        <w:r>
          <w:rPr>
            <w:rFonts w:eastAsiaTheme="minorEastAsia"/>
            <w:noProof/>
            <w:lang w:val="es-ES" w:eastAsia="es-ES"/>
          </w:rPr>
          <w:tab/>
        </w:r>
        <w:r w:rsidRPr="00BC45E7">
          <w:rPr>
            <w:rStyle w:val="Enlla"/>
            <w:noProof/>
          </w:rPr>
          <w:t>Definició de procés</w:t>
        </w:r>
        <w:r>
          <w:rPr>
            <w:noProof/>
            <w:webHidden/>
          </w:rPr>
          <w:tab/>
        </w:r>
        <w:r>
          <w:rPr>
            <w:noProof/>
            <w:webHidden/>
          </w:rPr>
          <w:fldChar w:fldCharType="begin"/>
        </w:r>
        <w:r>
          <w:rPr>
            <w:noProof/>
            <w:webHidden/>
          </w:rPr>
          <w:instrText xml:space="preserve"> PAGEREF _Toc369593094 \h </w:instrText>
        </w:r>
        <w:r>
          <w:rPr>
            <w:noProof/>
            <w:webHidden/>
          </w:rPr>
        </w:r>
      </w:ins>
      <w:r>
        <w:rPr>
          <w:noProof/>
          <w:webHidden/>
        </w:rPr>
        <w:fldChar w:fldCharType="separate"/>
      </w:r>
      <w:ins w:id="283" w:author="paulac" w:date="2013-10-15T09:31:00Z">
        <w:r>
          <w:rPr>
            <w:noProof/>
            <w:webHidden/>
          </w:rPr>
          <w:t>48</w:t>
        </w:r>
        <w:r>
          <w:rPr>
            <w:noProof/>
            <w:webHidden/>
          </w:rPr>
          <w:fldChar w:fldCharType="end"/>
        </w:r>
        <w:r w:rsidRPr="00BC45E7">
          <w:rPr>
            <w:rStyle w:val="Enlla"/>
            <w:noProof/>
          </w:rPr>
          <w:fldChar w:fldCharType="end"/>
        </w:r>
      </w:ins>
    </w:p>
    <w:p w:rsidR="00372068" w:rsidRDefault="00372068">
      <w:pPr>
        <w:pStyle w:val="IDC3"/>
        <w:tabs>
          <w:tab w:val="left" w:pos="1320"/>
          <w:tab w:val="right" w:leader="dot" w:pos="8494"/>
        </w:tabs>
        <w:rPr>
          <w:ins w:id="284" w:author="paulac" w:date="2013-10-15T09:31:00Z"/>
          <w:rFonts w:eastAsiaTheme="minorEastAsia"/>
          <w:noProof/>
          <w:lang w:val="es-ES" w:eastAsia="es-ES"/>
        </w:rPr>
      </w:pPr>
      <w:ins w:id="285" w:author="paulac" w:date="2013-10-15T09:31:00Z">
        <w:r w:rsidRPr="00BC45E7">
          <w:rPr>
            <w:rStyle w:val="Enlla"/>
            <w:noProof/>
          </w:rPr>
          <w:fldChar w:fldCharType="begin"/>
        </w:r>
        <w:r w:rsidRPr="00BC45E7">
          <w:rPr>
            <w:rStyle w:val="Enlla"/>
            <w:noProof/>
          </w:rPr>
          <w:instrText xml:space="preserve"> </w:instrText>
        </w:r>
        <w:r>
          <w:rPr>
            <w:noProof/>
          </w:rPr>
          <w:instrText>HYPERLINK \l "_Toc369593095"</w:instrText>
        </w:r>
        <w:r w:rsidRPr="00BC45E7">
          <w:rPr>
            <w:rStyle w:val="Enlla"/>
            <w:noProof/>
          </w:rPr>
          <w:instrText xml:space="preserve"> </w:instrText>
        </w:r>
        <w:r w:rsidRPr="00BC45E7">
          <w:rPr>
            <w:rStyle w:val="Enlla"/>
            <w:noProof/>
          </w:rPr>
        </w:r>
        <w:r w:rsidRPr="00BC45E7">
          <w:rPr>
            <w:rStyle w:val="Enlla"/>
            <w:noProof/>
          </w:rPr>
          <w:fldChar w:fldCharType="separate"/>
        </w:r>
        <w:r w:rsidRPr="00BC45E7">
          <w:rPr>
            <w:rStyle w:val="Enlla"/>
            <w:noProof/>
          </w:rPr>
          <w:t>5.2.1</w:t>
        </w:r>
        <w:r>
          <w:rPr>
            <w:rFonts w:eastAsiaTheme="minorEastAsia"/>
            <w:noProof/>
            <w:lang w:val="es-ES" w:eastAsia="es-ES"/>
          </w:rPr>
          <w:tab/>
        </w:r>
        <w:r w:rsidRPr="00BC45E7">
          <w:rPr>
            <w:rStyle w:val="Enlla"/>
            <w:noProof/>
          </w:rPr>
          <w:t>Desplegament</w:t>
        </w:r>
        <w:r>
          <w:rPr>
            <w:noProof/>
            <w:webHidden/>
          </w:rPr>
          <w:tab/>
        </w:r>
        <w:r>
          <w:rPr>
            <w:noProof/>
            <w:webHidden/>
          </w:rPr>
          <w:fldChar w:fldCharType="begin"/>
        </w:r>
        <w:r>
          <w:rPr>
            <w:noProof/>
            <w:webHidden/>
          </w:rPr>
          <w:instrText xml:space="preserve"> PAGEREF _Toc369593095 \h </w:instrText>
        </w:r>
        <w:r>
          <w:rPr>
            <w:noProof/>
            <w:webHidden/>
          </w:rPr>
        </w:r>
      </w:ins>
      <w:r>
        <w:rPr>
          <w:noProof/>
          <w:webHidden/>
        </w:rPr>
        <w:fldChar w:fldCharType="separate"/>
      </w:r>
      <w:ins w:id="286" w:author="paulac" w:date="2013-10-15T09:31:00Z">
        <w:r>
          <w:rPr>
            <w:noProof/>
            <w:webHidden/>
          </w:rPr>
          <w:t>48</w:t>
        </w:r>
        <w:r>
          <w:rPr>
            <w:noProof/>
            <w:webHidden/>
          </w:rPr>
          <w:fldChar w:fldCharType="end"/>
        </w:r>
        <w:r w:rsidRPr="00BC45E7">
          <w:rPr>
            <w:rStyle w:val="Enlla"/>
            <w:noProof/>
          </w:rPr>
          <w:fldChar w:fldCharType="end"/>
        </w:r>
      </w:ins>
    </w:p>
    <w:p w:rsidR="00372068" w:rsidRDefault="00372068">
      <w:pPr>
        <w:pStyle w:val="IDC3"/>
        <w:tabs>
          <w:tab w:val="left" w:pos="1320"/>
          <w:tab w:val="right" w:leader="dot" w:pos="8494"/>
        </w:tabs>
        <w:rPr>
          <w:ins w:id="287" w:author="paulac" w:date="2013-10-15T09:31:00Z"/>
          <w:rFonts w:eastAsiaTheme="minorEastAsia"/>
          <w:noProof/>
          <w:lang w:val="es-ES" w:eastAsia="es-ES"/>
        </w:rPr>
      </w:pPr>
      <w:ins w:id="288" w:author="paulac" w:date="2013-10-15T09:31:00Z">
        <w:r w:rsidRPr="00BC45E7">
          <w:rPr>
            <w:rStyle w:val="Enlla"/>
            <w:noProof/>
          </w:rPr>
          <w:fldChar w:fldCharType="begin"/>
        </w:r>
        <w:r w:rsidRPr="00BC45E7">
          <w:rPr>
            <w:rStyle w:val="Enlla"/>
            <w:noProof/>
          </w:rPr>
          <w:instrText xml:space="preserve"> </w:instrText>
        </w:r>
        <w:r>
          <w:rPr>
            <w:noProof/>
          </w:rPr>
          <w:instrText>HYPERLINK \l "_Toc369593096"</w:instrText>
        </w:r>
        <w:r w:rsidRPr="00BC45E7">
          <w:rPr>
            <w:rStyle w:val="Enlla"/>
            <w:noProof/>
          </w:rPr>
          <w:instrText xml:space="preserve"> </w:instrText>
        </w:r>
        <w:r w:rsidRPr="00BC45E7">
          <w:rPr>
            <w:rStyle w:val="Enlla"/>
            <w:noProof/>
          </w:rPr>
        </w:r>
        <w:r w:rsidRPr="00BC45E7">
          <w:rPr>
            <w:rStyle w:val="Enlla"/>
            <w:noProof/>
          </w:rPr>
          <w:fldChar w:fldCharType="separate"/>
        </w:r>
        <w:r w:rsidRPr="00BC45E7">
          <w:rPr>
            <w:rStyle w:val="Enlla"/>
            <w:noProof/>
          </w:rPr>
          <w:t>5.2.2</w:t>
        </w:r>
        <w:r>
          <w:rPr>
            <w:rFonts w:eastAsiaTheme="minorEastAsia"/>
            <w:noProof/>
            <w:lang w:val="es-ES" w:eastAsia="es-ES"/>
          </w:rPr>
          <w:tab/>
        </w:r>
        <w:r w:rsidRPr="00BC45E7">
          <w:rPr>
            <w:rStyle w:val="Enlla"/>
            <w:noProof/>
          </w:rPr>
          <w:t>Visualització i modificació de la definició de procés</w:t>
        </w:r>
        <w:r>
          <w:rPr>
            <w:noProof/>
            <w:webHidden/>
          </w:rPr>
          <w:tab/>
        </w:r>
        <w:r>
          <w:rPr>
            <w:noProof/>
            <w:webHidden/>
          </w:rPr>
          <w:fldChar w:fldCharType="begin"/>
        </w:r>
        <w:r>
          <w:rPr>
            <w:noProof/>
            <w:webHidden/>
          </w:rPr>
          <w:instrText xml:space="preserve"> PAGEREF _Toc369593096 \h </w:instrText>
        </w:r>
        <w:r>
          <w:rPr>
            <w:noProof/>
            <w:webHidden/>
          </w:rPr>
        </w:r>
      </w:ins>
      <w:r>
        <w:rPr>
          <w:noProof/>
          <w:webHidden/>
        </w:rPr>
        <w:fldChar w:fldCharType="separate"/>
      </w:r>
      <w:ins w:id="289" w:author="paulac" w:date="2013-10-15T09:31:00Z">
        <w:r>
          <w:rPr>
            <w:noProof/>
            <w:webHidden/>
          </w:rPr>
          <w:t>49</w:t>
        </w:r>
        <w:r>
          <w:rPr>
            <w:noProof/>
            <w:webHidden/>
          </w:rPr>
          <w:fldChar w:fldCharType="end"/>
        </w:r>
        <w:r w:rsidRPr="00BC45E7">
          <w:rPr>
            <w:rStyle w:val="Enlla"/>
            <w:noProof/>
          </w:rPr>
          <w:fldChar w:fldCharType="end"/>
        </w:r>
      </w:ins>
    </w:p>
    <w:p w:rsidR="00372068" w:rsidRDefault="00372068">
      <w:pPr>
        <w:pStyle w:val="IDC4"/>
        <w:tabs>
          <w:tab w:val="left" w:pos="1540"/>
          <w:tab w:val="right" w:leader="dot" w:pos="8494"/>
        </w:tabs>
        <w:rPr>
          <w:ins w:id="290" w:author="paulac" w:date="2013-10-15T09:31:00Z"/>
          <w:rFonts w:eastAsiaTheme="minorEastAsia"/>
          <w:noProof/>
          <w:lang w:val="es-ES" w:eastAsia="es-ES"/>
        </w:rPr>
      </w:pPr>
      <w:ins w:id="291" w:author="paulac" w:date="2013-10-15T09:31:00Z">
        <w:r w:rsidRPr="00BC45E7">
          <w:rPr>
            <w:rStyle w:val="Enlla"/>
            <w:noProof/>
          </w:rPr>
          <w:fldChar w:fldCharType="begin"/>
        </w:r>
        <w:r w:rsidRPr="00BC45E7">
          <w:rPr>
            <w:rStyle w:val="Enlla"/>
            <w:noProof/>
          </w:rPr>
          <w:instrText xml:space="preserve"> </w:instrText>
        </w:r>
        <w:r>
          <w:rPr>
            <w:noProof/>
          </w:rPr>
          <w:instrText>HYPERLINK \l "_Toc369593097"</w:instrText>
        </w:r>
        <w:r w:rsidRPr="00BC45E7">
          <w:rPr>
            <w:rStyle w:val="Enlla"/>
            <w:noProof/>
          </w:rPr>
          <w:instrText xml:space="preserve"> </w:instrText>
        </w:r>
        <w:r w:rsidRPr="00BC45E7">
          <w:rPr>
            <w:rStyle w:val="Enlla"/>
            <w:noProof/>
          </w:rPr>
        </w:r>
        <w:r w:rsidRPr="00BC45E7">
          <w:rPr>
            <w:rStyle w:val="Enlla"/>
            <w:noProof/>
          </w:rPr>
          <w:fldChar w:fldCharType="separate"/>
        </w:r>
        <w:r w:rsidRPr="00BC45E7">
          <w:rPr>
            <w:rStyle w:val="Enlla"/>
            <w:noProof/>
          </w:rPr>
          <w:t>5.2.2.1</w:t>
        </w:r>
        <w:r>
          <w:rPr>
            <w:rFonts w:eastAsiaTheme="minorEastAsia"/>
            <w:noProof/>
            <w:lang w:val="es-ES" w:eastAsia="es-ES"/>
          </w:rPr>
          <w:tab/>
        </w:r>
        <w:r w:rsidRPr="00BC45E7">
          <w:rPr>
            <w:rStyle w:val="Enlla"/>
            <w:noProof/>
          </w:rPr>
          <w:t>Detalls</w:t>
        </w:r>
        <w:r>
          <w:rPr>
            <w:noProof/>
            <w:webHidden/>
          </w:rPr>
          <w:tab/>
        </w:r>
        <w:r>
          <w:rPr>
            <w:noProof/>
            <w:webHidden/>
          </w:rPr>
          <w:fldChar w:fldCharType="begin"/>
        </w:r>
        <w:r>
          <w:rPr>
            <w:noProof/>
            <w:webHidden/>
          </w:rPr>
          <w:instrText xml:space="preserve"> PAGEREF _Toc369593097 \h </w:instrText>
        </w:r>
        <w:r>
          <w:rPr>
            <w:noProof/>
            <w:webHidden/>
          </w:rPr>
        </w:r>
      </w:ins>
      <w:r>
        <w:rPr>
          <w:noProof/>
          <w:webHidden/>
        </w:rPr>
        <w:fldChar w:fldCharType="separate"/>
      </w:r>
      <w:ins w:id="292" w:author="paulac" w:date="2013-10-15T09:31:00Z">
        <w:r>
          <w:rPr>
            <w:noProof/>
            <w:webHidden/>
          </w:rPr>
          <w:t>49</w:t>
        </w:r>
        <w:r>
          <w:rPr>
            <w:noProof/>
            <w:webHidden/>
          </w:rPr>
          <w:fldChar w:fldCharType="end"/>
        </w:r>
        <w:r w:rsidRPr="00BC45E7">
          <w:rPr>
            <w:rStyle w:val="Enlla"/>
            <w:noProof/>
          </w:rPr>
          <w:fldChar w:fldCharType="end"/>
        </w:r>
      </w:ins>
    </w:p>
    <w:p w:rsidR="00372068" w:rsidRDefault="00372068">
      <w:pPr>
        <w:pStyle w:val="IDC4"/>
        <w:tabs>
          <w:tab w:val="left" w:pos="1540"/>
          <w:tab w:val="right" w:leader="dot" w:pos="8494"/>
        </w:tabs>
        <w:rPr>
          <w:ins w:id="293" w:author="paulac" w:date="2013-10-15T09:31:00Z"/>
          <w:rFonts w:eastAsiaTheme="minorEastAsia"/>
          <w:noProof/>
          <w:lang w:val="es-ES" w:eastAsia="es-ES"/>
        </w:rPr>
      </w:pPr>
      <w:ins w:id="294" w:author="paulac" w:date="2013-10-15T09:31:00Z">
        <w:r w:rsidRPr="00BC45E7">
          <w:rPr>
            <w:rStyle w:val="Enlla"/>
            <w:noProof/>
          </w:rPr>
          <w:fldChar w:fldCharType="begin"/>
        </w:r>
        <w:r w:rsidRPr="00BC45E7">
          <w:rPr>
            <w:rStyle w:val="Enlla"/>
            <w:noProof/>
          </w:rPr>
          <w:instrText xml:space="preserve"> </w:instrText>
        </w:r>
        <w:r>
          <w:rPr>
            <w:noProof/>
          </w:rPr>
          <w:instrText>HYPERLINK \l "_Toc369593098"</w:instrText>
        </w:r>
        <w:r w:rsidRPr="00BC45E7">
          <w:rPr>
            <w:rStyle w:val="Enlla"/>
            <w:noProof/>
          </w:rPr>
          <w:instrText xml:space="preserve"> </w:instrText>
        </w:r>
        <w:r w:rsidRPr="00BC45E7">
          <w:rPr>
            <w:rStyle w:val="Enlla"/>
            <w:noProof/>
          </w:rPr>
        </w:r>
        <w:r w:rsidRPr="00BC45E7">
          <w:rPr>
            <w:rStyle w:val="Enlla"/>
            <w:noProof/>
          </w:rPr>
          <w:fldChar w:fldCharType="separate"/>
        </w:r>
        <w:r w:rsidRPr="00BC45E7">
          <w:rPr>
            <w:rStyle w:val="Enlla"/>
            <w:noProof/>
          </w:rPr>
          <w:t>5.2.2.2</w:t>
        </w:r>
        <w:r>
          <w:rPr>
            <w:rFonts w:eastAsiaTheme="minorEastAsia"/>
            <w:noProof/>
            <w:lang w:val="es-ES" w:eastAsia="es-ES"/>
          </w:rPr>
          <w:tab/>
        </w:r>
        <w:r w:rsidRPr="00BC45E7">
          <w:rPr>
            <w:rStyle w:val="Enlla"/>
            <w:noProof/>
          </w:rPr>
          <w:t>Tasques</w:t>
        </w:r>
        <w:r>
          <w:rPr>
            <w:noProof/>
            <w:webHidden/>
          </w:rPr>
          <w:tab/>
        </w:r>
        <w:r>
          <w:rPr>
            <w:noProof/>
            <w:webHidden/>
          </w:rPr>
          <w:fldChar w:fldCharType="begin"/>
        </w:r>
        <w:r>
          <w:rPr>
            <w:noProof/>
            <w:webHidden/>
          </w:rPr>
          <w:instrText xml:space="preserve"> PAGEREF _Toc369593098 \h </w:instrText>
        </w:r>
        <w:r>
          <w:rPr>
            <w:noProof/>
            <w:webHidden/>
          </w:rPr>
        </w:r>
      </w:ins>
      <w:r>
        <w:rPr>
          <w:noProof/>
          <w:webHidden/>
        </w:rPr>
        <w:fldChar w:fldCharType="separate"/>
      </w:r>
      <w:ins w:id="295" w:author="paulac" w:date="2013-10-15T09:31:00Z">
        <w:r>
          <w:rPr>
            <w:noProof/>
            <w:webHidden/>
          </w:rPr>
          <w:t>49</w:t>
        </w:r>
        <w:r>
          <w:rPr>
            <w:noProof/>
            <w:webHidden/>
          </w:rPr>
          <w:fldChar w:fldCharType="end"/>
        </w:r>
        <w:r w:rsidRPr="00BC45E7">
          <w:rPr>
            <w:rStyle w:val="Enlla"/>
            <w:noProof/>
          </w:rPr>
          <w:fldChar w:fldCharType="end"/>
        </w:r>
      </w:ins>
    </w:p>
    <w:p w:rsidR="00372068" w:rsidRDefault="00372068">
      <w:pPr>
        <w:pStyle w:val="IDC4"/>
        <w:tabs>
          <w:tab w:val="left" w:pos="1540"/>
          <w:tab w:val="right" w:leader="dot" w:pos="8494"/>
        </w:tabs>
        <w:rPr>
          <w:ins w:id="296" w:author="paulac" w:date="2013-10-15T09:31:00Z"/>
          <w:rFonts w:eastAsiaTheme="minorEastAsia"/>
          <w:noProof/>
          <w:lang w:val="es-ES" w:eastAsia="es-ES"/>
        </w:rPr>
      </w:pPr>
      <w:ins w:id="297" w:author="paulac" w:date="2013-10-15T09:31:00Z">
        <w:r w:rsidRPr="00BC45E7">
          <w:rPr>
            <w:rStyle w:val="Enlla"/>
            <w:noProof/>
          </w:rPr>
          <w:fldChar w:fldCharType="begin"/>
        </w:r>
        <w:r w:rsidRPr="00BC45E7">
          <w:rPr>
            <w:rStyle w:val="Enlla"/>
            <w:noProof/>
          </w:rPr>
          <w:instrText xml:space="preserve"> </w:instrText>
        </w:r>
        <w:r>
          <w:rPr>
            <w:noProof/>
          </w:rPr>
          <w:instrText>HYPERLINK \l "_Toc369593099"</w:instrText>
        </w:r>
        <w:r w:rsidRPr="00BC45E7">
          <w:rPr>
            <w:rStyle w:val="Enlla"/>
            <w:noProof/>
          </w:rPr>
          <w:instrText xml:space="preserve"> </w:instrText>
        </w:r>
        <w:r w:rsidRPr="00BC45E7">
          <w:rPr>
            <w:rStyle w:val="Enlla"/>
            <w:noProof/>
          </w:rPr>
        </w:r>
        <w:r w:rsidRPr="00BC45E7">
          <w:rPr>
            <w:rStyle w:val="Enlla"/>
            <w:noProof/>
          </w:rPr>
          <w:fldChar w:fldCharType="separate"/>
        </w:r>
        <w:r w:rsidRPr="00BC45E7">
          <w:rPr>
            <w:rStyle w:val="Enlla"/>
            <w:noProof/>
          </w:rPr>
          <w:t>5.2.2.3</w:t>
        </w:r>
        <w:r>
          <w:rPr>
            <w:rFonts w:eastAsiaTheme="minorEastAsia"/>
            <w:noProof/>
            <w:lang w:val="es-ES" w:eastAsia="es-ES"/>
          </w:rPr>
          <w:tab/>
        </w:r>
        <w:r w:rsidRPr="00BC45E7">
          <w:rPr>
            <w:rStyle w:val="Enlla"/>
            <w:noProof/>
          </w:rPr>
          <w:t>Variables</w:t>
        </w:r>
        <w:r>
          <w:rPr>
            <w:noProof/>
            <w:webHidden/>
          </w:rPr>
          <w:tab/>
        </w:r>
        <w:r>
          <w:rPr>
            <w:noProof/>
            <w:webHidden/>
          </w:rPr>
          <w:fldChar w:fldCharType="begin"/>
        </w:r>
        <w:r>
          <w:rPr>
            <w:noProof/>
            <w:webHidden/>
          </w:rPr>
          <w:instrText xml:space="preserve"> PAGEREF _Toc369593099 \h </w:instrText>
        </w:r>
        <w:r>
          <w:rPr>
            <w:noProof/>
            <w:webHidden/>
          </w:rPr>
        </w:r>
      </w:ins>
      <w:r>
        <w:rPr>
          <w:noProof/>
          <w:webHidden/>
        </w:rPr>
        <w:fldChar w:fldCharType="separate"/>
      </w:r>
      <w:ins w:id="298" w:author="paulac" w:date="2013-10-15T09:31:00Z">
        <w:r>
          <w:rPr>
            <w:noProof/>
            <w:webHidden/>
          </w:rPr>
          <w:t>52</w:t>
        </w:r>
        <w:r>
          <w:rPr>
            <w:noProof/>
            <w:webHidden/>
          </w:rPr>
          <w:fldChar w:fldCharType="end"/>
        </w:r>
        <w:r w:rsidRPr="00BC45E7">
          <w:rPr>
            <w:rStyle w:val="Enlla"/>
            <w:noProof/>
          </w:rPr>
          <w:fldChar w:fldCharType="end"/>
        </w:r>
      </w:ins>
    </w:p>
    <w:p w:rsidR="00372068" w:rsidRDefault="00372068">
      <w:pPr>
        <w:pStyle w:val="IDC4"/>
        <w:tabs>
          <w:tab w:val="left" w:pos="1540"/>
          <w:tab w:val="right" w:leader="dot" w:pos="8494"/>
        </w:tabs>
        <w:rPr>
          <w:ins w:id="299" w:author="paulac" w:date="2013-10-15T09:31:00Z"/>
          <w:rFonts w:eastAsiaTheme="minorEastAsia"/>
          <w:noProof/>
          <w:lang w:val="es-ES" w:eastAsia="es-ES"/>
        </w:rPr>
      </w:pPr>
      <w:ins w:id="300" w:author="paulac" w:date="2013-10-15T09:31:00Z">
        <w:r w:rsidRPr="00BC45E7">
          <w:rPr>
            <w:rStyle w:val="Enlla"/>
            <w:noProof/>
          </w:rPr>
          <w:fldChar w:fldCharType="begin"/>
        </w:r>
        <w:r w:rsidRPr="00BC45E7">
          <w:rPr>
            <w:rStyle w:val="Enlla"/>
            <w:noProof/>
          </w:rPr>
          <w:instrText xml:space="preserve"> </w:instrText>
        </w:r>
        <w:r>
          <w:rPr>
            <w:noProof/>
          </w:rPr>
          <w:instrText>HYPERLINK \l "_Toc369593100"</w:instrText>
        </w:r>
        <w:r w:rsidRPr="00BC45E7">
          <w:rPr>
            <w:rStyle w:val="Enlla"/>
            <w:noProof/>
          </w:rPr>
          <w:instrText xml:space="preserve"> </w:instrText>
        </w:r>
        <w:r w:rsidRPr="00BC45E7">
          <w:rPr>
            <w:rStyle w:val="Enlla"/>
            <w:noProof/>
          </w:rPr>
        </w:r>
        <w:r w:rsidRPr="00BC45E7">
          <w:rPr>
            <w:rStyle w:val="Enlla"/>
            <w:noProof/>
          </w:rPr>
          <w:fldChar w:fldCharType="separate"/>
        </w:r>
        <w:r w:rsidRPr="00BC45E7">
          <w:rPr>
            <w:rStyle w:val="Enlla"/>
            <w:noProof/>
          </w:rPr>
          <w:t>5.2.2.4</w:t>
        </w:r>
        <w:r>
          <w:rPr>
            <w:rFonts w:eastAsiaTheme="minorEastAsia"/>
            <w:noProof/>
            <w:lang w:val="es-ES" w:eastAsia="es-ES"/>
          </w:rPr>
          <w:tab/>
        </w:r>
        <w:r w:rsidRPr="00BC45E7">
          <w:rPr>
            <w:rStyle w:val="Enlla"/>
            <w:noProof/>
          </w:rPr>
          <w:t>Documents</w:t>
        </w:r>
        <w:r>
          <w:rPr>
            <w:noProof/>
            <w:webHidden/>
          </w:rPr>
          <w:tab/>
        </w:r>
        <w:r>
          <w:rPr>
            <w:noProof/>
            <w:webHidden/>
          </w:rPr>
          <w:fldChar w:fldCharType="begin"/>
        </w:r>
        <w:r>
          <w:rPr>
            <w:noProof/>
            <w:webHidden/>
          </w:rPr>
          <w:instrText xml:space="preserve"> PAGEREF _Toc369593100 \h </w:instrText>
        </w:r>
        <w:r>
          <w:rPr>
            <w:noProof/>
            <w:webHidden/>
          </w:rPr>
        </w:r>
      </w:ins>
      <w:r>
        <w:rPr>
          <w:noProof/>
          <w:webHidden/>
        </w:rPr>
        <w:fldChar w:fldCharType="separate"/>
      </w:r>
      <w:ins w:id="301" w:author="paulac" w:date="2013-10-15T09:31:00Z">
        <w:r>
          <w:rPr>
            <w:noProof/>
            <w:webHidden/>
          </w:rPr>
          <w:t>54</w:t>
        </w:r>
        <w:r>
          <w:rPr>
            <w:noProof/>
            <w:webHidden/>
          </w:rPr>
          <w:fldChar w:fldCharType="end"/>
        </w:r>
        <w:r w:rsidRPr="00BC45E7">
          <w:rPr>
            <w:rStyle w:val="Enlla"/>
            <w:noProof/>
          </w:rPr>
          <w:fldChar w:fldCharType="end"/>
        </w:r>
      </w:ins>
    </w:p>
    <w:p w:rsidR="00372068" w:rsidRDefault="00372068">
      <w:pPr>
        <w:pStyle w:val="IDC4"/>
        <w:tabs>
          <w:tab w:val="left" w:pos="1540"/>
          <w:tab w:val="right" w:leader="dot" w:pos="8494"/>
        </w:tabs>
        <w:rPr>
          <w:ins w:id="302" w:author="paulac" w:date="2013-10-15T09:31:00Z"/>
          <w:rFonts w:eastAsiaTheme="minorEastAsia"/>
          <w:noProof/>
          <w:lang w:val="es-ES" w:eastAsia="es-ES"/>
        </w:rPr>
      </w:pPr>
      <w:ins w:id="303" w:author="paulac" w:date="2013-10-15T09:31:00Z">
        <w:r w:rsidRPr="00BC45E7">
          <w:rPr>
            <w:rStyle w:val="Enlla"/>
            <w:noProof/>
          </w:rPr>
          <w:fldChar w:fldCharType="begin"/>
        </w:r>
        <w:r w:rsidRPr="00BC45E7">
          <w:rPr>
            <w:rStyle w:val="Enlla"/>
            <w:noProof/>
          </w:rPr>
          <w:instrText xml:space="preserve"> </w:instrText>
        </w:r>
        <w:r>
          <w:rPr>
            <w:noProof/>
          </w:rPr>
          <w:instrText>HYPERLINK \l "_Toc369593101"</w:instrText>
        </w:r>
        <w:r w:rsidRPr="00BC45E7">
          <w:rPr>
            <w:rStyle w:val="Enlla"/>
            <w:noProof/>
          </w:rPr>
          <w:instrText xml:space="preserve"> </w:instrText>
        </w:r>
        <w:r w:rsidRPr="00BC45E7">
          <w:rPr>
            <w:rStyle w:val="Enlla"/>
            <w:noProof/>
          </w:rPr>
        </w:r>
        <w:r w:rsidRPr="00BC45E7">
          <w:rPr>
            <w:rStyle w:val="Enlla"/>
            <w:noProof/>
          </w:rPr>
          <w:fldChar w:fldCharType="separate"/>
        </w:r>
        <w:r w:rsidRPr="00BC45E7">
          <w:rPr>
            <w:rStyle w:val="Enlla"/>
            <w:noProof/>
          </w:rPr>
          <w:t>5.2.2.5</w:t>
        </w:r>
        <w:r>
          <w:rPr>
            <w:rFonts w:eastAsiaTheme="minorEastAsia"/>
            <w:noProof/>
            <w:lang w:val="es-ES" w:eastAsia="es-ES"/>
          </w:rPr>
          <w:tab/>
        </w:r>
        <w:r w:rsidRPr="00BC45E7">
          <w:rPr>
            <w:rStyle w:val="Enlla"/>
            <w:noProof/>
          </w:rPr>
          <w:t>Terminis</w:t>
        </w:r>
        <w:r>
          <w:rPr>
            <w:noProof/>
            <w:webHidden/>
          </w:rPr>
          <w:tab/>
        </w:r>
        <w:r>
          <w:rPr>
            <w:noProof/>
            <w:webHidden/>
          </w:rPr>
          <w:fldChar w:fldCharType="begin"/>
        </w:r>
        <w:r>
          <w:rPr>
            <w:noProof/>
            <w:webHidden/>
          </w:rPr>
          <w:instrText xml:space="preserve"> PAGEREF _Toc369593101 \h </w:instrText>
        </w:r>
        <w:r>
          <w:rPr>
            <w:noProof/>
            <w:webHidden/>
          </w:rPr>
        </w:r>
      </w:ins>
      <w:r>
        <w:rPr>
          <w:noProof/>
          <w:webHidden/>
        </w:rPr>
        <w:fldChar w:fldCharType="separate"/>
      </w:r>
      <w:ins w:id="304" w:author="paulac" w:date="2013-10-15T09:31:00Z">
        <w:r>
          <w:rPr>
            <w:noProof/>
            <w:webHidden/>
          </w:rPr>
          <w:t>56</w:t>
        </w:r>
        <w:r>
          <w:rPr>
            <w:noProof/>
            <w:webHidden/>
          </w:rPr>
          <w:fldChar w:fldCharType="end"/>
        </w:r>
        <w:r w:rsidRPr="00BC45E7">
          <w:rPr>
            <w:rStyle w:val="Enlla"/>
            <w:noProof/>
          </w:rPr>
          <w:fldChar w:fldCharType="end"/>
        </w:r>
      </w:ins>
    </w:p>
    <w:p w:rsidR="00372068" w:rsidRDefault="00372068">
      <w:pPr>
        <w:pStyle w:val="IDC4"/>
        <w:tabs>
          <w:tab w:val="left" w:pos="1540"/>
          <w:tab w:val="right" w:leader="dot" w:pos="8494"/>
        </w:tabs>
        <w:rPr>
          <w:ins w:id="305" w:author="paulac" w:date="2013-10-15T09:31:00Z"/>
          <w:rFonts w:eastAsiaTheme="minorEastAsia"/>
          <w:noProof/>
          <w:lang w:val="es-ES" w:eastAsia="es-ES"/>
        </w:rPr>
      </w:pPr>
      <w:ins w:id="306" w:author="paulac" w:date="2013-10-15T09:31:00Z">
        <w:r w:rsidRPr="00BC45E7">
          <w:rPr>
            <w:rStyle w:val="Enlla"/>
            <w:noProof/>
          </w:rPr>
          <w:fldChar w:fldCharType="begin"/>
        </w:r>
        <w:r w:rsidRPr="00BC45E7">
          <w:rPr>
            <w:rStyle w:val="Enlla"/>
            <w:noProof/>
          </w:rPr>
          <w:instrText xml:space="preserve"> </w:instrText>
        </w:r>
        <w:r>
          <w:rPr>
            <w:noProof/>
          </w:rPr>
          <w:instrText>HYPERLINK \l "_Toc369593102"</w:instrText>
        </w:r>
        <w:r w:rsidRPr="00BC45E7">
          <w:rPr>
            <w:rStyle w:val="Enlla"/>
            <w:noProof/>
          </w:rPr>
          <w:instrText xml:space="preserve"> </w:instrText>
        </w:r>
        <w:r w:rsidRPr="00BC45E7">
          <w:rPr>
            <w:rStyle w:val="Enlla"/>
            <w:noProof/>
          </w:rPr>
        </w:r>
        <w:r w:rsidRPr="00BC45E7">
          <w:rPr>
            <w:rStyle w:val="Enlla"/>
            <w:noProof/>
          </w:rPr>
          <w:fldChar w:fldCharType="separate"/>
        </w:r>
        <w:r w:rsidRPr="00BC45E7">
          <w:rPr>
            <w:rStyle w:val="Enlla"/>
            <w:noProof/>
          </w:rPr>
          <w:t>5.2.2.6</w:t>
        </w:r>
        <w:r>
          <w:rPr>
            <w:rFonts w:eastAsiaTheme="minorEastAsia"/>
            <w:noProof/>
            <w:lang w:val="es-ES" w:eastAsia="es-ES"/>
          </w:rPr>
          <w:tab/>
        </w:r>
        <w:r w:rsidRPr="00BC45E7">
          <w:rPr>
            <w:rStyle w:val="Enlla"/>
            <w:noProof/>
          </w:rPr>
          <w:t>Agrupacions</w:t>
        </w:r>
        <w:r>
          <w:rPr>
            <w:noProof/>
            <w:webHidden/>
          </w:rPr>
          <w:tab/>
        </w:r>
        <w:r>
          <w:rPr>
            <w:noProof/>
            <w:webHidden/>
          </w:rPr>
          <w:fldChar w:fldCharType="begin"/>
        </w:r>
        <w:r>
          <w:rPr>
            <w:noProof/>
            <w:webHidden/>
          </w:rPr>
          <w:instrText xml:space="preserve"> PAGEREF _Toc369593102 \h </w:instrText>
        </w:r>
        <w:r>
          <w:rPr>
            <w:noProof/>
            <w:webHidden/>
          </w:rPr>
        </w:r>
      </w:ins>
      <w:r>
        <w:rPr>
          <w:noProof/>
          <w:webHidden/>
        </w:rPr>
        <w:fldChar w:fldCharType="separate"/>
      </w:r>
      <w:ins w:id="307" w:author="paulac" w:date="2013-10-15T09:31:00Z">
        <w:r>
          <w:rPr>
            <w:noProof/>
            <w:webHidden/>
          </w:rPr>
          <w:t>57</w:t>
        </w:r>
        <w:r>
          <w:rPr>
            <w:noProof/>
            <w:webHidden/>
          </w:rPr>
          <w:fldChar w:fldCharType="end"/>
        </w:r>
        <w:r w:rsidRPr="00BC45E7">
          <w:rPr>
            <w:rStyle w:val="Enlla"/>
            <w:noProof/>
          </w:rPr>
          <w:fldChar w:fldCharType="end"/>
        </w:r>
      </w:ins>
    </w:p>
    <w:p w:rsidR="00372068" w:rsidRDefault="00372068">
      <w:pPr>
        <w:pStyle w:val="IDC4"/>
        <w:tabs>
          <w:tab w:val="left" w:pos="1540"/>
          <w:tab w:val="right" w:leader="dot" w:pos="8494"/>
        </w:tabs>
        <w:rPr>
          <w:ins w:id="308" w:author="paulac" w:date="2013-10-15T09:31:00Z"/>
          <w:rFonts w:eastAsiaTheme="minorEastAsia"/>
          <w:noProof/>
          <w:lang w:val="es-ES" w:eastAsia="es-ES"/>
        </w:rPr>
      </w:pPr>
      <w:ins w:id="309" w:author="paulac" w:date="2013-10-15T09:31:00Z">
        <w:r w:rsidRPr="00BC45E7">
          <w:rPr>
            <w:rStyle w:val="Enlla"/>
            <w:noProof/>
          </w:rPr>
          <w:fldChar w:fldCharType="begin"/>
        </w:r>
        <w:r w:rsidRPr="00BC45E7">
          <w:rPr>
            <w:rStyle w:val="Enlla"/>
            <w:noProof/>
          </w:rPr>
          <w:instrText xml:space="preserve"> </w:instrText>
        </w:r>
        <w:r>
          <w:rPr>
            <w:noProof/>
          </w:rPr>
          <w:instrText>HYPERLINK \l "_Toc369593103"</w:instrText>
        </w:r>
        <w:r w:rsidRPr="00BC45E7">
          <w:rPr>
            <w:rStyle w:val="Enlla"/>
            <w:noProof/>
          </w:rPr>
          <w:instrText xml:space="preserve"> </w:instrText>
        </w:r>
        <w:r w:rsidRPr="00BC45E7">
          <w:rPr>
            <w:rStyle w:val="Enlla"/>
            <w:noProof/>
          </w:rPr>
        </w:r>
        <w:r w:rsidRPr="00BC45E7">
          <w:rPr>
            <w:rStyle w:val="Enlla"/>
            <w:noProof/>
          </w:rPr>
          <w:fldChar w:fldCharType="separate"/>
        </w:r>
        <w:r w:rsidRPr="00BC45E7">
          <w:rPr>
            <w:rStyle w:val="Enlla"/>
            <w:noProof/>
          </w:rPr>
          <w:t>5.2.2.7</w:t>
        </w:r>
        <w:r>
          <w:rPr>
            <w:rFonts w:eastAsiaTheme="minorEastAsia"/>
            <w:noProof/>
            <w:lang w:val="es-ES" w:eastAsia="es-ES"/>
          </w:rPr>
          <w:tab/>
        </w:r>
        <w:r w:rsidRPr="00BC45E7">
          <w:rPr>
            <w:rStyle w:val="Enlla"/>
            <w:noProof/>
          </w:rPr>
          <w:t>Accions</w:t>
        </w:r>
        <w:r>
          <w:rPr>
            <w:noProof/>
            <w:webHidden/>
          </w:rPr>
          <w:tab/>
        </w:r>
        <w:r>
          <w:rPr>
            <w:noProof/>
            <w:webHidden/>
          </w:rPr>
          <w:fldChar w:fldCharType="begin"/>
        </w:r>
        <w:r>
          <w:rPr>
            <w:noProof/>
            <w:webHidden/>
          </w:rPr>
          <w:instrText xml:space="preserve"> PAGEREF _Toc369593103 \h </w:instrText>
        </w:r>
        <w:r>
          <w:rPr>
            <w:noProof/>
            <w:webHidden/>
          </w:rPr>
        </w:r>
      </w:ins>
      <w:r>
        <w:rPr>
          <w:noProof/>
          <w:webHidden/>
        </w:rPr>
        <w:fldChar w:fldCharType="separate"/>
      </w:r>
      <w:ins w:id="310" w:author="paulac" w:date="2013-10-15T09:31:00Z">
        <w:r>
          <w:rPr>
            <w:noProof/>
            <w:webHidden/>
          </w:rPr>
          <w:t>58</w:t>
        </w:r>
        <w:r>
          <w:rPr>
            <w:noProof/>
            <w:webHidden/>
          </w:rPr>
          <w:fldChar w:fldCharType="end"/>
        </w:r>
        <w:r w:rsidRPr="00BC45E7">
          <w:rPr>
            <w:rStyle w:val="Enlla"/>
            <w:noProof/>
          </w:rPr>
          <w:fldChar w:fldCharType="end"/>
        </w:r>
      </w:ins>
    </w:p>
    <w:p w:rsidR="00372068" w:rsidRDefault="00372068">
      <w:pPr>
        <w:pStyle w:val="IDC4"/>
        <w:tabs>
          <w:tab w:val="left" w:pos="1540"/>
          <w:tab w:val="right" w:leader="dot" w:pos="8494"/>
        </w:tabs>
        <w:rPr>
          <w:ins w:id="311" w:author="paulac" w:date="2013-10-15T09:31:00Z"/>
          <w:rFonts w:eastAsiaTheme="minorEastAsia"/>
          <w:noProof/>
          <w:lang w:val="es-ES" w:eastAsia="es-ES"/>
        </w:rPr>
      </w:pPr>
      <w:ins w:id="312" w:author="paulac" w:date="2013-10-15T09:31:00Z">
        <w:r w:rsidRPr="00BC45E7">
          <w:rPr>
            <w:rStyle w:val="Enlla"/>
            <w:noProof/>
          </w:rPr>
          <w:fldChar w:fldCharType="begin"/>
        </w:r>
        <w:r w:rsidRPr="00BC45E7">
          <w:rPr>
            <w:rStyle w:val="Enlla"/>
            <w:noProof/>
          </w:rPr>
          <w:instrText xml:space="preserve"> </w:instrText>
        </w:r>
        <w:r>
          <w:rPr>
            <w:noProof/>
          </w:rPr>
          <w:instrText>HYPERLINK \l "_Toc369593104"</w:instrText>
        </w:r>
        <w:r w:rsidRPr="00BC45E7">
          <w:rPr>
            <w:rStyle w:val="Enlla"/>
            <w:noProof/>
          </w:rPr>
          <w:instrText xml:space="preserve"> </w:instrText>
        </w:r>
        <w:r w:rsidRPr="00BC45E7">
          <w:rPr>
            <w:rStyle w:val="Enlla"/>
            <w:noProof/>
          </w:rPr>
        </w:r>
        <w:r w:rsidRPr="00BC45E7">
          <w:rPr>
            <w:rStyle w:val="Enlla"/>
            <w:noProof/>
          </w:rPr>
          <w:fldChar w:fldCharType="separate"/>
        </w:r>
        <w:r w:rsidRPr="00BC45E7">
          <w:rPr>
            <w:rStyle w:val="Enlla"/>
            <w:noProof/>
          </w:rPr>
          <w:t>5.2.2.8</w:t>
        </w:r>
        <w:r>
          <w:rPr>
            <w:rFonts w:eastAsiaTheme="minorEastAsia"/>
            <w:noProof/>
            <w:lang w:val="es-ES" w:eastAsia="es-ES"/>
          </w:rPr>
          <w:tab/>
        </w:r>
        <w:r w:rsidRPr="00BC45E7">
          <w:rPr>
            <w:rStyle w:val="Enlla"/>
            <w:noProof/>
          </w:rPr>
          <w:t>Recursos</w:t>
        </w:r>
        <w:r>
          <w:rPr>
            <w:noProof/>
            <w:webHidden/>
          </w:rPr>
          <w:tab/>
        </w:r>
        <w:r>
          <w:rPr>
            <w:noProof/>
            <w:webHidden/>
          </w:rPr>
          <w:fldChar w:fldCharType="begin"/>
        </w:r>
        <w:r>
          <w:rPr>
            <w:noProof/>
            <w:webHidden/>
          </w:rPr>
          <w:instrText xml:space="preserve"> PAGEREF _Toc369593104 \h </w:instrText>
        </w:r>
        <w:r>
          <w:rPr>
            <w:noProof/>
            <w:webHidden/>
          </w:rPr>
        </w:r>
      </w:ins>
      <w:r>
        <w:rPr>
          <w:noProof/>
          <w:webHidden/>
        </w:rPr>
        <w:fldChar w:fldCharType="separate"/>
      </w:r>
      <w:ins w:id="313" w:author="paulac" w:date="2013-10-15T09:31:00Z">
        <w:r>
          <w:rPr>
            <w:noProof/>
            <w:webHidden/>
          </w:rPr>
          <w:t>59</w:t>
        </w:r>
        <w:r>
          <w:rPr>
            <w:noProof/>
            <w:webHidden/>
          </w:rPr>
          <w:fldChar w:fldCharType="end"/>
        </w:r>
        <w:r w:rsidRPr="00BC45E7">
          <w:rPr>
            <w:rStyle w:val="Enlla"/>
            <w:noProof/>
          </w:rPr>
          <w:fldChar w:fldCharType="end"/>
        </w:r>
      </w:ins>
    </w:p>
    <w:p w:rsidR="00372068" w:rsidRDefault="00372068">
      <w:pPr>
        <w:pStyle w:val="IDC2"/>
        <w:tabs>
          <w:tab w:val="left" w:pos="880"/>
          <w:tab w:val="right" w:leader="dot" w:pos="8494"/>
        </w:tabs>
        <w:rPr>
          <w:ins w:id="314" w:author="paulac" w:date="2013-10-15T09:31:00Z"/>
          <w:rFonts w:eastAsiaTheme="minorEastAsia"/>
          <w:noProof/>
          <w:lang w:val="es-ES" w:eastAsia="es-ES"/>
        </w:rPr>
      </w:pPr>
      <w:ins w:id="315" w:author="paulac" w:date="2013-10-15T09:31:00Z">
        <w:r w:rsidRPr="00BC45E7">
          <w:rPr>
            <w:rStyle w:val="Enlla"/>
            <w:noProof/>
          </w:rPr>
          <w:fldChar w:fldCharType="begin"/>
        </w:r>
        <w:r w:rsidRPr="00BC45E7">
          <w:rPr>
            <w:rStyle w:val="Enlla"/>
            <w:noProof/>
          </w:rPr>
          <w:instrText xml:space="preserve"> </w:instrText>
        </w:r>
        <w:r>
          <w:rPr>
            <w:noProof/>
          </w:rPr>
          <w:instrText>HYPERLINK \l "_Toc369593105"</w:instrText>
        </w:r>
        <w:r w:rsidRPr="00BC45E7">
          <w:rPr>
            <w:rStyle w:val="Enlla"/>
            <w:noProof/>
          </w:rPr>
          <w:instrText xml:space="preserve"> </w:instrText>
        </w:r>
        <w:r w:rsidRPr="00BC45E7">
          <w:rPr>
            <w:rStyle w:val="Enlla"/>
            <w:noProof/>
          </w:rPr>
        </w:r>
        <w:r w:rsidRPr="00BC45E7">
          <w:rPr>
            <w:rStyle w:val="Enlla"/>
            <w:noProof/>
          </w:rPr>
          <w:fldChar w:fldCharType="separate"/>
        </w:r>
        <w:r w:rsidRPr="00BC45E7">
          <w:rPr>
            <w:rStyle w:val="Enlla"/>
            <w:noProof/>
          </w:rPr>
          <w:t>5.3</w:t>
        </w:r>
        <w:r>
          <w:rPr>
            <w:rFonts w:eastAsiaTheme="minorEastAsia"/>
            <w:noProof/>
            <w:lang w:val="es-ES" w:eastAsia="es-ES"/>
          </w:rPr>
          <w:tab/>
        </w:r>
        <w:r w:rsidRPr="00BC45E7">
          <w:rPr>
            <w:rStyle w:val="Enlla"/>
            <w:noProof/>
          </w:rPr>
          <w:t>Desplegar arxiu</w:t>
        </w:r>
        <w:r>
          <w:rPr>
            <w:noProof/>
            <w:webHidden/>
          </w:rPr>
          <w:tab/>
        </w:r>
        <w:r>
          <w:rPr>
            <w:noProof/>
            <w:webHidden/>
          </w:rPr>
          <w:fldChar w:fldCharType="begin"/>
        </w:r>
        <w:r>
          <w:rPr>
            <w:noProof/>
            <w:webHidden/>
          </w:rPr>
          <w:instrText xml:space="preserve"> PAGEREF _Toc369593105 \h </w:instrText>
        </w:r>
        <w:r>
          <w:rPr>
            <w:noProof/>
            <w:webHidden/>
          </w:rPr>
        </w:r>
      </w:ins>
      <w:r>
        <w:rPr>
          <w:noProof/>
          <w:webHidden/>
        </w:rPr>
        <w:fldChar w:fldCharType="separate"/>
      </w:r>
      <w:ins w:id="316" w:author="paulac" w:date="2013-10-15T09:31:00Z">
        <w:r>
          <w:rPr>
            <w:noProof/>
            <w:webHidden/>
          </w:rPr>
          <w:t>60</w:t>
        </w:r>
        <w:r>
          <w:rPr>
            <w:noProof/>
            <w:webHidden/>
          </w:rPr>
          <w:fldChar w:fldCharType="end"/>
        </w:r>
        <w:r w:rsidRPr="00BC45E7">
          <w:rPr>
            <w:rStyle w:val="Enlla"/>
            <w:noProof/>
          </w:rPr>
          <w:fldChar w:fldCharType="end"/>
        </w:r>
      </w:ins>
    </w:p>
    <w:p w:rsidR="00372068" w:rsidRDefault="00372068">
      <w:pPr>
        <w:pStyle w:val="IDC2"/>
        <w:tabs>
          <w:tab w:val="left" w:pos="880"/>
          <w:tab w:val="right" w:leader="dot" w:pos="8494"/>
        </w:tabs>
        <w:rPr>
          <w:ins w:id="317" w:author="paulac" w:date="2013-10-15T09:31:00Z"/>
          <w:rFonts w:eastAsiaTheme="minorEastAsia"/>
          <w:noProof/>
          <w:lang w:val="es-ES" w:eastAsia="es-ES"/>
        </w:rPr>
      </w:pPr>
      <w:ins w:id="318" w:author="paulac" w:date="2013-10-15T09:31:00Z">
        <w:r w:rsidRPr="00BC45E7">
          <w:rPr>
            <w:rStyle w:val="Enlla"/>
            <w:noProof/>
          </w:rPr>
          <w:fldChar w:fldCharType="begin"/>
        </w:r>
        <w:r w:rsidRPr="00BC45E7">
          <w:rPr>
            <w:rStyle w:val="Enlla"/>
            <w:noProof/>
          </w:rPr>
          <w:instrText xml:space="preserve"> </w:instrText>
        </w:r>
        <w:r>
          <w:rPr>
            <w:noProof/>
          </w:rPr>
          <w:instrText>HYPERLINK \l "_Toc369593106"</w:instrText>
        </w:r>
        <w:r w:rsidRPr="00BC45E7">
          <w:rPr>
            <w:rStyle w:val="Enlla"/>
            <w:noProof/>
          </w:rPr>
          <w:instrText xml:space="preserve"> </w:instrText>
        </w:r>
        <w:r w:rsidRPr="00BC45E7">
          <w:rPr>
            <w:rStyle w:val="Enlla"/>
            <w:noProof/>
          </w:rPr>
        </w:r>
        <w:r w:rsidRPr="00BC45E7">
          <w:rPr>
            <w:rStyle w:val="Enlla"/>
            <w:noProof/>
          </w:rPr>
          <w:fldChar w:fldCharType="separate"/>
        </w:r>
        <w:r w:rsidRPr="00BC45E7">
          <w:rPr>
            <w:rStyle w:val="Enlla"/>
            <w:noProof/>
          </w:rPr>
          <w:t>5.4</w:t>
        </w:r>
        <w:r>
          <w:rPr>
            <w:rFonts w:eastAsiaTheme="minorEastAsia"/>
            <w:noProof/>
            <w:lang w:val="es-ES" w:eastAsia="es-ES"/>
          </w:rPr>
          <w:tab/>
        </w:r>
        <w:r w:rsidRPr="00BC45E7">
          <w:rPr>
            <w:rStyle w:val="Enlla"/>
            <w:noProof/>
          </w:rPr>
          <w:t>Enumeracions</w:t>
        </w:r>
        <w:r>
          <w:rPr>
            <w:noProof/>
            <w:webHidden/>
          </w:rPr>
          <w:tab/>
        </w:r>
        <w:r>
          <w:rPr>
            <w:noProof/>
            <w:webHidden/>
          </w:rPr>
          <w:fldChar w:fldCharType="begin"/>
        </w:r>
        <w:r>
          <w:rPr>
            <w:noProof/>
            <w:webHidden/>
          </w:rPr>
          <w:instrText xml:space="preserve"> PAGEREF _Toc369593106 \h </w:instrText>
        </w:r>
        <w:r>
          <w:rPr>
            <w:noProof/>
            <w:webHidden/>
          </w:rPr>
        </w:r>
      </w:ins>
      <w:r>
        <w:rPr>
          <w:noProof/>
          <w:webHidden/>
        </w:rPr>
        <w:fldChar w:fldCharType="separate"/>
      </w:r>
      <w:ins w:id="319" w:author="paulac" w:date="2013-10-15T09:31:00Z">
        <w:r>
          <w:rPr>
            <w:noProof/>
            <w:webHidden/>
          </w:rPr>
          <w:t>61</w:t>
        </w:r>
        <w:r>
          <w:rPr>
            <w:noProof/>
            <w:webHidden/>
          </w:rPr>
          <w:fldChar w:fldCharType="end"/>
        </w:r>
        <w:r w:rsidRPr="00BC45E7">
          <w:rPr>
            <w:rStyle w:val="Enlla"/>
            <w:noProof/>
          </w:rPr>
          <w:fldChar w:fldCharType="end"/>
        </w:r>
      </w:ins>
    </w:p>
    <w:p w:rsidR="00372068" w:rsidRDefault="00372068">
      <w:pPr>
        <w:pStyle w:val="IDC2"/>
        <w:tabs>
          <w:tab w:val="left" w:pos="880"/>
          <w:tab w:val="right" w:leader="dot" w:pos="8494"/>
        </w:tabs>
        <w:rPr>
          <w:ins w:id="320" w:author="paulac" w:date="2013-10-15T09:31:00Z"/>
          <w:rFonts w:eastAsiaTheme="minorEastAsia"/>
          <w:noProof/>
          <w:lang w:val="es-ES" w:eastAsia="es-ES"/>
        </w:rPr>
      </w:pPr>
      <w:ins w:id="321" w:author="paulac" w:date="2013-10-15T09:31:00Z">
        <w:r w:rsidRPr="00BC45E7">
          <w:rPr>
            <w:rStyle w:val="Enlla"/>
            <w:noProof/>
          </w:rPr>
          <w:lastRenderedPageBreak/>
          <w:fldChar w:fldCharType="begin"/>
        </w:r>
        <w:r w:rsidRPr="00BC45E7">
          <w:rPr>
            <w:rStyle w:val="Enlla"/>
            <w:noProof/>
          </w:rPr>
          <w:instrText xml:space="preserve"> </w:instrText>
        </w:r>
        <w:r>
          <w:rPr>
            <w:noProof/>
          </w:rPr>
          <w:instrText>HYPERLINK \l "_Toc369593107"</w:instrText>
        </w:r>
        <w:r w:rsidRPr="00BC45E7">
          <w:rPr>
            <w:rStyle w:val="Enlla"/>
            <w:noProof/>
          </w:rPr>
          <w:instrText xml:space="preserve"> </w:instrText>
        </w:r>
        <w:r w:rsidRPr="00BC45E7">
          <w:rPr>
            <w:rStyle w:val="Enlla"/>
            <w:noProof/>
          </w:rPr>
        </w:r>
        <w:r w:rsidRPr="00BC45E7">
          <w:rPr>
            <w:rStyle w:val="Enlla"/>
            <w:noProof/>
          </w:rPr>
          <w:fldChar w:fldCharType="separate"/>
        </w:r>
        <w:r w:rsidRPr="00BC45E7">
          <w:rPr>
            <w:rStyle w:val="Enlla"/>
            <w:noProof/>
          </w:rPr>
          <w:t>5.5</w:t>
        </w:r>
        <w:r>
          <w:rPr>
            <w:rFonts w:eastAsiaTheme="minorEastAsia"/>
            <w:noProof/>
            <w:lang w:val="es-ES" w:eastAsia="es-ES"/>
          </w:rPr>
          <w:tab/>
        </w:r>
        <w:r w:rsidRPr="00BC45E7">
          <w:rPr>
            <w:rStyle w:val="Enlla"/>
            <w:noProof/>
          </w:rPr>
          <w:t>Dominis</w:t>
        </w:r>
        <w:r>
          <w:rPr>
            <w:noProof/>
            <w:webHidden/>
          </w:rPr>
          <w:tab/>
        </w:r>
        <w:r>
          <w:rPr>
            <w:noProof/>
            <w:webHidden/>
          </w:rPr>
          <w:fldChar w:fldCharType="begin"/>
        </w:r>
        <w:r>
          <w:rPr>
            <w:noProof/>
            <w:webHidden/>
          </w:rPr>
          <w:instrText xml:space="preserve"> PAGEREF _Toc369593107 \h </w:instrText>
        </w:r>
        <w:r>
          <w:rPr>
            <w:noProof/>
            <w:webHidden/>
          </w:rPr>
        </w:r>
      </w:ins>
      <w:r>
        <w:rPr>
          <w:noProof/>
          <w:webHidden/>
        </w:rPr>
        <w:fldChar w:fldCharType="separate"/>
      </w:r>
      <w:ins w:id="322" w:author="paulac" w:date="2013-10-15T09:31:00Z">
        <w:r>
          <w:rPr>
            <w:noProof/>
            <w:webHidden/>
          </w:rPr>
          <w:t>61</w:t>
        </w:r>
        <w:r>
          <w:rPr>
            <w:noProof/>
            <w:webHidden/>
          </w:rPr>
          <w:fldChar w:fldCharType="end"/>
        </w:r>
        <w:r w:rsidRPr="00BC45E7">
          <w:rPr>
            <w:rStyle w:val="Enlla"/>
            <w:noProof/>
          </w:rPr>
          <w:fldChar w:fldCharType="end"/>
        </w:r>
      </w:ins>
    </w:p>
    <w:p w:rsidR="00372068" w:rsidRDefault="00372068">
      <w:pPr>
        <w:pStyle w:val="IDC2"/>
        <w:tabs>
          <w:tab w:val="left" w:pos="880"/>
          <w:tab w:val="right" w:leader="dot" w:pos="8494"/>
        </w:tabs>
        <w:rPr>
          <w:ins w:id="323" w:author="paulac" w:date="2013-10-15T09:31:00Z"/>
          <w:rFonts w:eastAsiaTheme="minorEastAsia"/>
          <w:noProof/>
          <w:lang w:val="es-ES" w:eastAsia="es-ES"/>
        </w:rPr>
      </w:pPr>
      <w:ins w:id="324" w:author="paulac" w:date="2013-10-15T09:31:00Z">
        <w:r w:rsidRPr="00BC45E7">
          <w:rPr>
            <w:rStyle w:val="Enlla"/>
            <w:noProof/>
          </w:rPr>
          <w:fldChar w:fldCharType="begin"/>
        </w:r>
        <w:r w:rsidRPr="00BC45E7">
          <w:rPr>
            <w:rStyle w:val="Enlla"/>
            <w:noProof/>
          </w:rPr>
          <w:instrText xml:space="preserve"> </w:instrText>
        </w:r>
        <w:r>
          <w:rPr>
            <w:noProof/>
          </w:rPr>
          <w:instrText>HYPERLINK \l "_Toc369593124"</w:instrText>
        </w:r>
        <w:r w:rsidRPr="00BC45E7">
          <w:rPr>
            <w:rStyle w:val="Enlla"/>
            <w:noProof/>
          </w:rPr>
          <w:instrText xml:space="preserve"> </w:instrText>
        </w:r>
        <w:r w:rsidRPr="00BC45E7">
          <w:rPr>
            <w:rStyle w:val="Enlla"/>
            <w:noProof/>
          </w:rPr>
        </w:r>
        <w:r w:rsidRPr="00BC45E7">
          <w:rPr>
            <w:rStyle w:val="Enlla"/>
            <w:noProof/>
          </w:rPr>
          <w:fldChar w:fldCharType="separate"/>
        </w:r>
        <w:r w:rsidRPr="00BC45E7">
          <w:rPr>
            <w:rStyle w:val="Enlla"/>
            <w:noProof/>
          </w:rPr>
          <w:t>5.6</w:t>
        </w:r>
        <w:r>
          <w:rPr>
            <w:rFonts w:eastAsiaTheme="minorEastAsia"/>
            <w:noProof/>
            <w:lang w:val="es-ES" w:eastAsia="es-ES"/>
          </w:rPr>
          <w:tab/>
        </w:r>
        <w:r w:rsidRPr="00BC45E7">
          <w:rPr>
            <w:rStyle w:val="Enlla"/>
            <w:noProof/>
          </w:rPr>
          <w:t>Consultes per tipus</w:t>
        </w:r>
        <w:r>
          <w:rPr>
            <w:noProof/>
            <w:webHidden/>
          </w:rPr>
          <w:tab/>
        </w:r>
        <w:r>
          <w:rPr>
            <w:noProof/>
            <w:webHidden/>
          </w:rPr>
          <w:fldChar w:fldCharType="begin"/>
        </w:r>
        <w:r>
          <w:rPr>
            <w:noProof/>
            <w:webHidden/>
          </w:rPr>
          <w:instrText xml:space="preserve"> PAGEREF _Toc369593124 \h </w:instrText>
        </w:r>
        <w:r>
          <w:rPr>
            <w:noProof/>
            <w:webHidden/>
          </w:rPr>
        </w:r>
      </w:ins>
      <w:r>
        <w:rPr>
          <w:noProof/>
          <w:webHidden/>
        </w:rPr>
        <w:fldChar w:fldCharType="separate"/>
      </w:r>
      <w:ins w:id="325" w:author="paulac" w:date="2013-10-15T09:31:00Z">
        <w:r>
          <w:rPr>
            <w:noProof/>
            <w:webHidden/>
          </w:rPr>
          <w:t>61</w:t>
        </w:r>
        <w:r>
          <w:rPr>
            <w:noProof/>
            <w:webHidden/>
          </w:rPr>
          <w:fldChar w:fldCharType="end"/>
        </w:r>
        <w:r w:rsidRPr="00BC45E7">
          <w:rPr>
            <w:rStyle w:val="Enlla"/>
            <w:noProof/>
          </w:rPr>
          <w:fldChar w:fldCharType="end"/>
        </w:r>
      </w:ins>
    </w:p>
    <w:p w:rsidR="00372068" w:rsidRDefault="00372068">
      <w:pPr>
        <w:pStyle w:val="IDC1"/>
        <w:tabs>
          <w:tab w:val="left" w:pos="440"/>
          <w:tab w:val="right" w:leader="dot" w:pos="8494"/>
        </w:tabs>
        <w:rPr>
          <w:ins w:id="326" w:author="paulac" w:date="2013-10-15T09:31:00Z"/>
          <w:rFonts w:eastAsiaTheme="minorEastAsia"/>
          <w:b w:val="0"/>
          <w:noProof/>
          <w:lang w:val="es-ES" w:eastAsia="es-ES"/>
        </w:rPr>
      </w:pPr>
      <w:ins w:id="327" w:author="paulac" w:date="2013-10-15T09:31:00Z">
        <w:r w:rsidRPr="00BC45E7">
          <w:rPr>
            <w:rStyle w:val="Enlla"/>
            <w:noProof/>
          </w:rPr>
          <w:fldChar w:fldCharType="begin"/>
        </w:r>
        <w:r w:rsidRPr="00BC45E7">
          <w:rPr>
            <w:rStyle w:val="Enlla"/>
            <w:noProof/>
          </w:rPr>
          <w:instrText xml:space="preserve"> </w:instrText>
        </w:r>
        <w:r>
          <w:rPr>
            <w:noProof/>
          </w:rPr>
          <w:instrText>HYPERLINK \l "_Toc369593142"</w:instrText>
        </w:r>
        <w:r w:rsidRPr="00BC45E7">
          <w:rPr>
            <w:rStyle w:val="Enlla"/>
            <w:noProof/>
          </w:rPr>
          <w:instrText xml:space="preserve"> </w:instrText>
        </w:r>
        <w:r w:rsidRPr="00BC45E7">
          <w:rPr>
            <w:rStyle w:val="Enlla"/>
            <w:noProof/>
          </w:rPr>
        </w:r>
        <w:r w:rsidRPr="00BC45E7">
          <w:rPr>
            <w:rStyle w:val="Enlla"/>
            <w:noProof/>
          </w:rPr>
          <w:fldChar w:fldCharType="separate"/>
        </w:r>
        <w:r w:rsidRPr="00BC45E7">
          <w:rPr>
            <w:rStyle w:val="Enlla"/>
            <w:noProof/>
          </w:rPr>
          <w:t>6</w:t>
        </w:r>
        <w:r>
          <w:rPr>
            <w:rFonts w:eastAsiaTheme="minorEastAsia"/>
            <w:b w:val="0"/>
            <w:noProof/>
            <w:lang w:val="es-ES" w:eastAsia="es-ES"/>
          </w:rPr>
          <w:tab/>
        </w:r>
        <w:r w:rsidRPr="00BC45E7">
          <w:rPr>
            <w:rStyle w:val="Enlla"/>
            <w:noProof/>
          </w:rPr>
          <w:t>Disseny de plantilles pels documents</w:t>
        </w:r>
        <w:r>
          <w:rPr>
            <w:noProof/>
            <w:webHidden/>
          </w:rPr>
          <w:tab/>
        </w:r>
        <w:r>
          <w:rPr>
            <w:noProof/>
            <w:webHidden/>
          </w:rPr>
          <w:fldChar w:fldCharType="begin"/>
        </w:r>
        <w:r>
          <w:rPr>
            <w:noProof/>
            <w:webHidden/>
          </w:rPr>
          <w:instrText xml:space="preserve"> PAGEREF _Toc369593142 \h </w:instrText>
        </w:r>
        <w:r>
          <w:rPr>
            <w:noProof/>
            <w:webHidden/>
          </w:rPr>
        </w:r>
      </w:ins>
      <w:r>
        <w:rPr>
          <w:noProof/>
          <w:webHidden/>
        </w:rPr>
        <w:fldChar w:fldCharType="separate"/>
      </w:r>
      <w:ins w:id="328" w:author="paulac" w:date="2013-10-15T09:31:00Z">
        <w:r>
          <w:rPr>
            <w:noProof/>
            <w:webHidden/>
          </w:rPr>
          <w:t>61</w:t>
        </w:r>
        <w:r>
          <w:rPr>
            <w:noProof/>
            <w:webHidden/>
          </w:rPr>
          <w:fldChar w:fldCharType="end"/>
        </w:r>
        <w:r w:rsidRPr="00BC45E7">
          <w:rPr>
            <w:rStyle w:val="Enlla"/>
            <w:noProof/>
          </w:rPr>
          <w:fldChar w:fldCharType="end"/>
        </w:r>
      </w:ins>
    </w:p>
    <w:p w:rsidR="00372068" w:rsidRDefault="00372068">
      <w:pPr>
        <w:pStyle w:val="IDC2"/>
        <w:tabs>
          <w:tab w:val="left" w:pos="880"/>
          <w:tab w:val="right" w:leader="dot" w:pos="8494"/>
        </w:tabs>
        <w:rPr>
          <w:ins w:id="329" w:author="paulac" w:date="2013-10-15T09:31:00Z"/>
          <w:rFonts w:eastAsiaTheme="minorEastAsia"/>
          <w:noProof/>
          <w:lang w:val="es-ES" w:eastAsia="es-ES"/>
        </w:rPr>
      </w:pPr>
      <w:ins w:id="330" w:author="paulac" w:date="2013-10-15T09:31:00Z">
        <w:r w:rsidRPr="00BC45E7">
          <w:rPr>
            <w:rStyle w:val="Enlla"/>
            <w:noProof/>
          </w:rPr>
          <w:fldChar w:fldCharType="begin"/>
        </w:r>
        <w:r w:rsidRPr="00BC45E7">
          <w:rPr>
            <w:rStyle w:val="Enlla"/>
            <w:noProof/>
          </w:rPr>
          <w:instrText xml:space="preserve"> </w:instrText>
        </w:r>
        <w:r>
          <w:rPr>
            <w:noProof/>
          </w:rPr>
          <w:instrText>HYPERLINK \l "_Toc369593143"</w:instrText>
        </w:r>
        <w:r w:rsidRPr="00BC45E7">
          <w:rPr>
            <w:rStyle w:val="Enlla"/>
            <w:noProof/>
          </w:rPr>
          <w:instrText xml:space="preserve"> </w:instrText>
        </w:r>
        <w:r w:rsidRPr="00BC45E7">
          <w:rPr>
            <w:rStyle w:val="Enlla"/>
            <w:noProof/>
          </w:rPr>
        </w:r>
        <w:r w:rsidRPr="00BC45E7">
          <w:rPr>
            <w:rStyle w:val="Enlla"/>
            <w:noProof/>
          </w:rPr>
          <w:fldChar w:fldCharType="separate"/>
        </w:r>
        <w:r w:rsidRPr="00BC45E7">
          <w:rPr>
            <w:rStyle w:val="Enlla"/>
            <w:noProof/>
          </w:rPr>
          <w:t>6.1</w:t>
        </w:r>
        <w:r>
          <w:rPr>
            <w:rFonts w:eastAsiaTheme="minorEastAsia"/>
            <w:noProof/>
            <w:lang w:val="es-ES" w:eastAsia="es-ES"/>
          </w:rPr>
          <w:tab/>
        </w:r>
        <w:r w:rsidRPr="00BC45E7">
          <w:rPr>
            <w:rStyle w:val="Enlla"/>
            <w:noProof/>
          </w:rPr>
          <w:t>Model de dades</w:t>
        </w:r>
        <w:r>
          <w:rPr>
            <w:noProof/>
            <w:webHidden/>
          </w:rPr>
          <w:tab/>
        </w:r>
        <w:r>
          <w:rPr>
            <w:noProof/>
            <w:webHidden/>
          </w:rPr>
          <w:fldChar w:fldCharType="begin"/>
        </w:r>
        <w:r>
          <w:rPr>
            <w:noProof/>
            <w:webHidden/>
          </w:rPr>
          <w:instrText xml:space="preserve"> PAGEREF _Toc369593143 \h </w:instrText>
        </w:r>
        <w:r>
          <w:rPr>
            <w:noProof/>
            <w:webHidden/>
          </w:rPr>
        </w:r>
      </w:ins>
      <w:r>
        <w:rPr>
          <w:noProof/>
          <w:webHidden/>
        </w:rPr>
        <w:fldChar w:fldCharType="separate"/>
      </w:r>
      <w:ins w:id="331" w:author="paulac" w:date="2013-10-15T09:31:00Z">
        <w:r>
          <w:rPr>
            <w:noProof/>
            <w:webHidden/>
          </w:rPr>
          <w:t>62</w:t>
        </w:r>
        <w:r>
          <w:rPr>
            <w:noProof/>
            <w:webHidden/>
          </w:rPr>
          <w:fldChar w:fldCharType="end"/>
        </w:r>
        <w:r w:rsidRPr="00BC45E7">
          <w:rPr>
            <w:rStyle w:val="Enlla"/>
            <w:noProof/>
          </w:rPr>
          <w:fldChar w:fldCharType="end"/>
        </w:r>
      </w:ins>
    </w:p>
    <w:p w:rsidR="00372068" w:rsidRDefault="00372068">
      <w:pPr>
        <w:pStyle w:val="IDC3"/>
        <w:tabs>
          <w:tab w:val="left" w:pos="1320"/>
          <w:tab w:val="right" w:leader="dot" w:pos="8494"/>
        </w:tabs>
        <w:rPr>
          <w:ins w:id="332" w:author="paulac" w:date="2013-10-15T09:31:00Z"/>
          <w:rFonts w:eastAsiaTheme="minorEastAsia"/>
          <w:noProof/>
          <w:lang w:val="es-ES" w:eastAsia="es-ES"/>
        </w:rPr>
      </w:pPr>
      <w:ins w:id="333" w:author="paulac" w:date="2013-10-15T09:31:00Z">
        <w:r w:rsidRPr="00BC45E7">
          <w:rPr>
            <w:rStyle w:val="Enlla"/>
            <w:noProof/>
          </w:rPr>
          <w:fldChar w:fldCharType="begin"/>
        </w:r>
        <w:r w:rsidRPr="00BC45E7">
          <w:rPr>
            <w:rStyle w:val="Enlla"/>
            <w:noProof/>
          </w:rPr>
          <w:instrText xml:space="preserve"> </w:instrText>
        </w:r>
        <w:r>
          <w:rPr>
            <w:noProof/>
          </w:rPr>
          <w:instrText>HYPERLINK \l "_Toc369593144"</w:instrText>
        </w:r>
        <w:r w:rsidRPr="00BC45E7">
          <w:rPr>
            <w:rStyle w:val="Enlla"/>
            <w:noProof/>
          </w:rPr>
          <w:instrText xml:space="preserve"> </w:instrText>
        </w:r>
        <w:r w:rsidRPr="00BC45E7">
          <w:rPr>
            <w:rStyle w:val="Enlla"/>
            <w:noProof/>
          </w:rPr>
        </w:r>
        <w:r w:rsidRPr="00BC45E7">
          <w:rPr>
            <w:rStyle w:val="Enlla"/>
            <w:noProof/>
          </w:rPr>
          <w:fldChar w:fldCharType="separate"/>
        </w:r>
        <w:r w:rsidRPr="00BC45E7">
          <w:rPr>
            <w:rStyle w:val="Enlla"/>
            <w:noProof/>
          </w:rPr>
          <w:t>6.1.1</w:t>
        </w:r>
        <w:r>
          <w:rPr>
            <w:rFonts w:eastAsiaTheme="minorEastAsia"/>
            <w:noProof/>
            <w:lang w:val="es-ES" w:eastAsia="es-ES"/>
          </w:rPr>
          <w:tab/>
        </w:r>
        <w:r w:rsidRPr="00BC45E7">
          <w:rPr>
            <w:rStyle w:val="Enlla"/>
            <w:noProof/>
          </w:rPr>
          <w:t>Objecte context</w:t>
        </w:r>
        <w:r>
          <w:rPr>
            <w:noProof/>
            <w:webHidden/>
          </w:rPr>
          <w:tab/>
        </w:r>
        <w:r>
          <w:rPr>
            <w:noProof/>
            <w:webHidden/>
          </w:rPr>
          <w:fldChar w:fldCharType="begin"/>
        </w:r>
        <w:r>
          <w:rPr>
            <w:noProof/>
            <w:webHidden/>
          </w:rPr>
          <w:instrText xml:space="preserve"> PAGEREF _Toc369593144 \h </w:instrText>
        </w:r>
        <w:r>
          <w:rPr>
            <w:noProof/>
            <w:webHidden/>
          </w:rPr>
        </w:r>
      </w:ins>
      <w:r>
        <w:rPr>
          <w:noProof/>
          <w:webHidden/>
        </w:rPr>
        <w:fldChar w:fldCharType="separate"/>
      </w:r>
      <w:ins w:id="334" w:author="paulac" w:date="2013-10-15T09:31:00Z">
        <w:r>
          <w:rPr>
            <w:noProof/>
            <w:webHidden/>
          </w:rPr>
          <w:t>62</w:t>
        </w:r>
        <w:r>
          <w:rPr>
            <w:noProof/>
            <w:webHidden/>
          </w:rPr>
          <w:fldChar w:fldCharType="end"/>
        </w:r>
        <w:r w:rsidRPr="00BC45E7">
          <w:rPr>
            <w:rStyle w:val="Enlla"/>
            <w:noProof/>
          </w:rPr>
          <w:fldChar w:fldCharType="end"/>
        </w:r>
      </w:ins>
    </w:p>
    <w:p w:rsidR="00372068" w:rsidRDefault="00372068">
      <w:pPr>
        <w:pStyle w:val="IDC3"/>
        <w:tabs>
          <w:tab w:val="left" w:pos="1320"/>
          <w:tab w:val="right" w:leader="dot" w:pos="8494"/>
        </w:tabs>
        <w:rPr>
          <w:ins w:id="335" w:author="paulac" w:date="2013-10-15T09:31:00Z"/>
          <w:rFonts w:eastAsiaTheme="minorEastAsia"/>
          <w:noProof/>
          <w:lang w:val="es-ES" w:eastAsia="es-ES"/>
        </w:rPr>
      </w:pPr>
      <w:ins w:id="336" w:author="paulac" w:date="2013-10-15T09:31:00Z">
        <w:r w:rsidRPr="00BC45E7">
          <w:rPr>
            <w:rStyle w:val="Enlla"/>
            <w:noProof/>
          </w:rPr>
          <w:fldChar w:fldCharType="begin"/>
        </w:r>
        <w:r w:rsidRPr="00BC45E7">
          <w:rPr>
            <w:rStyle w:val="Enlla"/>
            <w:noProof/>
          </w:rPr>
          <w:instrText xml:space="preserve"> </w:instrText>
        </w:r>
        <w:r>
          <w:rPr>
            <w:noProof/>
          </w:rPr>
          <w:instrText>HYPERLINK \l "_Toc369593145"</w:instrText>
        </w:r>
        <w:r w:rsidRPr="00BC45E7">
          <w:rPr>
            <w:rStyle w:val="Enlla"/>
            <w:noProof/>
          </w:rPr>
          <w:instrText xml:space="preserve"> </w:instrText>
        </w:r>
        <w:r w:rsidRPr="00BC45E7">
          <w:rPr>
            <w:rStyle w:val="Enlla"/>
            <w:noProof/>
          </w:rPr>
        </w:r>
        <w:r w:rsidRPr="00BC45E7">
          <w:rPr>
            <w:rStyle w:val="Enlla"/>
            <w:noProof/>
          </w:rPr>
          <w:fldChar w:fldCharType="separate"/>
        </w:r>
        <w:r w:rsidRPr="00BC45E7">
          <w:rPr>
            <w:rStyle w:val="Enlla"/>
            <w:noProof/>
          </w:rPr>
          <w:t>6.1.2</w:t>
        </w:r>
        <w:r>
          <w:rPr>
            <w:rFonts w:eastAsiaTheme="minorEastAsia"/>
            <w:noProof/>
            <w:lang w:val="es-ES" w:eastAsia="es-ES"/>
          </w:rPr>
          <w:tab/>
        </w:r>
        <w:r w:rsidRPr="00BC45E7">
          <w:rPr>
            <w:rStyle w:val="Enlla"/>
            <w:noProof/>
          </w:rPr>
          <w:t>Variables</w:t>
        </w:r>
        <w:r>
          <w:rPr>
            <w:noProof/>
            <w:webHidden/>
          </w:rPr>
          <w:tab/>
        </w:r>
        <w:r>
          <w:rPr>
            <w:noProof/>
            <w:webHidden/>
          </w:rPr>
          <w:fldChar w:fldCharType="begin"/>
        </w:r>
        <w:r>
          <w:rPr>
            <w:noProof/>
            <w:webHidden/>
          </w:rPr>
          <w:instrText xml:space="preserve"> PAGEREF _Toc369593145 \h </w:instrText>
        </w:r>
        <w:r>
          <w:rPr>
            <w:noProof/>
            <w:webHidden/>
          </w:rPr>
        </w:r>
      </w:ins>
      <w:r>
        <w:rPr>
          <w:noProof/>
          <w:webHidden/>
        </w:rPr>
        <w:fldChar w:fldCharType="separate"/>
      </w:r>
      <w:ins w:id="337" w:author="paulac" w:date="2013-10-15T09:31:00Z">
        <w:r>
          <w:rPr>
            <w:noProof/>
            <w:webHidden/>
          </w:rPr>
          <w:t>62</w:t>
        </w:r>
        <w:r>
          <w:rPr>
            <w:noProof/>
            <w:webHidden/>
          </w:rPr>
          <w:fldChar w:fldCharType="end"/>
        </w:r>
        <w:r w:rsidRPr="00BC45E7">
          <w:rPr>
            <w:rStyle w:val="Enlla"/>
            <w:noProof/>
          </w:rPr>
          <w:fldChar w:fldCharType="end"/>
        </w:r>
      </w:ins>
    </w:p>
    <w:p w:rsidR="00372068" w:rsidRDefault="00372068">
      <w:pPr>
        <w:pStyle w:val="IDC3"/>
        <w:tabs>
          <w:tab w:val="left" w:pos="1320"/>
          <w:tab w:val="right" w:leader="dot" w:pos="8494"/>
        </w:tabs>
        <w:rPr>
          <w:ins w:id="338" w:author="paulac" w:date="2013-10-15T09:31:00Z"/>
          <w:rFonts w:eastAsiaTheme="minorEastAsia"/>
          <w:noProof/>
          <w:lang w:val="es-ES" w:eastAsia="es-ES"/>
        </w:rPr>
      </w:pPr>
      <w:ins w:id="339" w:author="paulac" w:date="2013-10-15T09:31:00Z">
        <w:r w:rsidRPr="00BC45E7">
          <w:rPr>
            <w:rStyle w:val="Enlla"/>
            <w:noProof/>
          </w:rPr>
          <w:fldChar w:fldCharType="begin"/>
        </w:r>
        <w:r w:rsidRPr="00BC45E7">
          <w:rPr>
            <w:rStyle w:val="Enlla"/>
            <w:noProof/>
          </w:rPr>
          <w:instrText xml:space="preserve"> </w:instrText>
        </w:r>
        <w:r>
          <w:rPr>
            <w:noProof/>
          </w:rPr>
          <w:instrText>HYPERLINK \l "_Toc369593146"</w:instrText>
        </w:r>
        <w:r w:rsidRPr="00BC45E7">
          <w:rPr>
            <w:rStyle w:val="Enlla"/>
            <w:noProof/>
          </w:rPr>
          <w:instrText xml:space="preserve"> </w:instrText>
        </w:r>
        <w:r w:rsidRPr="00BC45E7">
          <w:rPr>
            <w:rStyle w:val="Enlla"/>
            <w:noProof/>
          </w:rPr>
        </w:r>
        <w:r w:rsidRPr="00BC45E7">
          <w:rPr>
            <w:rStyle w:val="Enlla"/>
            <w:noProof/>
          </w:rPr>
          <w:fldChar w:fldCharType="separate"/>
        </w:r>
        <w:r w:rsidRPr="00BC45E7">
          <w:rPr>
            <w:rStyle w:val="Enlla"/>
            <w:noProof/>
          </w:rPr>
          <w:t>6.1.3</w:t>
        </w:r>
        <w:r>
          <w:rPr>
            <w:rFonts w:eastAsiaTheme="minorEastAsia"/>
            <w:noProof/>
            <w:lang w:val="es-ES" w:eastAsia="es-ES"/>
          </w:rPr>
          <w:tab/>
        </w:r>
        <w:r w:rsidRPr="00BC45E7">
          <w:rPr>
            <w:rStyle w:val="Enlla"/>
            <w:noProof/>
          </w:rPr>
          <w:t>Funcions</w:t>
        </w:r>
        <w:r>
          <w:rPr>
            <w:noProof/>
            <w:webHidden/>
          </w:rPr>
          <w:tab/>
        </w:r>
        <w:r>
          <w:rPr>
            <w:noProof/>
            <w:webHidden/>
          </w:rPr>
          <w:fldChar w:fldCharType="begin"/>
        </w:r>
        <w:r>
          <w:rPr>
            <w:noProof/>
            <w:webHidden/>
          </w:rPr>
          <w:instrText xml:space="preserve"> PAGEREF _Toc369593146 \h </w:instrText>
        </w:r>
        <w:r>
          <w:rPr>
            <w:noProof/>
            <w:webHidden/>
          </w:rPr>
        </w:r>
      </w:ins>
      <w:r>
        <w:rPr>
          <w:noProof/>
          <w:webHidden/>
        </w:rPr>
        <w:fldChar w:fldCharType="separate"/>
      </w:r>
      <w:ins w:id="340" w:author="paulac" w:date="2013-10-15T09:31:00Z">
        <w:r>
          <w:rPr>
            <w:noProof/>
            <w:webHidden/>
          </w:rPr>
          <w:t>63</w:t>
        </w:r>
        <w:r>
          <w:rPr>
            <w:noProof/>
            <w:webHidden/>
          </w:rPr>
          <w:fldChar w:fldCharType="end"/>
        </w:r>
        <w:r w:rsidRPr="00BC45E7">
          <w:rPr>
            <w:rStyle w:val="Enlla"/>
            <w:noProof/>
          </w:rPr>
          <w:fldChar w:fldCharType="end"/>
        </w:r>
      </w:ins>
    </w:p>
    <w:p w:rsidR="00372068" w:rsidRDefault="00372068">
      <w:pPr>
        <w:pStyle w:val="IDC2"/>
        <w:tabs>
          <w:tab w:val="left" w:pos="880"/>
          <w:tab w:val="right" w:leader="dot" w:pos="8494"/>
        </w:tabs>
        <w:rPr>
          <w:ins w:id="341" w:author="paulac" w:date="2013-10-15T09:31:00Z"/>
          <w:rFonts w:eastAsiaTheme="minorEastAsia"/>
          <w:noProof/>
          <w:lang w:val="es-ES" w:eastAsia="es-ES"/>
        </w:rPr>
      </w:pPr>
      <w:ins w:id="342" w:author="paulac" w:date="2013-10-15T09:31:00Z">
        <w:r w:rsidRPr="00BC45E7">
          <w:rPr>
            <w:rStyle w:val="Enlla"/>
            <w:noProof/>
          </w:rPr>
          <w:fldChar w:fldCharType="begin"/>
        </w:r>
        <w:r w:rsidRPr="00BC45E7">
          <w:rPr>
            <w:rStyle w:val="Enlla"/>
            <w:noProof/>
          </w:rPr>
          <w:instrText xml:space="preserve"> </w:instrText>
        </w:r>
        <w:r>
          <w:rPr>
            <w:noProof/>
          </w:rPr>
          <w:instrText>HYPERLINK \l "_Toc369593147"</w:instrText>
        </w:r>
        <w:r w:rsidRPr="00BC45E7">
          <w:rPr>
            <w:rStyle w:val="Enlla"/>
            <w:noProof/>
          </w:rPr>
          <w:instrText xml:space="preserve"> </w:instrText>
        </w:r>
        <w:r w:rsidRPr="00BC45E7">
          <w:rPr>
            <w:rStyle w:val="Enlla"/>
            <w:noProof/>
          </w:rPr>
        </w:r>
        <w:r w:rsidRPr="00BC45E7">
          <w:rPr>
            <w:rStyle w:val="Enlla"/>
            <w:noProof/>
          </w:rPr>
          <w:fldChar w:fldCharType="separate"/>
        </w:r>
        <w:r w:rsidRPr="00BC45E7">
          <w:rPr>
            <w:rStyle w:val="Enlla"/>
            <w:noProof/>
          </w:rPr>
          <w:t>6.2</w:t>
        </w:r>
        <w:r>
          <w:rPr>
            <w:rFonts w:eastAsiaTheme="minorEastAsia"/>
            <w:noProof/>
            <w:lang w:val="es-ES" w:eastAsia="es-ES"/>
          </w:rPr>
          <w:tab/>
        </w:r>
        <w:r w:rsidRPr="00BC45E7">
          <w:rPr>
            <w:rStyle w:val="Enlla"/>
            <w:noProof/>
          </w:rPr>
          <w:t>Expressions Freemarker</w:t>
        </w:r>
        <w:r>
          <w:rPr>
            <w:noProof/>
            <w:webHidden/>
          </w:rPr>
          <w:tab/>
        </w:r>
        <w:r>
          <w:rPr>
            <w:noProof/>
            <w:webHidden/>
          </w:rPr>
          <w:fldChar w:fldCharType="begin"/>
        </w:r>
        <w:r>
          <w:rPr>
            <w:noProof/>
            <w:webHidden/>
          </w:rPr>
          <w:instrText xml:space="preserve"> PAGEREF _Toc369593147 \h </w:instrText>
        </w:r>
        <w:r>
          <w:rPr>
            <w:noProof/>
            <w:webHidden/>
          </w:rPr>
        </w:r>
      </w:ins>
      <w:r>
        <w:rPr>
          <w:noProof/>
          <w:webHidden/>
        </w:rPr>
        <w:fldChar w:fldCharType="separate"/>
      </w:r>
      <w:ins w:id="343" w:author="paulac" w:date="2013-10-15T09:31:00Z">
        <w:r>
          <w:rPr>
            <w:noProof/>
            <w:webHidden/>
          </w:rPr>
          <w:t>64</w:t>
        </w:r>
        <w:r>
          <w:rPr>
            <w:noProof/>
            <w:webHidden/>
          </w:rPr>
          <w:fldChar w:fldCharType="end"/>
        </w:r>
        <w:r w:rsidRPr="00BC45E7">
          <w:rPr>
            <w:rStyle w:val="Enlla"/>
            <w:noProof/>
          </w:rPr>
          <w:fldChar w:fldCharType="end"/>
        </w:r>
      </w:ins>
    </w:p>
    <w:p w:rsidR="00372068" w:rsidRDefault="00372068">
      <w:pPr>
        <w:pStyle w:val="IDC3"/>
        <w:tabs>
          <w:tab w:val="left" w:pos="1320"/>
          <w:tab w:val="right" w:leader="dot" w:pos="8494"/>
        </w:tabs>
        <w:rPr>
          <w:ins w:id="344" w:author="paulac" w:date="2013-10-15T09:31:00Z"/>
          <w:rFonts w:eastAsiaTheme="minorEastAsia"/>
          <w:noProof/>
          <w:lang w:val="es-ES" w:eastAsia="es-ES"/>
        </w:rPr>
      </w:pPr>
      <w:ins w:id="345" w:author="paulac" w:date="2013-10-15T09:31:00Z">
        <w:r w:rsidRPr="00BC45E7">
          <w:rPr>
            <w:rStyle w:val="Enlla"/>
            <w:noProof/>
          </w:rPr>
          <w:fldChar w:fldCharType="begin"/>
        </w:r>
        <w:r w:rsidRPr="00BC45E7">
          <w:rPr>
            <w:rStyle w:val="Enlla"/>
            <w:noProof/>
          </w:rPr>
          <w:instrText xml:space="preserve"> </w:instrText>
        </w:r>
        <w:r>
          <w:rPr>
            <w:noProof/>
          </w:rPr>
          <w:instrText>HYPERLINK \l "_Toc369593148"</w:instrText>
        </w:r>
        <w:r w:rsidRPr="00BC45E7">
          <w:rPr>
            <w:rStyle w:val="Enlla"/>
            <w:noProof/>
          </w:rPr>
          <w:instrText xml:space="preserve"> </w:instrText>
        </w:r>
        <w:r w:rsidRPr="00BC45E7">
          <w:rPr>
            <w:rStyle w:val="Enlla"/>
            <w:noProof/>
          </w:rPr>
        </w:r>
        <w:r w:rsidRPr="00BC45E7">
          <w:rPr>
            <w:rStyle w:val="Enlla"/>
            <w:noProof/>
          </w:rPr>
          <w:fldChar w:fldCharType="separate"/>
        </w:r>
        <w:r w:rsidRPr="00BC45E7">
          <w:rPr>
            <w:rStyle w:val="Enlla"/>
            <w:noProof/>
          </w:rPr>
          <w:t>6.2.1</w:t>
        </w:r>
        <w:r>
          <w:rPr>
            <w:rFonts w:eastAsiaTheme="minorEastAsia"/>
            <w:noProof/>
            <w:lang w:val="es-ES" w:eastAsia="es-ES"/>
          </w:rPr>
          <w:tab/>
        </w:r>
        <w:r w:rsidRPr="00BC45E7">
          <w:rPr>
            <w:rStyle w:val="Enlla"/>
            <w:noProof/>
          </w:rPr>
          <w:t>Directament</w:t>
        </w:r>
        <w:r>
          <w:rPr>
            <w:noProof/>
            <w:webHidden/>
          </w:rPr>
          <w:tab/>
        </w:r>
        <w:r>
          <w:rPr>
            <w:noProof/>
            <w:webHidden/>
          </w:rPr>
          <w:fldChar w:fldCharType="begin"/>
        </w:r>
        <w:r>
          <w:rPr>
            <w:noProof/>
            <w:webHidden/>
          </w:rPr>
          <w:instrText xml:space="preserve"> PAGEREF _Toc369593148 \h </w:instrText>
        </w:r>
        <w:r>
          <w:rPr>
            <w:noProof/>
            <w:webHidden/>
          </w:rPr>
        </w:r>
      </w:ins>
      <w:r>
        <w:rPr>
          <w:noProof/>
          <w:webHidden/>
        </w:rPr>
        <w:fldChar w:fldCharType="separate"/>
      </w:r>
      <w:ins w:id="346" w:author="paulac" w:date="2013-10-15T09:31:00Z">
        <w:r>
          <w:rPr>
            <w:noProof/>
            <w:webHidden/>
          </w:rPr>
          <w:t>64</w:t>
        </w:r>
        <w:r>
          <w:rPr>
            <w:noProof/>
            <w:webHidden/>
          </w:rPr>
          <w:fldChar w:fldCharType="end"/>
        </w:r>
        <w:r w:rsidRPr="00BC45E7">
          <w:rPr>
            <w:rStyle w:val="Enlla"/>
            <w:noProof/>
          </w:rPr>
          <w:fldChar w:fldCharType="end"/>
        </w:r>
      </w:ins>
    </w:p>
    <w:p w:rsidR="00372068" w:rsidRDefault="00372068">
      <w:pPr>
        <w:pStyle w:val="IDC3"/>
        <w:tabs>
          <w:tab w:val="left" w:pos="1320"/>
          <w:tab w:val="right" w:leader="dot" w:pos="8494"/>
        </w:tabs>
        <w:rPr>
          <w:ins w:id="347" w:author="paulac" w:date="2013-10-15T09:31:00Z"/>
          <w:rFonts w:eastAsiaTheme="minorEastAsia"/>
          <w:noProof/>
          <w:lang w:val="es-ES" w:eastAsia="es-ES"/>
        </w:rPr>
      </w:pPr>
      <w:ins w:id="348" w:author="paulac" w:date="2013-10-15T09:31:00Z">
        <w:r w:rsidRPr="00BC45E7">
          <w:rPr>
            <w:rStyle w:val="Enlla"/>
            <w:noProof/>
          </w:rPr>
          <w:fldChar w:fldCharType="begin"/>
        </w:r>
        <w:r w:rsidRPr="00BC45E7">
          <w:rPr>
            <w:rStyle w:val="Enlla"/>
            <w:noProof/>
          </w:rPr>
          <w:instrText xml:space="preserve"> </w:instrText>
        </w:r>
        <w:r>
          <w:rPr>
            <w:noProof/>
          </w:rPr>
          <w:instrText>HYPERLINK \l "_Toc369593149"</w:instrText>
        </w:r>
        <w:r w:rsidRPr="00BC45E7">
          <w:rPr>
            <w:rStyle w:val="Enlla"/>
            <w:noProof/>
          </w:rPr>
          <w:instrText xml:space="preserve"> </w:instrText>
        </w:r>
        <w:r w:rsidRPr="00BC45E7">
          <w:rPr>
            <w:rStyle w:val="Enlla"/>
            <w:noProof/>
          </w:rPr>
        </w:r>
        <w:r w:rsidRPr="00BC45E7">
          <w:rPr>
            <w:rStyle w:val="Enlla"/>
            <w:noProof/>
          </w:rPr>
          <w:fldChar w:fldCharType="separate"/>
        </w:r>
        <w:r w:rsidRPr="00BC45E7">
          <w:rPr>
            <w:rStyle w:val="Enlla"/>
            <w:noProof/>
          </w:rPr>
          <w:t>6.2.2</w:t>
        </w:r>
        <w:r>
          <w:rPr>
            <w:rFonts w:eastAsiaTheme="minorEastAsia"/>
            <w:noProof/>
            <w:lang w:val="es-ES" w:eastAsia="es-ES"/>
          </w:rPr>
          <w:tab/>
        </w:r>
        <w:r w:rsidRPr="00BC45E7">
          <w:rPr>
            <w:rStyle w:val="Enlla"/>
            <w:noProof/>
          </w:rPr>
          <w:t>Com a camps</w:t>
        </w:r>
        <w:r>
          <w:rPr>
            <w:noProof/>
            <w:webHidden/>
          </w:rPr>
          <w:tab/>
        </w:r>
        <w:r>
          <w:rPr>
            <w:noProof/>
            <w:webHidden/>
          </w:rPr>
          <w:fldChar w:fldCharType="begin"/>
        </w:r>
        <w:r>
          <w:rPr>
            <w:noProof/>
            <w:webHidden/>
          </w:rPr>
          <w:instrText xml:space="preserve"> PAGEREF _Toc369593149 \h </w:instrText>
        </w:r>
        <w:r>
          <w:rPr>
            <w:noProof/>
            <w:webHidden/>
          </w:rPr>
        </w:r>
      </w:ins>
      <w:r>
        <w:rPr>
          <w:noProof/>
          <w:webHidden/>
        </w:rPr>
        <w:fldChar w:fldCharType="separate"/>
      </w:r>
      <w:ins w:id="349" w:author="paulac" w:date="2013-10-15T09:31:00Z">
        <w:r>
          <w:rPr>
            <w:noProof/>
            <w:webHidden/>
          </w:rPr>
          <w:t>64</w:t>
        </w:r>
        <w:r>
          <w:rPr>
            <w:noProof/>
            <w:webHidden/>
          </w:rPr>
          <w:fldChar w:fldCharType="end"/>
        </w:r>
        <w:r w:rsidRPr="00BC45E7">
          <w:rPr>
            <w:rStyle w:val="Enlla"/>
            <w:noProof/>
          </w:rPr>
          <w:fldChar w:fldCharType="end"/>
        </w:r>
      </w:ins>
    </w:p>
    <w:p w:rsidR="00372068" w:rsidRDefault="00372068">
      <w:pPr>
        <w:pStyle w:val="IDC3"/>
        <w:tabs>
          <w:tab w:val="left" w:pos="1320"/>
          <w:tab w:val="right" w:leader="dot" w:pos="8494"/>
        </w:tabs>
        <w:rPr>
          <w:ins w:id="350" w:author="paulac" w:date="2013-10-15T09:31:00Z"/>
          <w:rFonts w:eastAsiaTheme="minorEastAsia"/>
          <w:noProof/>
          <w:lang w:val="es-ES" w:eastAsia="es-ES"/>
        </w:rPr>
      </w:pPr>
      <w:ins w:id="351" w:author="paulac" w:date="2013-10-15T09:31:00Z">
        <w:r w:rsidRPr="00BC45E7">
          <w:rPr>
            <w:rStyle w:val="Enlla"/>
            <w:noProof/>
          </w:rPr>
          <w:fldChar w:fldCharType="begin"/>
        </w:r>
        <w:r w:rsidRPr="00BC45E7">
          <w:rPr>
            <w:rStyle w:val="Enlla"/>
            <w:noProof/>
          </w:rPr>
          <w:instrText xml:space="preserve"> </w:instrText>
        </w:r>
        <w:r>
          <w:rPr>
            <w:noProof/>
          </w:rPr>
          <w:instrText>HYPERLINK \l "_Toc369593150"</w:instrText>
        </w:r>
        <w:r w:rsidRPr="00BC45E7">
          <w:rPr>
            <w:rStyle w:val="Enlla"/>
            <w:noProof/>
          </w:rPr>
          <w:instrText xml:space="preserve"> </w:instrText>
        </w:r>
        <w:r w:rsidRPr="00BC45E7">
          <w:rPr>
            <w:rStyle w:val="Enlla"/>
            <w:noProof/>
          </w:rPr>
        </w:r>
        <w:r w:rsidRPr="00BC45E7">
          <w:rPr>
            <w:rStyle w:val="Enlla"/>
            <w:noProof/>
          </w:rPr>
          <w:fldChar w:fldCharType="separate"/>
        </w:r>
        <w:r w:rsidRPr="00BC45E7">
          <w:rPr>
            <w:rStyle w:val="Enlla"/>
            <w:noProof/>
          </w:rPr>
          <w:t>6.2.3</w:t>
        </w:r>
        <w:r>
          <w:rPr>
            <w:rFonts w:eastAsiaTheme="minorEastAsia"/>
            <w:noProof/>
            <w:lang w:val="es-ES" w:eastAsia="es-ES"/>
          </w:rPr>
          <w:tab/>
        </w:r>
        <w:r w:rsidRPr="00BC45E7">
          <w:rPr>
            <w:rStyle w:val="Enlla"/>
            <w:noProof/>
          </w:rPr>
          <w:t>Com a scripts</w:t>
        </w:r>
        <w:r>
          <w:rPr>
            <w:noProof/>
            <w:webHidden/>
          </w:rPr>
          <w:tab/>
        </w:r>
        <w:r>
          <w:rPr>
            <w:noProof/>
            <w:webHidden/>
          </w:rPr>
          <w:fldChar w:fldCharType="begin"/>
        </w:r>
        <w:r>
          <w:rPr>
            <w:noProof/>
            <w:webHidden/>
          </w:rPr>
          <w:instrText xml:space="preserve"> PAGEREF _Toc369593150 \h </w:instrText>
        </w:r>
        <w:r>
          <w:rPr>
            <w:noProof/>
            <w:webHidden/>
          </w:rPr>
        </w:r>
      </w:ins>
      <w:r>
        <w:rPr>
          <w:noProof/>
          <w:webHidden/>
        </w:rPr>
        <w:fldChar w:fldCharType="separate"/>
      </w:r>
      <w:ins w:id="352" w:author="paulac" w:date="2013-10-15T09:31:00Z">
        <w:r>
          <w:rPr>
            <w:noProof/>
            <w:webHidden/>
          </w:rPr>
          <w:t>66</w:t>
        </w:r>
        <w:r>
          <w:rPr>
            <w:noProof/>
            <w:webHidden/>
          </w:rPr>
          <w:fldChar w:fldCharType="end"/>
        </w:r>
        <w:r w:rsidRPr="00BC45E7">
          <w:rPr>
            <w:rStyle w:val="Enlla"/>
            <w:noProof/>
          </w:rPr>
          <w:fldChar w:fldCharType="end"/>
        </w:r>
      </w:ins>
    </w:p>
    <w:p w:rsidR="00372068" w:rsidRDefault="00372068">
      <w:pPr>
        <w:pStyle w:val="IDC2"/>
        <w:tabs>
          <w:tab w:val="left" w:pos="880"/>
          <w:tab w:val="right" w:leader="dot" w:pos="8494"/>
        </w:tabs>
        <w:rPr>
          <w:ins w:id="353" w:author="paulac" w:date="2013-10-15T09:31:00Z"/>
          <w:rFonts w:eastAsiaTheme="minorEastAsia"/>
          <w:noProof/>
          <w:lang w:val="es-ES" w:eastAsia="es-ES"/>
        </w:rPr>
      </w:pPr>
      <w:ins w:id="354" w:author="paulac" w:date="2013-10-15T09:31:00Z">
        <w:r w:rsidRPr="00BC45E7">
          <w:rPr>
            <w:rStyle w:val="Enlla"/>
            <w:noProof/>
          </w:rPr>
          <w:fldChar w:fldCharType="begin"/>
        </w:r>
        <w:r w:rsidRPr="00BC45E7">
          <w:rPr>
            <w:rStyle w:val="Enlla"/>
            <w:noProof/>
          </w:rPr>
          <w:instrText xml:space="preserve"> </w:instrText>
        </w:r>
        <w:r>
          <w:rPr>
            <w:noProof/>
          </w:rPr>
          <w:instrText>HYPERLINK \l "_Toc369593151"</w:instrText>
        </w:r>
        <w:r w:rsidRPr="00BC45E7">
          <w:rPr>
            <w:rStyle w:val="Enlla"/>
            <w:noProof/>
          </w:rPr>
          <w:instrText xml:space="preserve"> </w:instrText>
        </w:r>
        <w:r w:rsidRPr="00BC45E7">
          <w:rPr>
            <w:rStyle w:val="Enlla"/>
            <w:noProof/>
          </w:rPr>
        </w:r>
        <w:r w:rsidRPr="00BC45E7">
          <w:rPr>
            <w:rStyle w:val="Enlla"/>
            <w:noProof/>
          </w:rPr>
          <w:fldChar w:fldCharType="separate"/>
        </w:r>
        <w:r w:rsidRPr="00BC45E7">
          <w:rPr>
            <w:rStyle w:val="Enlla"/>
            <w:noProof/>
          </w:rPr>
          <w:t>6.3</w:t>
        </w:r>
        <w:r>
          <w:rPr>
            <w:rFonts w:eastAsiaTheme="minorEastAsia"/>
            <w:noProof/>
            <w:lang w:val="es-ES" w:eastAsia="es-ES"/>
          </w:rPr>
          <w:tab/>
        </w:r>
        <w:r w:rsidRPr="00BC45E7">
          <w:rPr>
            <w:rStyle w:val="Enlla"/>
            <w:noProof/>
          </w:rPr>
          <w:t xml:space="preserve">Exemples d’expressions </w:t>
        </w:r>
        <w:r w:rsidRPr="00BC45E7">
          <w:rPr>
            <w:rStyle w:val="Enlla"/>
            <w:i/>
            <w:noProof/>
          </w:rPr>
          <w:t>Freemarker</w:t>
        </w:r>
        <w:r>
          <w:rPr>
            <w:noProof/>
            <w:webHidden/>
          </w:rPr>
          <w:tab/>
        </w:r>
        <w:r>
          <w:rPr>
            <w:noProof/>
            <w:webHidden/>
          </w:rPr>
          <w:fldChar w:fldCharType="begin"/>
        </w:r>
        <w:r>
          <w:rPr>
            <w:noProof/>
            <w:webHidden/>
          </w:rPr>
          <w:instrText xml:space="preserve"> PAGEREF _Toc369593151 \h </w:instrText>
        </w:r>
        <w:r>
          <w:rPr>
            <w:noProof/>
            <w:webHidden/>
          </w:rPr>
        </w:r>
      </w:ins>
      <w:r>
        <w:rPr>
          <w:noProof/>
          <w:webHidden/>
        </w:rPr>
        <w:fldChar w:fldCharType="separate"/>
      </w:r>
      <w:ins w:id="355" w:author="paulac" w:date="2013-10-15T09:31:00Z">
        <w:r>
          <w:rPr>
            <w:noProof/>
            <w:webHidden/>
          </w:rPr>
          <w:t>67</w:t>
        </w:r>
        <w:r>
          <w:rPr>
            <w:noProof/>
            <w:webHidden/>
          </w:rPr>
          <w:fldChar w:fldCharType="end"/>
        </w:r>
        <w:r w:rsidRPr="00BC45E7">
          <w:rPr>
            <w:rStyle w:val="Enlla"/>
            <w:noProof/>
          </w:rPr>
          <w:fldChar w:fldCharType="end"/>
        </w:r>
      </w:ins>
    </w:p>
    <w:p w:rsidR="00C6521E" w:rsidDel="008D26F5" w:rsidRDefault="000D0864">
      <w:pPr>
        <w:pStyle w:val="IDC1"/>
        <w:tabs>
          <w:tab w:val="left" w:pos="440"/>
          <w:tab w:val="right" w:leader="dot" w:pos="8494"/>
        </w:tabs>
        <w:rPr>
          <w:del w:id="356" w:author="paulac" w:date="2013-10-10T10:12:00Z"/>
          <w:rFonts w:eastAsiaTheme="minorEastAsia"/>
          <w:b w:val="0"/>
          <w:noProof/>
          <w:lang w:val="es-ES" w:eastAsia="es-ES"/>
        </w:rPr>
      </w:pPr>
      <w:del w:id="357" w:author="paulac" w:date="2013-10-10T10:12:00Z">
        <w:r w:rsidRPr="000D0864">
          <w:rPr>
            <w:noProof/>
            <w:rPrChange w:id="358" w:author="paulac" w:date="2013-10-10T10:12:00Z">
              <w:rPr>
                <w:rStyle w:val="Enlla"/>
                <w:noProof/>
              </w:rPr>
            </w:rPrChange>
          </w:rPr>
          <w:delText>1</w:delText>
        </w:r>
        <w:r w:rsidR="00C6521E" w:rsidDel="008D26F5">
          <w:rPr>
            <w:rFonts w:eastAsiaTheme="minorEastAsia"/>
            <w:b w:val="0"/>
            <w:noProof/>
            <w:lang w:val="es-ES" w:eastAsia="es-ES"/>
          </w:rPr>
          <w:tab/>
        </w:r>
        <w:r w:rsidRPr="000D0864">
          <w:rPr>
            <w:noProof/>
            <w:rPrChange w:id="359" w:author="paulac" w:date="2013-10-10T10:12:00Z">
              <w:rPr>
                <w:rStyle w:val="Enlla"/>
                <w:noProof/>
              </w:rPr>
            </w:rPrChange>
          </w:rPr>
          <w:delText>Introducció</w:delText>
        </w:r>
        <w:r w:rsidR="00C6521E" w:rsidDel="008D26F5">
          <w:rPr>
            <w:noProof/>
            <w:webHidden/>
          </w:rPr>
          <w:tab/>
          <w:delText>6</w:delText>
        </w:r>
      </w:del>
    </w:p>
    <w:p w:rsidR="00C6521E" w:rsidDel="008D26F5" w:rsidRDefault="000D0864">
      <w:pPr>
        <w:pStyle w:val="IDC1"/>
        <w:tabs>
          <w:tab w:val="left" w:pos="440"/>
          <w:tab w:val="right" w:leader="dot" w:pos="8494"/>
        </w:tabs>
        <w:rPr>
          <w:del w:id="360" w:author="paulac" w:date="2013-10-10T10:12:00Z"/>
          <w:rFonts w:eastAsiaTheme="minorEastAsia"/>
          <w:b w:val="0"/>
          <w:noProof/>
          <w:lang w:val="es-ES" w:eastAsia="es-ES"/>
        </w:rPr>
      </w:pPr>
      <w:del w:id="361" w:author="paulac" w:date="2013-10-10T10:12:00Z">
        <w:r w:rsidRPr="000D0864">
          <w:rPr>
            <w:noProof/>
            <w:rPrChange w:id="362" w:author="paulac" w:date="2013-10-10T10:12:00Z">
              <w:rPr>
                <w:rStyle w:val="Enlla"/>
                <w:noProof/>
              </w:rPr>
            </w:rPrChange>
          </w:rPr>
          <w:delText>2</w:delText>
        </w:r>
        <w:r w:rsidR="00C6521E" w:rsidDel="008D26F5">
          <w:rPr>
            <w:rFonts w:eastAsiaTheme="minorEastAsia"/>
            <w:b w:val="0"/>
            <w:noProof/>
            <w:lang w:val="es-ES" w:eastAsia="es-ES"/>
          </w:rPr>
          <w:tab/>
        </w:r>
        <w:r w:rsidRPr="000D0864">
          <w:rPr>
            <w:noProof/>
            <w:rPrChange w:id="363" w:author="paulac" w:date="2013-10-10T10:12:00Z">
              <w:rPr>
                <w:rStyle w:val="Enlla"/>
                <w:noProof/>
              </w:rPr>
            </w:rPrChange>
          </w:rPr>
          <w:delText>Glossari</w:delText>
        </w:r>
        <w:r w:rsidR="00C6521E" w:rsidDel="008D26F5">
          <w:rPr>
            <w:noProof/>
            <w:webHidden/>
          </w:rPr>
          <w:tab/>
          <w:delText>6</w:delText>
        </w:r>
      </w:del>
    </w:p>
    <w:p w:rsidR="00C6521E" w:rsidDel="008D26F5" w:rsidRDefault="000D0864">
      <w:pPr>
        <w:pStyle w:val="IDC1"/>
        <w:tabs>
          <w:tab w:val="left" w:pos="440"/>
          <w:tab w:val="right" w:leader="dot" w:pos="8494"/>
        </w:tabs>
        <w:rPr>
          <w:del w:id="364" w:author="paulac" w:date="2013-10-10T10:12:00Z"/>
          <w:rFonts w:eastAsiaTheme="minorEastAsia"/>
          <w:b w:val="0"/>
          <w:noProof/>
          <w:lang w:val="es-ES" w:eastAsia="es-ES"/>
        </w:rPr>
      </w:pPr>
      <w:del w:id="365" w:author="paulac" w:date="2013-10-10T10:12:00Z">
        <w:r w:rsidRPr="000D0864">
          <w:rPr>
            <w:noProof/>
            <w:rPrChange w:id="366" w:author="paulac" w:date="2013-10-10T10:12:00Z">
              <w:rPr>
                <w:rStyle w:val="Enlla"/>
                <w:noProof/>
              </w:rPr>
            </w:rPrChange>
          </w:rPr>
          <w:delText>3</w:delText>
        </w:r>
        <w:r w:rsidR="00C6521E" w:rsidDel="008D26F5">
          <w:rPr>
            <w:rFonts w:eastAsiaTheme="minorEastAsia"/>
            <w:b w:val="0"/>
            <w:noProof/>
            <w:lang w:val="es-ES" w:eastAsia="es-ES"/>
          </w:rPr>
          <w:tab/>
        </w:r>
        <w:r w:rsidRPr="000D0864">
          <w:rPr>
            <w:noProof/>
            <w:rPrChange w:id="367" w:author="paulac" w:date="2013-10-10T10:12:00Z">
              <w:rPr>
                <w:rStyle w:val="Enlla"/>
                <w:noProof/>
              </w:rPr>
            </w:rPrChange>
          </w:rPr>
          <w:delText>Disseny de fluxgrames en JBPM</w:delText>
        </w:r>
        <w:r w:rsidR="00C6521E" w:rsidDel="008D26F5">
          <w:rPr>
            <w:noProof/>
            <w:webHidden/>
          </w:rPr>
          <w:tab/>
          <w:delText>7</w:delText>
        </w:r>
      </w:del>
    </w:p>
    <w:p w:rsidR="00C6521E" w:rsidDel="008D26F5" w:rsidRDefault="000D0864">
      <w:pPr>
        <w:pStyle w:val="IDC2"/>
        <w:tabs>
          <w:tab w:val="left" w:pos="880"/>
          <w:tab w:val="right" w:leader="dot" w:pos="8494"/>
        </w:tabs>
        <w:rPr>
          <w:del w:id="368" w:author="paulac" w:date="2013-10-10T10:12:00Z"/>
          <w:rFonts w:eastAsiaTheme="minorEastAsia"/>
          <w:noProof/>
          <w:lang w:val="es-ES" w:eastAsia="es-ES"/>
        </w:rPr>
      </w:pPr>
      <w:del w:id="369" w:author="paulac" w:date="2013-10-10T10:12:00Z">
        <w:r w:rsidRPr="000D0864">
          <w:rPr>
            <w:noProof/>
            <w:rPrChange w:id="370" w:author="paulac" w:date="2013-10-10T10:12:00Z">
              <w:rPr>
                <w:rStyle w:val="Enlla"/>
                <w:noProof/>
              </w:rPr>
            </w:rPrChange>
          </w:rPr>
          <w:delText>3.1</w:delText>
        </w:r>
        <w:r w:rsidR="00C6521E" w:rsidDel="008D26F5">
          <w:rPr>
            <w:rFonts w:eastAsiaTheme="minorEastAsia"/>
            <w:noProof/>
            <w:lang w:val="es-ES" w:eastAsia="es-ES"/>
          </w:rPr>
          <w:tab/>
        </w:r>
        <w:r w:rsidRPr="000D0864">
          <w:rPr>
            <w:noProof/>
            <w:rPrChange w:id="371" w:author="paulac" w:date="2013-10-10T10:12:00Z">
              <w:rPr>
                <w:rStyle w:val="Enlla"/>
                <w:noProof/>
              </w:rPr>
            </w:rPrChange>
          </w:rPr>
          <w:delText>Instal·lació de l’Eclipse</w:delText>
        </w:r>
        <w:r w:rsidR="00C6521E" w:rsidDel="008D26F5">
          <w:rPr>
            <w:noProof/>
            <w:webHidden/>
          </w:rPr>
          <w:tab/>
          <w:delText>7</w:delText>
        </w:r>
      </w:del>
    </w:p>
    <w:p w:rsidR="00C6521E" w:rsidDel="008D26F5" w:rsidRDefault="000D0864">
      <w:pPr>
        <w:pStyle w:val="IDC2"/>
        <w:tabs>
          <w:tab w:val="left" w:pos="880"/>
          <w:tab w:val="right" w:leader="dot" w:pos="8494"/>
        </w:tabs>
        <w:rPr>
          <w:del w:id="372" w:author="paulac" w:date="2013-10-10T10:12:00Z"/>
          <w:rFonts w:eastAsiaTheme="minorEastAsia"/>
          <w:noProof/>
          <w:lang w:val="es-ES" w:eastAsia="es-ES"/>
        </w:rPr>
      </w:pPr>
      <w:del w:id="373" w:author="paulac" w:date="2013-10-10T10:12:00Z">
        <w:r w:rsidRPr="000D0864">
          <w:rPr>
            <w:noProof/>
            <w:rPrChange w:id="374" w:author="paulac" w:date="2013-10-10T10:12:00Z">
              <w:rPr>
                <w:rStyle w:val="Enlla"/>
                <w:noProof/>
              </w:rPr>
            </w:rPrChange>
          </w:rPr>
          <w:delText>3.2</w:delText>
        </w:r>
        <w:r w:rsidR="00C6521E" w:rsidDel="008D26F5">
          <w:rPr>
            <w:rFonts w:eastAsiaTheme="minorEastAsia"/>
            <w:noProof/>
            <w:lang w:val="es-ES" w:eastAsia="es-ES"/>
          </w:rPr>
          <w:tab/>
        </w:r>
        <w:r w:rsidRPr="000D0864">
          <w:rPr>
            <w:noProof/>
            <w:rPrChange w:id="375" w:author="paulac" w:date="2013-10-10T10:12:00Z">
              <w:rPr>
                <w:rStyle w:val="Enlla"/>
                <w:noProof/>
              </w:rPr>
            </w:rPrChange>
          </w:rPr>
          <w:delText>Instal·lació del plugin jBPM-GPD</w:delText>
        </w:r>
        <w:r w:rsidR="00C6521E" w:rsidDel="008D26F5">
          <w:rPr>
            <w:noProof/>
            <w:webHidden/>
          </w:rPr>
          <w:tab/>
          <w:delText>7</w:delText>
        </w:r>
      </w:del>
    </w:p>
    <w:p w:rsidR="00C6521E" w:rsidDel="008D26F5" w:rsidRDefault="000D0864">
      <w:pPr>
        <w:pStyle w:val="IDC2"/>
        <w:tabs>
          <w:tab w:val="left" w:pos="880"/>
          <w:tab w:val="right" w:leader="dot" w:pos="8494"/>
        </w:tabs>
        <w:rPr>
          <w:del w:id="376" w:author="paulac" w:date="2013-10-10T10:12:00Z"/>
          <w:rFonts w:eastAsiaTheme="minorEastAsia"/>
          <w:noProof/>
          <w:lang w:val="es-ES" w:eastAsia="es-ES"/>
        </w:rPr>
      </w:pPr>
      <w:del w:id="377" w:author="paulac" w:date="2013-10-10T10:12:00Z">
        <w:r w:rsidRPr="000D0864">
          <w:rPr>
            <w:noProof/>
            <w:rPrChange w:id="378" w:author="paulac" w:date="2013-10-10T10:12:00Z">
              <w:rPr>
                <w:rStyle w:val="Enlla"/>
                <w:noProof/>
              </w:rPr>
            </w:rPrChange>
          </w:rPr>
          <w:delText>3.3</w:delText>
        </w:r>
        <w:r w:rsidR="00C6521E" w:rsidDel="008D26F5">
          <w:rPr>
            <w:rFonts w:eastAsiaTheme="minorEastAsia"/>
            <w:noProof/>
            <w:lang w:val="es-ES" w:eastAsia="es-ES"/>
          </w:rPr>
          <w:tab/>
        </w:r>
        <w:r w:rsidRPr="000D0864">
          <w:rPr>
            <w:noProof/>
            <w:rPrChange w:id="379" w:author="paulac" w:date="2013-10-10T10:12:00Z">
              <w:rPr>
                <w:rStyle w:val="Enlla"/>
                <w:noProof/>
              </w:rPr>
            </w:rPrChange>
          </w:rPr>
          <w:delText>Creació d’un nou projecte jBPM</w:delText>
        </w:r>
        <w:r w:rsidR="00C6521E" w:rsidDel="008D26F5">
          <w:rPr>
            <w:noProof/>
            <w:webHidden/>
          </w:rPr>
          <w:tab/>
          <w:delText>7</w:delText>
        </w:r>
      </w:del>
    </w:p>
    <w:p w:rsidR="00C6521E" w:rsidDel="008D26F5" w:rsidRDefault="000D0864">
      <w:pPr>
        <w:pStyle w:val="IDC2"/>
        <w:tabs>
          <w:tab w:val="left" w:pos="880"/>
          <w:tab w:val="right" w:leader="dot" w:pos="8494"/>
        </w:tabs>
        <w:rPr>
          <w:del w:id="380" w:author="paulac" w:date="2013-10-10T10:12:00Z"/>
          <w:rFonts w:eastAsiaTheme="minorEastAsia"/>
          <w:noProof/>
          <w:lang w:val="es-ES" w:eastAsia="es-ES"/>
        </w:rPr>
      </w:pPr>
      <w:del w:id="381" w:author="paulac" w:date="2013-10-10T10:12:00Z">
        <w:r w:rsidRPr="000D0864">
          <w:rPr>
            <w:noProof/>
            <w:rPrChange w:id="382" w:author="paulac" w:date="2013-10-10T10:12:00Z">
              <w:rPr>
                <w:rStyle w:val="Enlla"/>
                <w:noProof/>
              </w:rPr>
            </w:rPrChange>
          </w:rPr>
          <w:delText>3.4</w:delText>
        </w:r>
        <w:r w:rsidR="00C6521E" w:rsidDel="008D26F5">
          <w:rPr>
            <w:rFonts w:eastAsiaTheme="minorEastAsia"/>
            <w:noProof/>
            <w:lang w:val="es-ES" w:eastAsia="es-ES"/>
          </w:rPr>
          <w:tab/>
        </w:r>
        <w:r w:rsidRPr="000D0864">
          <w:rPr>
            <w:noProof/>
            <w:rPrChange w:id="383" w:author="paulac" w:date="2013-10-10T10:12:00Z">
              <w:rPr>
                <w:rStyle w:val="Enlla"/>
                <w:noProof/>
              </w:rPr>
            </w:rPrChange>
          </w:rPr>
          <w:delText>Incorporació llibreria de disseny</w:delText>
        </w:r>
        <w:r w:rsidR="00C6521E" w:rsidDel="008D26F5">
          <w:rPr>
            <w:noProof/>
            <w:webHidden/>
          </w:rPr>
          <w:tab/>
          <w:delText>10</w:delText>
        </w:r>
      </w:del>
    </w:p>
    <w:p w:rsidR="00C6521E" w:rsidDel="008D26F5" w:rsidRDefault="000D0864">
      <w:pPr>
        <w:pStyle w:val="IDC2"/>
        <w:tabs>
          <w:tab w:val="left" w:pos="880"/>
          <w:tab w:val="right" w:leader="dot" w:pos="8494"/>
        </w:tabs>
        <w:rPr>
          <w:del w:id="384" w:author="paulac" w:date="2013-10-10T10:12:00Z"/>
          <w:rFonts w:eastAsiaTheme="minorEastAsia"/>
          <w:noProof/>
          <w:lang w:val="es-ES" w:eastAsia="es-ES"/>
        </w:rPr>
      </w:pPr>
      <w:del w:id="385" w:author="paulac" w:date="2013-10-10T10:12:00Z">
        <w:r w:rsidRPr="000D0864">
          <w:rPr>
            <w:noProof/>
            <w:rPrChange w:id="386" w:author="paulac" w:date="2013-10-10T10:12:00Z">
              <w:rPr>
                <w:rStyle w:val="Enlla"/>
                <w:noProof/>
              </w:rPr>
            </w:rPrChange>
          </w:rPr>
          <w:delText>3.5</w:delText>
        </w:r>
        <w:r w:rsidR="00C6521E" w:rsidDel="008D26F5">
          <w:rPr>
            <w:rFonts w:eastAsiaTheme="minorEastAsia"/>
            <w:noProof/>
            <w:lang w:val="es-ES" w:eastAsia="es-ES"/>
          </w:rPr>
          <w:tab/>
        </w:r>
        <w:r w:rsidRPr="000D0864">
          <w:rPr>
            <w:noProof/>
            <w:rPrChange w:id="387" w:author="paulac" w:date="2013-10-10T10:12:00Z">
              <w:rPr>
                <w:rStyle w:val="Enlla"/>
                <w:noProof/>
              </w:rPr>
            </w:rPrChange>
          </w:rPr>
          <w:delText>Creació d’un nou fluxgrama</w:delText>
        </w:r>
        <w:r w:rsidR="00C6521E" w:rsidDel="008D26F5">
          <w:rPr>
            <w:noProof/>
            <w:webHidden/>
          </w:rPr>
          <w:tab/>
          <w:delText>11</w:delText>
        </w:r>
      </w:del>
    </w:p>
    <w:p w:rsidR="00C6521E" w:rsidDel="008D26F5" w:rsidRDefault="000D0864">
      <w:pPr>
        <w:pStyle w:val="IDC2"/>
        <w:tabs>
          <w:tab w:val="left" w:pos="880"/>
          <w:tab w:val="right" w:leader="dot" w:pos="8494"/>
        </w:tabs>
        <w:rPr>
          <w:del w:id="388" w:author="paulac" w:date="2013-10-10T10:12:00Z"/>
          <w:rFonts w:eastAsiaTheme="minorEastAsia"/>
          <w:noProof/>
          <w:lang w:val="es-ES" w:eastAsia="es-ES"/>
        </w:rPr>
      </w:pPr>
      <w:del w:id="389" w:author="paulac" w:date="2013-10-10T10:12:00Z">
        <w:r w:rsidRPr="000D0864">
          <w:rPr>
            <w:noProof/>
            <w:rPrChange w:id="390" w:author="paulac" w:date="2013-10-10T10:12:00Z">
              <w:rPr>
                <w:rStyle w:val="Enlla"/>
                <w:noProof/>
              </w:rPr>
            </w:rPrChange>
          </w:rPr>
          <w:delText>3.6</w:delText>
        </w:r>
        <w:r w:rsidR="00C6521E" w:rsidDel="008D26F5">
          <w:rPr>
            <w:rFonts w:eastAsiaTheme="minorEastAsia"/>
            <w:noProof/>
            <w:lang w:val="es-ES" w:eastAsia="es-ES"/>
          </w:rPr>
          <w:tab/>
        </w:r>
        <w:r w:rsidRPr="000D0864">
          <w:rPr>
            <w:noProof/>
            <w:rPrChange w:id="391" w:author="paulac" w:date="2013-10-10T10:12:00Z">
              <w:rPr>
                <w:rStyle w:val="Enlla"/>
                <w:noProof/>
              </w:rPr>
            </w:rPrChange>
          </w:rPr>
          <w:delText>Tipus de node</w:delText>
        </w:r>
        <w:r w:rsidR="00C6521E" w:rsidDel="008D26F5">
          <w:rPr>
            <w:noProof/>
            <w:webHidden/>
          </w:rPr>
          <w:tab/>
          <w:delText>14</w:delText>
        </w:r>
      </w:del>
    </w:p>
    <w:p w:rsidR="00C6521E" w:rsidDel="008D26F5" w:rsidRDefault="000D0864">
      <w:pPr>
        <w:pStyle w:val="IDC3"/>
        <w:tabs>
          <w:tab w:val="left" w:pos="1320"/>
          <w:tab w:val="right" w:leader="dot" w:pos="8494"/>
        </w:tabs>
        <w:rPr>
          <w:del w:id="392" w:author="paulac" w:date="2013-10-10T10:12:00Z"/>
          <w:rFonts w:eastAsiaTheme="minorEastAsia"/>
          <w:noProof/>
          <w:lang w:val="es-ES" w:eastAsia="es-ES"/>
        </w:rPr>
      </w:pPr>
      <w:del w:id="393" w:author="paulac" w:date="2013-10-10T10:12:00Z">
        <w:r w:rsidRPr="000D0864">
          <w:rPr>
            <w:noProof/>
            <w:rPrChange w:id="394" w:author="paulac" w:date="2013-10-10T10:12:00Z">
              <w:rPr>
                <w:rStyle w:val="Enlla"/>
                <w:noProof/>
              </w:rPr>
            </w:rPrChange>
          </w:rPr>
          <w:delText>3.6.1</w:delText>
        </w:r>
        <w:r w:rsidR="00C6521E" w:rsidDel="008D26F5">
          <w:rPr>
            <w:rFonts w:eastAsiaTheme="minorEastAsia"/>
            <w:noProof/>
            <w:lang w:val="es-ES" w:eastAsia="es-ES"/>
          </w:rPr>
          <w:tab/>
        </w:r>
        <w:r w:rsidRPr="000D0864">
          <w:rPr>
            <w:noProof/>
            <w:rPrChange w:id="395" w:author="paulac" w:date="2013-10-10T10:12:00Z">
              <w:rPr>
                <w:rStyle w:val="Enlla"/>
                <w:noProof/>
              </w:rPr>
            </w:rPrChange>
          </w:rPr>
          <w:delText>Start</w:delText>
        </w:r>
        <w:r w:rsidR="00C6521E" w:rsidDel="008D26F5">
          <w:rPr>
            <w:noProof/>
            <w:webHidden/>
          </w:rPr>
          <w:tab/>
          <w:delText>14</w:delText>
        </w:r>
      </w:del>
    </w:p>
    <w:p w:rsidR="00C6521E" w:rsidDel="008D26F5" w:rsidRDefault="000D0864">
      <w:pPr>
        <w:pStyle w:val="IDC3"/>
        <w:tabs>
          <w:tab w:val="left" w:pos="1320"/>
          <w:tab w:val="right" w:leader="dot" w:pos="8494"/>
        </w:tabs>
        <w:rPr>
          <w:del w:id="396" w:author="paulac" w:date="2013-10-10T10:12:00Z"/>
          <w:rFonts w:eastAsiaTheme="minorEastAsia"/>
          <w:noProof/>
          <w:lang w:val="es-ES" w:eastAsia="es-ES"/>
        </w:rPr>
      </w:pPr>
      <w:del w:id="397" w:author="paulac" w:date="2013-10-10T10:12:00Z">
        <w:r w:rsidRPr="000D0864">
          <w:rPr>
            <w:noProof/>
            <w:rPrChange w:id="398" w:author="paulac" w:date="2013-10-10T10:12:00Z">
              <w:rPr>
                <w:rStyle w:val="Enlla"/>
                <w:noProof/>
              </w:rPr>
            </w:rPrChange>
          </w:rPr>
          <w:delText>3.6.2</w:delText>
        </w:r>
        <w:r w:rsidR="00C6521E" w:rsidDel="008D26F5">
          <w:rPr>
            <w:rFonts w:eastAsiaTheme="minorEastAsia"/>
            <w:noProof/>
            <w:lang w:val="es-ES" w:eastAsia="es-ES"/>
          </w:rPr>
          <w:tab/>
        </w:r>
        <w:r w:rsidRPr="000D0864">
          <w:rPr>
            <w:noProof/>
            <w:rPrChange w:id="399" w:author="paulac" w:date="2013-10-10T10:12:00Z">
              <w:rPr>
                <w:rStyle w:val="Enlla"/>
                <w:noProof/>
              </w:rPr>
            </w:rPrChange>
          </w:rPr>
          <w:delText>State</w:delText>
        </w:r>
        <w:r w:rsidR="00C6521E" w:rsidDel="008D26F5">
          <w:rPr>
            <w:noProof/>
            <w:webHidden/>
          </w:rPr>
          <w:tab/>
          <w:delText>14</w:delText>
        </w:r>
      </w:del>
    </w:p>
    <w:p w:rsidR="00C6521E" w:rsidDel="008D26F5" w:rsidRDefault="000D0864">
      <w:pPr>
        <w:pStyle w:val="IDC3"/>
        <w:tabs>
          <w:tab w:val="left" w:pos="1320"/>
          <w:tab w:val="right" w:leader="dot" w:pos="8494"/>
        </w:tabs>
        <w:rPr>
          <w:del w:id="400" w:author="paulac" w:date="2013-10-10T10:12:00Z"/>
          <w:rFonts w:eastAsiaTheme="minorEastAsia"/>
          <w:noProof/>
          <w:lang w:val="es-ES" w:eastAsia="es-ES"/>
        </w:rPr>
      </w:pPr>
      <w:del w:id="401" w:author="paulac" w:date="2013-10-10T10:12:00Z">
        <w:r w:rsidRPr="000D0864">
          <w:rPr>
            <w:noProof/>
            <w:rPrChange w:id="402" w:author="paulac" w:date="2013-10-10T10:12:00Z">
              <w:rPr>
                <w:rStyle w:val="Enlla"/>
                <w:noProof/>
              </w:rPr>
            </w:rPrChange>
          </w:rPr>
          <w:delText>3.6.3</w:delText>
        </w:r>
        <w:r w:rsidR="00C6521E" w:rsidDel="008D26F5">
          <w:rPr>
            <w:rFonts w:eastAsiaTheme="minorEastAsia"/>
            <w:noProof/>
            <w:lang w:val="es-ES" w:eastAsia="es-ES"/>
          </w:rPr>
          <w:tab/>
        </w:r>
        <w:r w:rsidRPr="000D0864">
          <w:rPr>
            <w:noProof/>
            <w:rPrChange w:id="403" w:author="paulac" w:date="2013-10-10T10:12:00Z">
              <w:rPr>
                <w:rStyle w:val="Enlla"/>
                <w:noProof/>
              </w:rPr>
            </w:rPrChange>
          </w:rPr>
          <w:delText>End</w:delText>
        </w:r>
        <w:r w:rsidR="00C6521E" w:rsidDel="008D26F5">
          <w:rPr>
            <w:noProof/>
            <w:webHidden/>
          </w:rPr>
          <w:tab/>
          <w:delText>14</w:delText>
        </w:r>
      </w:del>
    </w:p>
    <w:p w:rsidR="00C6521E" w:rsidDel="008D26F5" w:rsidRDefault="000D0864">
      <w:pPr>
        <w:pStyle w:val="IDC3"/>
        <w:tabs>
          <w:tab w:val="left" w:pos="1320"/>
          <w:tab w:val="right" w:leader="dot" w:pos="8494"/>
        </w:tabs>
        <w:rPr>
          <w:del w:id="404" w:author="paulac" w:date="2013-10-10T10:12:00Z"/>
          <w:rFonts w:eastAsiaTheme="minorEastAsia"/>
          <w:noProof/>
          <w:lang w:val="es-ES" w:eastAsia="es-ES"/>
        </w:rPr>
      </w:pPr>
      <w:del w:id="405" w:author="paulac" w:date="2013-10-10T10:12:00Z">
        <w:r w:rsidRPr="000D0864">
          <w:rPr>
            <w:noProof/>
            <w:rPrChange w:id="406" w:author="paulac" w:date="2013-10-10T10:12:00Z">
              <w:rPr>
                <w:rStyle w:val="Enlla"/>
                <w:noProof/>
              </w:rPr>
            </w:rPrChange>
          </w:rPr>
          <w:delText>3.6.4</w:delText>
        </w:r>
        <w:r w:rsidR="00C6521E" w:rsidDel="008D26F5">
          <w:rPr>
            <w:rFonts w:eastAsiaTheme="minorEastAsia"/>
            <w:noProof/>
            <w:lang w:val="es-ES" w:eastAsia="es-ES"/>
          </w:rPr>
          <w:tab/>
        </w:r>
        <w:r w:rsidRPr="000D0864">
          <w:rPr>
            <w:noProof/>
            <w:rPrChange w:id="407" w:author="paulac" w:date="2013-10-10T10:12:00Z">
              <w:rPr>
                <w:rStyle w:val="Enlla"/>
                <w:noProof/>
              </w:rPr>
            </w:rPrChange>
          </w:rPr>
          <w:delText>Node</w:delText>
        </w:r>
        <w:r w:rsidR="00C6521E" w:rsidDel="008D26F5">
          <w:rPr>
            <w:noProof/>
            <w:webHidden/>
          </w:rPr>
          <w:tab/>
          <w:delText>14</w:delText>
        </w:r>
      </w:del>
    </w:p>
    <w:p w:rsidR="00C6521E" w:rsidDel="008D26F5" w:rsidRDefault="000D0864">
      <w:pPr>
        <w:pStyle w:val="IDC3"/>
        <w:tabs>
          <w:tab w:val="left" w:pos="1320"/>
          <w:tab w:val="right" w:leader="dot" w:pos="8494"/>
        </w:tabs>
        <w:rPr>
          <w:del w:id="408" w:author="paulac" w:date="2013-10-10T10:12:00Z"/>
          <w:rFonts w:eastAsiaTheme="minorEastAsia"/>
          <w:noProof/>
          <w:lang w:val="es-ES" w:eastAsia="es-ES"/>
        </w:rPr>
      </w:pPr>
      <w:del w:id="409" w:author="paulac" w:date="2013-10-10T10:12:00Z">
        <w:r w:rsidRPr="000D0864">
          <w:rPr>
            <w:noProof/>
            <w:rPrChange w:id="410" w:author="paulac" w:date="2013-10-10T10:12:00Z">
              <w:rPr>
                <w:rStyle w:val="Enlla"/>
                <w:noProof/>
              </w:rPr>
            </w:rPrChange>
          </w:rPr>
          <w:delText>3.6.5</w:delText>
        </w:r>
        <w:r w:rsidR="00C6521E" w:rsidDel="008D26F5">
          <w:rPr>
            <w:rFonts w:eastAsiaTheme="minorEastAsia"/>
            <w:noProof/>
            <w:lang w:val="es-ES" w:eastAsia="es-ES"/>
          </w:rPr>
          <w:tab/>
        </w:r>
        <w:r w:rsidRPr="000D0864">
          <w:rPr>
            <w:noProof/>
            <w:rPrChange w:id="411" w:author="paulac" w:date="2013-10-10T10:12:00Z">
              <w:rPr>
                <w:rStyle w:val="Enlla"/>
                <w:noProof/>
              </w:rPr>
            </w:rPrChange>
          </w:rPr>
          <w:delText>Fork</w:delText>
        </w:r>
        <w:r w:rsidR="00C6521E" w:rsidDel="008D26F5">
          <w:rPr>
            <w:noProof/>
            <w:webHidden/>
          </w:rPr>
          <w:tab/>
          <w:delText>15</w:delText>
        </w:r>
      </w:del>
    </w:p>
    <w:p w:rsidR="00C6521E" w:rsidDel="008D26F5" w:rsidRDefault="000D0864">
      <w:pPr>
        <w:pStyle w:val="IDC3"/>
        <w:tabs>
          <w:tab w:val="left" w:pos="1320"/>
          <w:tab w:val="right" w:leader="dot" w:pos="8494"/>
        </w:tabs>
        <w:rPr>
          <w:del w:id="412" w:author="paulac" w:date="2013-10-10T10:12:00Z"/>
          <w:rFonts w:eastAsiaTheme="minorEastAsia"/>
          <w:noProof/>
          <w:lang w:val="es-ES" w:eastAsia="es-ES"/>
        </w:rPr>
      </w:pPr>
      <w:del w:id="413" w:author="paulac" w:date="2013-10-10T10:12:00Z">
        <w:r w:rsidRPr="000D0864">
          <w:rPr>
            <w:noProof/>
            <w:rPrChange w:id="414" w:author="paulac" w:date="2013-10-10T10:12:00Z">
              <w:rPr>
                <w:rStyle w:val="Enlla"/>
                <w:noProof/>
              </w:rPr>
            </w:rPrChange>
          </w:rPr>
          <w:delText>3.6.6</w:delText>
        </w:r>
        <w:r w:rsidR="00C6521E" w:rsidDel="008D26F5">
          <w:rPr>
            <w:rFonts w:eastAsiaTheme="minorEastAsia"/>
            <w:noProof/>
            <w:lang w:val="es-ES" w:eastAsia="es-ES"/>
          </w:rPr>
          <w:tab/>
        </w:r>
        <w:r w:rsidRPr="000D0864">
          <w:rPr>
            <w:noProof/>
            <w:rPrChange w:id="415" w:author="paulac" w:date="2013-10-10T10:12:00Z">
              <w:rPr>
                <w:rStyle w:val="Enlla"/>
                <w:noProof/>
              </w:rPr>
            </w:rPrChange>
          </w:rPr>
          <w:delText>Join</w:delText>
        </w:r>
        <w:r w:rsidR="00C6521E" w:rsidDel="008D26F5">
          <w:rPr>
            <w:noProof/>
            <w:webHidden/>
          </w:rPr>
          <w:tab/>
          <w:delText>15</w:delText>
        </w:r>
      </w:del>
    </w:p>
    <w:p w:rsidR="00C6521E" w:rsidDel="008D26F5" w:rsidRDefault="000D0864">
      <w:pPr>
        <w:pStyle w:val="IDC3"/>
        <w:tabs>
          <w:tab w:val="left" w:pos="1320"/>
          <w:tab w:val="right" w:leader="dot" w:pos="8494"/>
        </w:tabs>
        <w:rPr>
          <w:del w:id="416" w:author="paulac" w:date="2013-10-10T10:12:00Z"/>
          <w:rFonts w:eastAsiaTheme="minorEastAsia"/>
          <w:noProof/>
          <w:lang w:val="es-ES" w:eastAsia="es-ES"/>
        </w:rPr>
      </w:pPr>
      <w:del w:id="417" w:author="paulac" w:date="2013-10-10T10:12:00Z">
        <w:r w:rsidRPr="000D0864">
          <w:rPr>
            <w:noProof/>
            <w:rPrChange w:id="418" w:author="paulac" w:date="2013-10-10T10:12:00Z">
              <w:rPr>
                <w:rStyle w:val="Enlla"/>
                <w:noProof/>
              </w:rPr>
            </w:rPrChange>
          </w:rPr>
          <w:delText>3.6.7</w:delText>
        </w:r>
        <w:r w:rsidR="00C6521E" w:rsidDel="008D26F5">
          <w:rPr>
            <w:rFonts w:eastAsiaTheme="minorEastAsia"/>
            <w:noProof/>
            <w:lang w:val="es-ES" w:eastAsia="es-ES"/>
          </w:rPr>
          <w:tab/>
        </w:r>
        <w:r w:rsidRPr="000D0864">
          <w:rPr>
            <w:noProof/>
            <w:rPrChange w:id="419" w:author="paulac" w:date="2013-10-10T10:12:00Z">
              <w:rPr>
                <w:rStyle w:val="Enlla"/>
                <w:noProof/>
              </w:rPr>
            </w:rPrChange>
          </w:rPr>
          <w:delText>Decision</w:delText>
        </w:r>
        <w:r w:rsidR="00C6521E" w:rsidDel="008D26F5">
          <w:rPr>
            <w:noProof/>
            <w:webHidden/>
          </w:rPr>
          <w:tab/>
          <w:delText>15</w:delText>
        </w:r>
      </w:del>
    </w:p>
    <w:p w:rsidR="00C6521E" w:rsidDel="008D26F5" w:rsidRDefault="000D0864">
      <w:pPr>
        <w:pStyle w:val="IDC3"/>
        <w:tabs>
          <w:tab w:val="left" w:pos="1320"/>
          <w:tab w:val="right" w:leader="dot" w:pos="8494"/>
        </w:tabs>
        <w:rPr>
          <w:del w:id="420" w:author="paulac" w:date="2013-10-10T10:12:00Z"/>
          <w:rFonts w:eastAsiaTheme="minorEastAsia"/>
          <w:noProof/>
          <w:lang w:val="es-ES" w:eastAsia="es-ES"/>
        </w:rPr>
      </w:pPr>
      <w:del w:id="421" w:author="paulac" w:date="2013-10-10T10:12:00Z">
        <w:r w:rsidRPr="000D0864">
          <w:rPr>
            <w:noProof/>
            <w:rPrChange w:id="422" w:author="paulac" w:date="2013-10-10T10:12:00Z">
              <w:rPr>
                <w:rStyle w:val="Enlla"/>
                <w:noProof/>
              </w:rPr>
            </w:rPrChange>
          </w:rPr>
          <w:delText>3.6.8</w:delText>
        </w:r>
        <w:r w:rsidR="00C6521E" w:rsidDel="008D26F5">
          <w:rPr>
            <w:rFonts w:eastAsiaTheme="minorEastAsia"/>
            <w:noProof/>
            <w:lang w:val="es-ES" w:eastAsia="es-ES"/>
          </w:rPr>
          <w:tab/>
        </w:r>
        <w:r w:rsidRPr="000D0864">
          <w:rPr>
            <w:noProof/>
            <w:rPrChange w:id="423" w:author="paulac" w:date="2013-10-10T10:12:00Z">
              <w:rPr>
                <w:rStyle w:val="Enlla"/>
                <w:noProof/>
              </w:rPr>
            </w:rPrChange>
          </w:rPr>
          <w:delText>Task Node</w:delText>
        </w:r>
        <w:r w:rsidR="00C6521E" w:rsidDel="008D26F5">
          <w:rPr>
            <w:noProof/>
            <w:webHidden/>
          </w:rPr>
          <w:tab/>
          <w:delText>15</w:delText>
        </w:r>
      </w:del>
    </w:p>
    <w:p w:rsidR="00C6521E" w:rsidDel="008D26F5" w:rsidRDefault="000D0864">
      <w:pPr>
        <w:pStyle w:val="IDC3"/>
        <w:tabs>
          <w:tab w:val="left" w:pos="1320"/>
          <w:tab w:val="right" w:leader="dot" w:pos="8494"/>
        </w:tabs>
        <w:rPr>
          <w:del w:id="424" w:author="paulac" w:date="2013-10-10T10:12:00Z"/>
          <w:rFonts w:eastAsiaTheme="minorEastAsia"/>
          <w:noProof/>
          <w:lang w:val="es-ES" w:eastAsia="es-ES"/>
        </w:rPr>
      </w:pPr>
      <w:del w:id="425" w:author="paulac" w:date="2013-10-10T10:12:00Z">
        <w:r w:rsidRPr="000D0864">
          <w:rPr>
            <w:noProof/>
            <w:rPrChange w:id="426" w:author="paulac" w:date="2013-10-10T10:12:00Z">
              <w:rPr>
                <w:rStyle w:val="Enlla"/>
                <w:noProof/>
              </w:rPr>
            </w:rPrChange>
          </w:rPr>
          <w:delText>3.6.9</w:delText>
        </w:r>
        <w:r w:rsidR="00C6521E" w:rsidDel="008D26F5">
          <w:rPr>
            <w:rFonts w:eastAsiaTheme="minorEastAsia"/>
            <w:noProof/>
            <w:lang w:val="es-ES" w:eastAsia="es-ES"/>
          </w:rPr>
          <w:tab/>
        </w:r>
        <w:r w:rsidRPr="000D0864">
          <w:rPr>
            <w:noProof/>
            <w:rPrChange w:id="427" w:author="paulac" w:date="2013-10-10T10:12:00Z">
              <w:rPr>
                <w:rStyle w:val="Enlla"/>
                <w:noProof/>
              </w:rPr>
            </w:rPrChange>
          </w:rPr>
          <w:delText>Process State</w:delText>
        </w:r>
        <w:r w:rsidR="00C6521E" w:rsidDel="008D26F5">
          <w:rPr>
            <w:noProof/>
            <w:webHidden/>
          </w:rPr>
          <w:tab/>
          <w:delText>16</w:delText>
        </w:r>
      </w:del>
    </w:p>
    <w:p w:rsidR="00C6521E" w:rsidDel="008D26F5" w:rsidRDefault="000D0864">
      <w:pPr>
        <w:pStyle w:val="IDC2"/>
        <w:tabs>
          <w:tab w:val="left" w:pos="880"/>
          <w:tab w:val="right" w:leader="dot" w:pos="8494"/>
        </w:tabs>
        <w:rPr>
          <w:del w:id="428" w:author="paulac" w:date="2013-10-10T10:12:00Z"/>
          <w:rFonts w:eastAsiaTheme="minorEastAsia"/>
          <w:noProof/>
          <w:lang w:val="es-ES" w:eastAsia="es-ES"/>
        </w:rPr>
      </w:pPr>
      <w:del w:id="429" w:author="paulac" w:date="2013-10-10T10:12:00Z">
        <w:r w:rsidRPr="000D0864">
          <w:rPr>
            <w:noProof/>
            <w:rPrChange w:id="430" w:author="paulac" w:date="2013-10-10T10:12:00Z">
              <w:rPr>
                <w:rStyle w:val="Enlla"/>
                <w:noProof/>
              </w:rPr>
            </w:rPrChange>
          </w:rPr>
          <w:delText>3.7</w:delText>
        </w:r>
        <w:r w:rsidR="00C6521E" w:rsidDel="008D26F5">
          <w:rPr>
            <w:rFonts w:eastAsiaTheme="minorEastAsia"/>
            <w:noProof/>
            <w:lang w:val="es-ES" w:eastAsia="es-ES"/>
          </w:rPr>
          <w:tab/>
        </w:r>
        <w:r w:rsidRPr="000D0864">
          <w:rPr>
            <w:noProof/>
            <w:rPrChange w:id="431" w:author="paulac" w:date="2013-10-10T10:12:00Z">
              <w:rPr>
                <w:rStyle w:val="Enlla"/>
                <w:noProof/>
              </w:rPr>
            </w:rPrChange>
          </w:rPr>
          <w:delText>Creació de tasques</w:delText>
        </w:r>
        <w:r w:rsidR="00C6521E" w:rsidDel="008D26F5">
          <w:rPr>
            <w:noProof/>
            <w:webHidden/>
          </w:rPr>
          <w:tab/>
          <w:delText>16</w:delText>
        </w:r>
      </w:del>
    </w:p>
    <w:p w:rsidR="00C6521E" w:rsidDel="008D26F5" w:rsidRDefault="000D0864">
      <w:pPr>
        <w:pStyle w:val="IDC3"/>
        <w:tabs>
          <w:tab w:val="left" w:pos="1320"/>
          <w:tab w:val="right" w:leader="dot" w:pos="8494"/>
        </w:tabs>
        <w:rPr>
          <w:del w:id="432" w:author="paulac" w:date="2013-10-10T10:12:00Z"/>
          <w:rFonts w:eastAsiaTheme="minorEastAsia"/>
          <w:noProof/>
          <w:lang w:val="es-ES" w:eastAsia="es-ES"/>
        </w:rPr>
      </w:pPr>
      <w:del w:id="433" w:author="paulac" w:date="2013-10-10T10:12:00Z">
        <w:r w:rsidRPr="000D0864">
          <w:rPr>
            <w:noProof/>
            <w:rPrChange w:id="434" w:author="paulac" w:date="2013-10-10T10:12:00Z">
              <w:rPr>
                <w:rStyle w:val="Enlla"/>
                <w:noProof/>
              </w:rPr>
            </w:rPrChange>
          </w:rPr>
          <w:delText>3.7.1</w:delText>
        </w:r>
        <w:r w:rsidR="00C6521E" w:rsidDel="008D26F5">
          <w:rPr>
            <w:rFonts w:eastAsiaTheme="minorEastAsia"/>
            <w:noProof/>
            <w:lang w:val="es-ES" w:eastAsia="es-ES"/>
          </w:rPr>
          <w:tab/>
        </w:r>
        <w:r w:rsidRPr="000D0864">
          <w:rPr>
            <w:noProof/>
            <w:rPrChange w:id="435" w:author="paulac" w:date="2013-10-10T10:12:00Z">
              <w:rPr>
                <w:rStyle w:val="Enlla"/>
                <w:noProof/>
              </w:rPr>
            </w:rPrChange>
          </w:rPr>
          <w:delText>Definició</w:delText>
        </w:r>
        <w:r w:rsidR="00C6521E" w:rsidDel="008D26F5">
          <w:rPr>
            <w:noProof/>
            <w:webHidden/>
          </w:rPr>
          <w:tab/>
          <w:delText>16</w:delText>
        </w:r>
      </w:del>
    </w:p>
    <w:p w:rsidR="00C6521E" w:rsidDel="008D26F5" w:rsidRDefault="000D0864">
      <w:pPr>
        <w:pStyle w:val="IDC3"/>
        <w:tabs>
          <w:tab w:val="left" w:pos="1320"/>
          <w:tab w:val="right" w:leader="dot" w:pos="8494"/>
        </w:tabs>
        <w:rPr>
          <w:del w:id="436" w:author="paulac" w:date="2013-10-10T10:12:00Z"/>
          <w:rFonts w:eastAsiaTheme="minorEastAsia"/>
          <w:noProof/>
          <w:lang w:val="es-ES" w:eastAsia="es-ES"/>
        </w:rPr>
      </w:pPr>
      <w:del w:id="437" w:author="paulac" w:date="2013-10-10T10:12:00Z">
        <w:r w:rsidRPr="000D0864">
          <w:rPr>
            <w:noProof/>
            <w:rPrChange w:id="438" w:author="paulac" w:date="2013-10-10T10:12:00Z">
              <w:rPr>
                <w:rStyle w:val="Enlla"/>
                <w:noProof/>
              </w:rPr>
            </w:rPrChange>
          </w:rPr>
          <w:delText>3.7.2</w:delText>
        </w:r>
        <w:r w:rsidR="00C6521E" w:rsidDel="008D26F5">
          <w:rPr>
            <w:rFonts w:eastAsiaTheme="minorEastAsia"/>
            <w:noProof/>
            <w:lang w:val="es-ES" w:eastAsia="es-ES"/>
          </w:rPr>
          <w:tab/>
        </w:r>
        <w:r w:rsidRPr="000D0864">
          <w:rPr>
            <w:noProof/>
            <w:rPrChange w:id="439" w:author="paulac" w:date="2013-10-10T10:12:00Z">
              <w:rPr>
                <w:rStyle w:val="Enlla"/>
                <w:noProof/>
              </w:rPr>
            </w:rPrChange>
          </w:rPr>
          <w:delText>Assignació</w:delText>
        </w:r>
        <w:r w:rsidR="00C6521E" w:rsidDel="008D26F5">
          <w:rPr>
            <w:noProof/>
            <w:webHidden/>
          </w:rPr>
          <w:tab/>
          <w:delText>16</w:delText>
        </w:r>
      </w:del>
    </w:p>
    <w:p w:rsidR="00C6521E" w:rsidDel="008D26F5" w:rsidRDefault="000D0864">
      <w:pPr>
        <w:pStyle w:val="IDC4"/>
        <w:tabs>
          <w:tab w:val="left" w:pos="1540"/>
          <w:tab w:val="right" w:leader="dot" w:pos="8494"/>
        </w:tabs>
        <w:rPr>
          <w:del w:id="440" w:author="paulac" w:date="2013-10-10T10:12:00Z"/>
          <w:rFonts w:eastAsiaTheme="minorEastAsia"/>
          <w:noProof/>
          <w:lang w:val="es-ES" w:eastAsia="es-ES"/>
        </w:rPr>
      </w:pPr>
      <w:del w:id="441" w:author="paulac" w:date="2013-10-10T10:12:00Z">
        <w:r w:rsidRPr="000D0864">
          <w:rPr>
            <w:noProof/>
            <w:rPrChange w:id="442" w:author="paulac" w:date="2013-10-10T10:12:00Z">
              <w:rPr>
                <w:rStyle w:val="Enlla"/>
                <w:noProof/>
              </w:rPr>
            </w:rPrChange>
          </w:rPr>
          <w:delText>3.7.2.1</w:delText>
        </w:r>
        <w:r w:rsidR="00C6521E" w:rsidDel="008D26F5">
          <w:rPr>
            <w:rFonts w:eastAsiaTheme="minorEastAsia"/>
            <w:noProof/>
            <w:lang w:val="es-ES" w:eastAsia="es-ES"/>
          </w:rPr>
          <w:tab/>
        </w:r>
        <w:r w:rsidRPr="000D0864">
          <w:rPr>
            <w:noProof/>
            <w:rPrChange w:id="443" w:author="paulac" w:date="2013-10-10T10:12:00Z">
              <w:rPr>
                <w:rStyle w:val="Enlla"/>
                <w:noProof/>
              </w:rPr>
            </w:rPrChange>
          </w:rPr>
          <w:delText>Assignació avançada de tasques</w:delText>
        </w:r>
        <w:r w:rsidR="00C6521E" w:rsidDel="008D26F5">
          <w:rPr>
            <w:noProof/>
            <w:webHidden/>
          </w:rPr>
          <w:tab/>
          <w:delText>17</w:delText>
        </w:r>
      </w:del>
    </w:p>
    <w:p w:rsidR="00C6521E" w:rsidDel="008D26F5" w:rsidRDefault="000D0864">
      <w:pPr>
        <w:pStyle w:val="IDC3"/>
        <w:tabs>
          <w:tab w:val="left" w:pos="1320"/>
          <w:tab w:val="right" w:leader="dot" w:pos="8494"/>
        </w:tabs>
        <w:rPr>
          <w:del w:id="444" w:author="paulac" w:date="2013-10-10T10:12:00Z"/>
          <w:rFonts w:eastAsiaTheme="minorEastAsia"/>
          <w:noProof/>
          <w:lang w:val="es-ES" w:eastAsia="es-ES"/>
        </w:rPr>
      </w:pPr>
      <w:del w:id="445" w:author="paulac" w:date="2013-10-10T10:12:00Z">
        <w:r w:rsidRPr="000D0864">
          <w:rPr>
            <w:noProof/>
            <w:rPrChange w:id="446" w:author="paulac" w:date="2013-10-10T10:12:00Z">
              <w:rPr>
                <w:rStyle w:val="Enlla"/>
                <w:noProof/>
              </w:rPr>
            </w:rPrChange>
          </w:rPr>
          <w:delText>3.7.3</w:delText>
        </w:r>
        <w:r w:rsidR="00C6521E" w:rsidDel="008D26F5">
          <w:rPr>
            <w:rFonts w:eastAsiaTheme="minorEastAsia"/>
            <w:noProof/>
            <w:lang w:val="es-ES" w:eastAsia="es-ES"/>
          </w:rPr>
          <w:tab/>
        </w:r>
        <w:r w:rsidRPr="000D0864">
          <w:rPr>
            <w:noProof/>
            <w:rPrChange w:id="447" w:author="paulac" w:date="2013-10-10T10:12:00Z">
              <w:rPr>
                <w:rStyle w:val="Enlla"/>
                <w:noProof/>
              </w:rPr>
            </w:rPrChange>
          </w:rPr>
          <w:delText>Transicions</w:delText>
        </w:r>
        <w:r w:rsidR="00C6521E" w:rsidDel="008D26F5">
          <w:rPr>
            <w:noProof/>
            <w:webHidden/>
          </w:rPr>
          <w:tab/>
          <w:delText>17</w:delText>
        </w:r>
      </w:del>
    </w:p>
    <w:p w:rsidR="00C6521E" w:rsidDel="008D26F5" w:rsidRDefault="000D0864">
      <w:pPr>
        <w:pStyle w:val="IDC2"/>
        <w:tabs>
          <w:tab w:val="left" w:pos="880"/>
          <w:tab w:val="right" w:leader="dot" w:pos="8494"/>
        </w:tabs>
        <w:rPr>
          <w:del w:id="448" w:author="paulac" w:date="2013-10-10T10:12:00Z"/>
          <w:rFonts w:eastAsiaTheme="minorEastAsia"/>
          <w:noProof/>
          <w:lang w:val="es-ES" w:eastAsia="es-ES"/>
        </w:rPr>
      </w:pPr>
      <w:del w:id="449" w:author="paulac" w:date="2013-10-10T10:12:00Z">
        <w:r w:rsidRPr="000D0864">
          <w:rPr>
            <w:noProof/>
            <w:rPrChange w:id="450" w:author="paulac" w:date="2013-10-10T10:12:00Z">
              <w:rPr>
                <w:rStyle w:val="Enlla"/>
                <w:noProof/>
              </w:rPr>
            </w:rPrChange>
          </w:rPr>
          <w:delText>3.8</w:delText>
        </w:r>
        <w:r w:rsidR="00C6521E" w:rsidDel="008D26F5">
          <w:rPr>
            <w:rFonts w:eastAsiaTheme="minorEastAsia"/>
            <w:noProof/>
            <w:lang w:val="es-ES" w:eastAsia="es-ES"/>
          </w:rPr>
          <w:tab/>
        </w:r>
        <w:r w:rsidRPr="000D0864">
          <w:rPr>
            <w:noProof/>
            <w:rPrChange w:id="451" w:author="paulac" w:date="2013-10-10T10:12:00Z">
              <w:rPr>
                <w:rStyle w:val="Enlla"/>
                <w:noProof/>
              </w:rPr>
            </w:rPrChange>
          </w:rPr>
          <w:delText>Creació de l’arxiu .par per a carregar a l’Helium</w:delText>
        </w:r>
        <w:r w:rsidR="00C6521E" w:rsidDel="008D26F5">
          <w:rPr>
            <w:noProof/>
            <w:webHidden/>
          </w:rPr>
          <w:tab/>
          <w:delText>18</w:delText>
        </w:r>
      </w:del>
    </w:p>
    <w:p w:rsidR="00C6521E" w:rsidDel="008D26F5" w:rsidRDefault="000D0864">
      <w:pPr>
        <w:pStyle w:val="IDC1"/>
        <w:tabs>
          <w:tab w:val="left" w:pos="440"/>
          <w:tab w:val="right" w:leader="dot" w:pos="8494"/>
        </w:tabs>
        <w:rPr>
          <w:del w:id="452" w:author="paulac" w:date="2013-10-10T10:12:00Z"/>
          <w:rFonts w:eastAsiaTheme="minorEastAsia"/>
          <w:b w:val="0"/>
          <w:noProof/>
          <w:lang w:val="es-ES" w:eastAsia="es-ES"/>
        </w:rPr>
      </w:pPr>
      <w:del w:id="453" w:author="paulac" w:date="2013-10-10T10:12:00Z">
        <w:r w:rsidRPr="000D0864">
          <w:rPr>
            <w:noProof/>
            <w:rPrChange w:id="454" w:author="paulac" w:date="2013-10-10T10:12:00Z">
              <w:rPr>
                <w:rStyle w:val="Enlla"/>
                <w:noProof/>
              </w:rPr>
            </w:rPrChange>
          </w:rPr>
          <w:delText>4</w:delText>
        </w:r>
        <w:r w:rsidR="00C6521E" w:rsidDel="008D26F5">
          <w:rPr>
            <w:rFonts w:eastAsiaTheme="minorEastAsia"/>
            <w:b w:val="0"/>
            <w:noProof/>
            <w:lang w:val="es-ES" w:eastAsia="es-ES"/>
          </w:rPr>
          <w:tab/>
        </w:r>
        <w:r w:rsidRPr="000D0864">
          <w:rPr>
            <w:noProof/>
            <w:rPrChange w:id="455" w:author="paulac" w:date="2013-10-10T10:12:00Z">
              <w:rPr>
                <w:rStyle w:val="Enlla"/>
                <w:noProof/>
              </w:rPr>
            </w:rPrChange>
          </w:rPr>
          <w:delText>JBPM avançat</w:delText>
        </w:r>
        <w:r w:rsidR="00C6521E" w:rsidDel="008D26F5">
          <w:rPr>
            <w:noProof/>
            <w:webHidden/>
          </w:rPr>
          <w:tab/>
          <w:delText>18</w:delText>
        </w:r>
      </w:del>
    </w:p>
    <w:p w:rsidR="00C6521E" w:rsidDel="008D26F5" w:rsidRDefault="000D0864">
      <w:pPr>
        <w:pStyle w:val="IDC2"/>
        <w:tabs>
          <w:tab w:val="left" w:pos="880"/>
          <w:tab w:val="right" w:leader="dot" w:pos="8494"/>
        </w:tabs>
        <w:rPr>
          <w:del w:id="456" w:author="paulac" w:date="2013-10-10T10:12:00Z"/>
          <w:rFonts w:eastAsiaTheme="minorEastAsia"/>
          <w:noProof/>
          <w:lang w:val="es-ES" w:eastAsia="es-ES"/>
        </w:rPr>
      </w:pPr>
      <w:del w:id="457" w:author="paulac" w:date="2013-10-10T10:12:00Z">
        <w:r w:rsidRPr="000D0864">
          <w:rPr>
            <w:noProof/>
            <w:rPrChange w:id="458" w:author="paulac" w:date="2013-10-10T10:12:00Z">
              <w:rPr>
                <w:rStyle w:val="Enlla"/>
                <w:noProof/>
              </w:rPr>
            </w:rPrChange>
          </w:rPr>
          <w:delText>4.1</w:delText>
        </w:r>
        <w:r w:rsidR="00C6521E" w:rsidDel="008D26F5">
          <w:rPr>
            <w:rFonts w:eastAsiaTheme="minorEastAsia"/>
            <w:noProof/>
            <w:lang w:val="es-ES" w:eastAsia="es-ES"/>
          </w:rPr>
          <w:tab/>
        </w:r>
        <w:r w:rsidRPr="000D0864">
          <w:rPr>
            <w:noProof/>
            <w:rPrChange w:id="459" w:author="paulac" w:date="2013-10-10T10:12:00Z">
              <w:rPr>
                <w:rStyle w:val="Enlla"/>
                <w:noProof/>
              </w:rPr>
            </w:rPrChange>
          </w:rPr>
          <w:delText>Subprocessos</w:delText>
        </w:r>
        <w:r w:rsidR="00C6521E" w:rsidDel="008D26F5">
          <w:rPr>
            <w:noProof/>
            <w:webHidden/>
          </w:rPr>
          <w:tab/>
          <w:delText>18</w:delText>
        </w:r>
      </w:del>
    </w:p>
    <w:p w:rsidR="00C6521E" w:rsidDel="008D26F5" w:rsidRDefault="000D0864">
      <w:pPr>
        <w:pStyle w:val="IDC2"/>
        <w:tabs>
          <w:tab w:val="left" w:pos="880"/>
          <w:tab w:val="right" w:leader="dot" w:pos="8494"/>
        </w:tabs>
        <w:rPr>
          <w:del w:id="460" w:author="paulac" w:date="2013-10-10T10:12:00Z"/>
          <w:rFonts w:eastAsiaTheme="minorEastAsia"/>
          <w:noProof/>
          <w:lang w:val="es-ES" w:eastAsia="es-ES"/>
        </w:rPr>
      </w:pPr>
      <w:del w:id="461" w:author="paulac" w:date="2013-10-10T10:12:00Z">
        <w:r w:rsidRPr="000D0864">
          <w:rPr>
            <w:noProof/>
            <w:rPrChange w:id="462" w:author="paulac" w:date="2013-10-10T10:12:00Z">
              <w:rPr>
                <w:rStyle w:val="Enlla"/>
                <w:noProof/>
              </w:rPr>
            </w:rPrChange>
          </w:rPr>
          <w:delText>4.2</w:delText>
        </w:r>
        <w:r w:rsidR="00C6521E" w:rsidDel="008D26F5">
          <w:rPr>
            <w:rFonts w:eastAsiaTheme="minorEastAsia"/>
            <w:noProof/>
            <w:lang w:val="es-ES" w:eastAsia="es-ES"/>
          </w:rPr>
          <w:tab/>
        </w:r>
        <w:r w:rsidRPr="000D0864">
          <w:rPr>
            <w:noProof/>
            <w:rPrChange w:id="463" w:author="paulac" w:date="2013-10-10T10:12:00Z">
              <w:rPr>
                <w:rStyle w:val="Enlla"/>
                <w:noProof/>
              </w:rPr>
            </w:rPrChange>
          </w:rPr>
          <w:delText>Events, scripts i classes delegades (handlers)</w:delText>
        </w:r>
        <w:r w:rsidR="00C6521E" w:rsidDel="008D26F5">
          <w:rPr>
            <w:noProof/>
            <w:webHidden/>
          </w:rPr>
          <w:tab/>
          <w:delText>19</w:delText>
        </w:r>
      </w:del>
    </w:p>
    <w:p w:rsidR="00C6521E" w:rsidDel="008D26F5" w:rsidRDefault="000D0864">
      <w:pPr>
        <w:pStyle w:val="IDC2"/>
        <w:tabs>
          <w:tab w:val="left" w:pos="880"/>
          <w:tab w:val="right" w:leader="dot" w:pos="8494"/>
        </w:tabs>
        <w:rPr>
          <w:del w:id="464" w:author="paulac" w:date="2013-10-10T10:12:00Z"/>
          <w:rFonts w:eastAsiaTheme="minorEastAsia"/>
          <w:noProof/>
          <w:lang w:val="es-ES" w:eastAsia="es-ES"/>
        </w:rPr>
      </w:pPr>
      <w:del w:id="465" w:author="paulac" w:date="2013-10-10T10:12:00Z">
        <w:r w:rsidRPr="000D0864">
          <w:rPr>
            <w:noProof/>
            <w:rPrChange w:id="466" w:author="paulac" w:date="2013-10-10T10:12:00Z">
              <w:rPr>
                <w:rStyle w:val="Enlla"/>
                <w:noProof/>
              </w:rPr>
            </w:rPrChange>
          </w:rPr>
          <w:delText>4.3</w:delText>
        </w:r>
        <w:r w:rsidR="00C6521E" w:rsidDel="008D26F5">
          <w:rPr>
            <w:rFonts w:eastAsiaTheme="minorEastAsia"/>
            <w:noProof/>
            <w:lang w:val="es-ES" w:eastAsia="es-ES"/>
          </w:rPr>
          <w:tab/>
        </w:r>
        <w:r w:rsidRPr="000D0864">
          <w:rPr>
            <w:noProof/>
            <w:rPrChange w:id="467" w:author="paulac" w:date="2013-10-10T10:12:00Z">
              <w:rPr>
                <w:rStyle w:val="Enlla"/>
                <w:noProof/>
              </w:rPr>
            </w:rPrChange>
          </w:rPr>
          <w:delText>Handlers predefinits.</w:delText>
        </w:r>
        <w:r w:rsidR="00C6521E" w:rsidDel="008D26F5">
          <w:rPr>
            <w:noProof/>
            <w:webHidden/>
          </w:rPr>
          <w:tab/>
          <w:delText>20</w:delText>
        </w:r>
      </w:del>
    </w:p>
    <w:p w:rsidR="00C6521E" w:rsidDel="008D26F5" w:rsidRDefault="000D0864">
      <w:pPr>
        <w:pStyle w:val="IDC3"/>
        <w:tabs>
          <w:tab w:val="left" w:pos="1320"/>
          <w:tab w:val="right" w:leader="dot" w:pos="8494"/>
        </w:tabs>
        <w:rPr>
          <w:del w:id="468" w:author="paulac" w:date="2013-10-10T10:12:00Z"/>
          <w:rFonts w:eastAsiaTheme="minorEastAsia"/>
          <w:noProof/>
          <w:lang w:val="es-ES" w:eastAsia="es-ES"/>
        </w:rPr>
      </w:pPr>
      <w:del w:id="469" w:author="paulac" w:date="2013-10-10T10:12:00Z">
        <w:r w:rsidRPr="000D0864">
          <w:rPr>
            <w:noProof/>
            <w:rPrChange w:id="470" w:author="paulac" w:date="2013-10-10T10:12:00Z">
              <w:rPr>
                <w:rStyle w:val="Enlla"/>
                <w:noProof/>
              </w:rPr>
            </w:rPrChange>
          </w:rPr>
          <w:delText>4.3.1</w:delText>
        </w:r>
        <w:r w:rsidR="00C6521E" w:rsidDel="008D26F5">
          <w:rPr>
            <w:rFonts w:eastAsiaTheme="minorEastAsia"/>
            <w:noProof/>
            <w:lang w:val="es-ES" w:eastAsia="es-ES"/>
          </w:rPr>
          <w:tab/>
        </w:r>
        <w:r w:rsidRPr="000D0864">
          <w:rPr>
            <w:noProof/>
            <w:rPrChange w:id="471" w:author="paulac" w:date="2013-10-10T10:12:00Z">
              <w:rPr>
                <w:rStyle w:val="Enlla"/>
                <w:noProof/>
              </w:rPr>
            </w:rPrChange>
          </w:rPr>
          <w:delText>Crear alerta</w:delText>
        </w:r>
        <w:r w:rsidR="00C6521E" w:rsidDel="008D26F5">
          <w:rPr>
            <w:noProof/>
            <w:webHidden/>
          </w:rPr>
          <w:tab/>
          <w:delText>20</w:delText>
        </w:r>
      </w:del>
    </w:p>
    <w:p w:rsidR="00C6521E" w:rsidDel="008D26F5" w:rsidRDefault="000D0864">
      <w:pPr>
        <w:pStyle w:val="IDC3"/>
        <w:tabs>
          <w:tab w:val="left" w:pos="1320"/>
          <w:tab w:val="right" w:leader="dot" w:pos="8494"/>
        </w:tabs>
        <w:rPr>
          <w:del w:id="472" w:author="paulac" w:date="2013-10-10T10:12:00Z"/>
          <w:rFonts w:eastAsiaTheme="minorEastAsia"/>
          <w:noProof/>
          <w:lang w:val="es-ES" w:eastAsia="es-ES"/>
        </w:rPr>
      </w:pPr>
      <w:del w:id="473" w:author="paulac" w:date="2013-10-10T10:12:00Z">
        <w:r w:rsidRPr="000D0864">
          <w:rPr>
            <w:noProof/>
            <w:rPrChange w:id="474" w:author="paulac" w:date="2013-10-10T10:12:00Z">
              <w:rPr>
                <w:rStyle w:val="Enlla"/>
                <w:noProof/>
              </w:rPr>
            </w:rPrChange>
          </w:rPr>
          <w:delText>4.3.2</w:delText>
        </w:r>
        <w:r w:rsidR="00C6521E" w:rsidDel="008D26F5">
          <w:rPr>
            <w:rFonts w:eastAsiaTheme="minorEastAsia"/>
            <w:noProof/>
            <w:lang w:val="es-ES" w:eastAsia="es-ES"/>
          </w:rPr>
          <w:tab/>
        </w:r>
        <w:r w:rsidRPr="000D0864">
          <w:rPr>
            <w:noProof/>
            <w:rPrChange w:id="475" w:author="paulac" w:date="2013-10-10T10:12:00Z">
              <w:rPr>
                <w:rStyle w:val="Enlla"/>
                <w:noProof/>
              </w:rPr>
            </w:rPrChange>
          </w:rPr>
          <w:delText>Configuració del context segons un termini iniciat</w:delText>
        </w:r>
        <w:r w:rsidR="00C6521E" w:rsidDel="008D26F5">
          <w:rPr>
            <w:noProof/>
            <w:webHidden/>
          </w:rPr>
          <w:tab/>
          <w:delText>21</w:delText>
        </w:r>
      </w:del>
    </w:p>
    <w:p w:rsidR="00C6521E" w:rsidDel="008D26F5" w:rsidRDefault="000D0864">
      <w:pPr>
        <w:pStyle w:val="IDC3"/>
        <w:tabs>
          <w:tab w:val="left" w:pos="1320"/>
          <w:tab w:val="right" w:leader="dot" w:pos="8494"/>
        </w:tabs>
        <w:rPr>
          <w:del w:id="476" w:author="paulac" w:date="2013-10-10T10:12:00Z"/>
          <w:rFonts w:eastAsiaTheme="minorEastAsia"/>
          <w:noProof/>
          <w:lang w:val="es-ES" w:eastAsia="es-ES"/>
        </w:rPr>
      </w:pPr>
      <w:del w:id="477" w:author="paulac" w:date="2013-10-10T10:12:00Z">
        <w:r w:rsidRPr="000D0864">
          <w:rPr>
            <w:noProof/>
            <w:rPrChange w:id="478" w:author="paulac" w:date="2013-10-10T10:12:00Z">
              <w:rPr>
                <w:rStyle w:val="Enlla"/>
                <w:noProof/>
              </w:rPr>
            </w:rPrChange>
          </w:rPr>
          <w:delText>4.3.3</w:delText>
        </w:r>
        <w:r w:rsidR="00C6521E" w:rsidDel="008D26F5">
          <w:rPr>
            <w:rFonts w:eastAsiaTheme="minorEastAsia"/>
            <w:noProof/>
            <w:lang w:val="es-ES" w:eastAsia="es-ES"/>
          </w:rPr>
          <w:tab/>
        </w:r>
        <w:r w:rsidRPr="000D0864">
          <w:rPr>
            <w:noProof/>
            <w:rPrChange w:id="479" w:author="paulac" w:date="2013-10-10T10:12:00Z">
              <w:rPr>
                <w:rStyle w:val="Enlla"/>
                <w:noProof/>
              </w:rPr>
            </w:rPrChange>
          </w:rPr>
          <w:delText>Aturar expedient</w:delText>
        </w:r>
        <w:r w:rsidR="00C6521E" w:rsidDel="008D26F5">
          <w:rPr>
            <w:noProof/>
            <w:webHidden/>
          </w:rPr>
          <w:tab/>
          <w:delText>21</w:delText>
        </w:r>
      </w:del>
    </w:p>
    <w:p w:rsidR="00C6521E" w:rsidDel="008D26F5" w:rsidRDefault="000D0864">
      <w:pPr>
        <w:pStyle w:val="IDC3"/>
        <w:tabs>
          <w:tab w:val="left" w:pos="1320"/>
          <w:tab w:val="right" w:leader="dot" w:pos="8494"/>
        </w:tabs>
        <w:rPr>
          <w:del w:id="480" w:author="paulac" w:date="2013-10-10T10:12:00Z"/>
          <w:rFonts w:eastAsiaTheme="minorEastAsia"/>
          <w:noProof/>
          <w:lang w:val="es-ES" w:eastAsia="es-ES"/>
        </w:rPr>
      </w:pPr>
      <w:del w:id="481" w:author="paulac" w:date="2013-10-10T10:12:00Z">
        <w:r w:rsidRPr="000D0864">
          <w:rPr>
            <w:noProof/>
            <w:rPrChange w:id="482" w:author="paulac" w:date="2013-10-10T10:12:00Z">
              <w:rPr>
                <w:rStyle w:val="Enlla"/>
                <w:noProof/>
              </w:rPr>
            </w:rPrChange>
          </w:rPr>
          <w:delText>4.3.4</w:delText>
        </w:r>
        <w:r w:rsidR="00C6521E" w:rsidDel="008D26F5">
          <w:rPr>
            <w:rFonts w:eastAsiaTheme="minorEastAsia"/>
            <w:noProof/>
            <w:lang w:val="es-ES" w:eastAsia="es-ES"/>
          </w:rPr>
          <w:tab/>
        </w:r>
        <w:r w:rsidRPr="000D0864">
          <w:rPr>
            <w:noProof/>
            <w:rPrChange w:id="483" w:author="paulac" w:date="2013-10-10T10:12:00Z">
              <w:rPr>
                <w:rStyle w:val="Enlla"/>
                <w:noProof/>
              </w:rPr>
            </w:rPrChange>
          </w:rPr>
          <w:delText>Modificar el comentari de l’expedient</w:delText>
        </w:r>
        <w:r w:rsidR="00C6521E" w:rsidDel="008D26F5">
          <w:rPr>
            <w:noProof/>
            <w:webHidden/>
          </w:rPr>
          <w:tab/>
          <w:delText>21</w:delText>
        </w:r>
      </w:del>
    </w:p>
    <w:p w:rsidR="00C6521E" w:rsidDel="008D26F5" w:rsidRDefault="000D0864">
      <w:pPr>
        <w:pStyle w:val="IDC3"/>
        <w:tabs>
          <w:tab w:val="left" w:pos="1320"/>
          <w:tab w:val="right" w:leader="dot" w:pos="8494"/>
        </w:tabs>
        <w:rPr>
          <w:del w:id="484" w:author="paulac" w:date="2013-10-10T10:12:00Z"/>
          <w:rFonts w:eastAsiaTheme="minorEastAsia"/>
          <w:noProof/>
          <w:lang w:val="es-ES" w:eastAsia="es-ES"/>
        </w:rPr>
      </w:pPr>
      <w:del w:id="485" w:author="paulac" w:date="2013-10-10T10:12:00Z">
        <w:r w:rsidRPr="000D0864">
          <w:rPr>
            <w:noProof/>
            <w:rPrChange w:id="486" w:author="paulac" w:date="2013-10-10T10:12:00Z">
              <w:rPr>
                <w:rStyle w:val="Enlla"/>
                <w:noProof/>
              </w:rPr>
            </w:rPrChange>
          </w:rPr>
          <w:delText>4.3.5</w:delText>
        </w:r>
        <w:r w:rsidR="00C6521E" w:rsidDel="008D26F5">
          <w:rPr>
            <w:rFonts w:eastAsiaTheme="minorEastAsia"/>
            <w:noProof/>
            <w:lang w:val="es-ES" w:eastAsia="es-ES"/>
          </w:rPr>
          <w:tab/>
        </w:r>
        <w:r w:rsidRPr="000D0864">
          <w:rPr>
            <w:noProof/>
            <w:rPrChange w:id="487" w:author="paulac" w:date="2013-10-10T10:12:00Z">
              <w:rPr>
                <w:rStyle w:val="Enlla"/>
                <w:noProof/>
              </w:rPr>
            </w:rPrChange>
          </w:rPr>
          <w:delText>Modificar l’estat de l’expedient</w:delText>
        </w:r>
        <w:r w:rsidR="00C6521E" w:rsidDel="008D26F5">
          <w:rPr>
            <w:noProof/>
            <w:webHidden/>
          </w:rPr>
          <w:tab/>
          <w:delText>21</w:delText>
        </w:r>
      </w:del>
    </w:p>
    <w:p w:rsidR="00C6521E" w:rsidDel="008D26F5" w:rsidRDefault="000D0864">
      <w:pPr>
        <w:pStyle w:val="IDC3"/>
        <w:tabs>
          <w:tab w:val="left" w:pos="1320"/>
          <w:tab w:val="right" w:leader="dot" w:pos="8494"/>
        </w:tabs>
        <w:rPr>
          <w:del w:id="488" w:author="paulac" w:date="2013-10-10T10:12:00Z"/>
          <w:rFonts w:eastAsiaTheme="minorEastAsia"/>
          <w:noProof/>
          <w:lang w:val="es-ES" w:eastAsia="es-ES"/>
        </w:rPr>
      </w:pPr>
      <w:del w:id="489" w:author="paulac" w:date="2013-10-10T10:12:00Z">
        <w:r w:rsidRPr="000D0864">
          <w:rPr>
            <w:noProof/>
            <w:rPrChange w:id="490" w:author="paulac" w:date="2013-10-10T10:12:00Z">
              <w:rPr>
                <w:rStyle w:val="Enlla"/>
                <w:noProof/>
              </w:rPr>
            </w:rPrChange>
          </w:rPr>
          <w:delText>4.3.6</w:delText>
        </w:r>
        <w:r w:rsidR="00C6521E" w:rsidDel="008D26F5">
          <w:rPr>
            <w:rFonts w:eastAsiaTheme="minorEastAsia"/>
            <w:noProof/>
            <w:lang w:val="es-ES" w:eastAsia="es-ES"/>
          </w:rPr>
          <w:tab/>
        </w:r>
        <w:r w:rsidRPr="000D0864">
          <w:rPr>
            <w:noProof/>
            <w:rPrChange w:id="491" w:author="paulac" w:date="2013-10-10T10:12:00Z">
              <w:rPr>
                <w:rStyle w:val="Enlla"/>
                <w:noProof/>
              </w:rPr>
            </w:rPrChange>
          </w:rPr>
          <w:delText>Modificar el número d’expedient</w:delText>
        </w:r>
        <w:r w:rsidR="00C6521E" w:rsidDel="008D26F5">
          <w:rPr>
            <w:noProof/>
            <w:webHidden/>
          </w:rPr>
          <w:tab/>
          <w:delText>21</w:delText>
        </w:r>
      </w:del>
    </w:p>
    <w:p w:rsidR="00C6521E" w:rsidDel="008D26F5" w:rsidRDefault="000D0864">
      <w:pPr>
        <w:pStyle w:val="IDC3"/>
        <w:tabs>
          <w:tab w:val="left" w:pos="1320"/>
          <w:tab w:val="right" w:leader="dot" w:pos="8494"/>
        </w:tabs>
        <w:rPr>
          <w:del w:id="492" w:author="paulac" w:date="2013-10-10T10:12:00Z"/>
          <w:rFonts w:eastAsiaTheme="minorEastAsia"/>
          <w:noProof/>
          <w:lang w:val="es-ES" w:eastAsia="es-ES"/>
        </w:rPr>
      </w:pPr>
      <w:del w:id="493" w:author="paulac" w:date="2013-10-10T10:12:00Z">
        <w:r w:rsidRPr="000D0864">
          <w:rPr>
            <w:noProof/>
            <w:rPrChange w:id="494" w:author="paulac" w:date="2013-10-10T10:12:00Z">
              <w:rPr>
                <w:rStyle w:val="Enlla"/>
                <w:noProof/>
              </w:rPr>
            </w:rPrChange>
          </w:rPr>
          <w:delText>4.3.7</w:delText>
        </w:r>
        <w:r w:rsidR="00C6521E" w:rsidDel="008D26F5">
          <w:rPr>
            <w:rFonts w:eastAsiaTheme="minorEastAsia"/>
            <w:noProof/>
            <w:lang w:val="es-ES" w:eastAsia="es-ES"/>
          </w:rPr>
          <w:tab/>
        </w:r>
        <w:r w:rsidRPr="000D0864">
          <w:rPr>
            <w:noProof/>
            <w:rPrChange w:id="495" w:author="paulac" w:date="2013-10-10T10:12:00Z">
              <w:rPr>
                <w:rStyle w:val="Enlla"/>
                <w:noProof/>
              </w:rPr>
            </w:rPrChange>
          </w:rPr>
          <w:delText>Modificar el responsable de l’expedient</w:delText>
        </w:r>
        <w:r w:rsidR="00C6521E" w:rsidDel="008D26F5">
          <w:rPr>
            <w:noProof/>
            <w:webHidden/>
          </w:rPr>
          <w:tab/>
          <w:delText>22</w:delText>
        </w:r>
      </w:del>
    </w:p>
    <w:p w:rsidR="00C6521E" w:rsidDel="008D26F5" w:rsidRDefault="000D0864">
      <w:pPr>
        <w:pStyle w:val="IDC3"/>
        <w:tabs>
          <w:tab w:val="left" w:pos="1320"/>
          <w:tab w:val="right" w:leader="dot" w:pos="8494"/>
        </w:tabs>
        <w:rPr>
          <w:del w:id="496" w:author="paulac" w:date="2013-10-10T10:12:00Z"/>
          <w:rFonts w:eastAsiaTheme="minorEastAsia"/>
          <w:noProof/>
          <w:lang w:val="es-ES" w:eastAsia="es-ES"/>
        </w:rPr>
      </w:pPr>
      <w:del w:id="497" w:author="paulac" w:date="2013-10-10T10:12:00Z">
        <w:r w:rsidRPr="000D0864">
          <w:rPr>
            <w:noProof/>
            <w:rPrChange w:id="498" w:author="paulac" w:date="2013-10-10T10:12:00Z">
              <w:rPr>
                <w:rStyle w:val="Enlla"/>
                <w:noProof/>
              </w:rPr>
            </w:rPrChange>
          </w:rPr>
          <w:delText>4.3.8</w:delText>
        </w:r>
        <w:r w:rsidR="00C6521E" w:rsidDel="008D26F5">
          <w:rPr>
            <w:rFonts w:eastAsiaTheme="minorEastAsia"/>
            <w:noProof/>
            <w:lang w:val="es-ES" w:eastAsia="es-ES"/>
          </w:rPr>
          <w:tab/>
        </w:r>
        <w:r w:rsidRPr="000D0864">
          <w:rPr>
            <w:noProof/>
            <w:rPrChange w:id="499" w:author="paulac" w:date="2013-10-10T10:12:00Z">
              <w:rPr>
                <w:rStyle w:val="Enlla"/>
                <w:noProof/>
              </w:rPr>
            </w:rPrChange>
          </w:rPr>
          <w:delText>Modificar el títol de l’expedient</w:delText>
        </w:r>
        <w:r w:rsidR="00C6521E" w:rsidDel="008D26F5">
          <w:rPr>
            <w:noProof/>
            <w:webHidden/>
          </w:rPr>
          <w:tab/>
          <w:delText>22</w:delText>
        </w:r>
      </w:del>
    </w:p>
    <w:p w:rsidR="00C6521E" w:rsidDel="008D26F5" w:rsidRDefault="000D0864">
      <w:pPr>
        <w:pStyle w:val="IDC3"/>
        <w:tabs>
          <w:tab w:val="left" w:pos="1320"/>
          <w:tab w:val="right" w:leader="dot" w:pos="8494"/>
        </w:tabs>
        <w:rPr>
          <w:del w:id="500" w:author="paulac" w:date="2013-10-10T10:12:00Z"/>
          <w:rFonts w:eastAsiaTheme="minorEastAsia"/>
          <w:noProof/>
          <w:lang w:val="es-ES" w:eastAsia="es-ES"/>
        </w:rPr>
      </w:pPr>
      <w:del w:id="501" w:author="paulac" w:date="2013-10-10T10:12:00Z">
        <w:r w:rsidRPr="000D0864">
          <w:rPr>
            <w:noProof/>
            <w:rPrChange w:id="502" w:author="paulac" w:date="2013-10-10T10:12:00Z">
              <w:rPr>
                <w:rStyle w:val="Enlla"/>
                <w:noProof/>
              </w:rPr>
            </w:rPrChange>
          </w:rPr>
          <w:delText>4.3.9</w:delText>
        </w:r>
        <w:r w:rsidR="00C6521E" w:rsidDel="008D26F5">
          <w:rPr>
            <w:rFonts w:eastAsiaTheme="minorEastAsia"/>
            <w:noProof/>
            <w:lang w:val="es-ES" w:eastAsia="es-ES"/>
          </w:rPr>
          <w:tab/>
        </w:r>
        <w:r w:rsidRPr="000D0864">
          <w:rPr>
            <w:noProof/>
            <w:rPrChange w:id="503" w:author="paulac" w:date="2013-10-10T10:12:00Z">
              <w:rPr>
                <w:rStyle w:val="Enlla"/>
                <w:noProof/>
              </w:rPr>
            </w:rPrChange>
          </w:rPr>
          <w:delText>Enviament d’un document al portasignatures</w:delText>
        </w:r>
        <w:r w:rsidR="00C6521E" w:rsidDel="008D26F5">
          <w:rPr>
            <w:noProof/>
            <w:webHidden/>
          </w:rPr>
          <w:tab/>
          <w:delText>22</w:delText>
        </w:r>
      </w:del>
    </w:p>
    <w:p w:rsidR="00C6521E" w:rsidDel="008D26F5" w:rsidRDefault="000D0864">
      <w:pPr>
        <w:pStyle w:val="IDC3"/>
        <w:tabs>
          <w:tab w:val="left" w:pos="1320"/>
          <w:tab w:val="right" w:leader="dot" w:pos="8494"/>
        </w:tabs>
        <w:rPr>
          <w:del w:id="504" w:author="paulac" w:date="2013-10-10T10:12:00Z"/>
          <w:rFonts w:eastAsiaTheme="minorEastAsia"/>
          <w:noProof/>
          <w:lang w:val="es-ES" w:eastAsia="es-ES"/>
        </w:rPr>
      </w:pPr>
      <w:del w:id="505" w:author="paulac" w:date="2013-10-10T10:12:00Z">
        <w:r w:rsidRPr="000D0864">
          <w:rPr>
            <w:noProof/>
            <w:rPrChange w:id="506" w:author="paulac" w:date="2013-10-10T10:12:00Z">
              <w:rPr>
                <w:rStyle w:val="Enlla"/>
                <w:noProof/>
              </w:rPr>
            </w:rPrChange>
          </w:rPr>
          <w:delText>4.3.10</w:delText>
        </w:r>
        <w:r w:rsidR="00C6521E" w:rsidDel="008D26F5">
          <w:rPr>
            <w:rFonts w:eastAsiaTheme="minorEastAsia"/>
            <w:noProof/>
            <w:lang w:val="es-ES" w:eastAsia="es-ES"/>
          </w:rPr>
          <w:tab/>
        </w:r>
        <w:r w:rsidRPr="000D0864">
          <w:rPr>
            <w:noProof/>
            <w:rPrChange w:id="507" w:author="paulac" w:date="2013-10-10T10:12:00Z">
              <w:rPr>
                <w:rStyle w:val="Enlla"/>
                <w:noProof/>
              </w:rPr>
            </w:rPrChange>
          </w:rPr>
          <w:delText>Configuració del títol del subprocés</w:delText>
        </w:r>
        <w:r w:rsidR="00C6521E" w:rsidDel="008D26F5">
          <w:rPr>
            <w:noProof/>
            <w:webHidden/>
          </w:rPr>
          <w:tab/>
          <w:delText>23</w:delText>
        </w:r>
      </w:del>
    </w:p>
    <w:p w:rsidR="00C6521E" w:rsidDel="008D26F5" w:rsidRDefault="000D0864">
      <w:pPr>
        <w:pStyle w:val="IDC3"/>
        <w:tabs>
          <w:tab w:val="left" w:pos="1320"/>
          <w:tab w:val="right" w:leader="dot" w:pos="8494"/>
        </w:tabs>
        <w:rPr>
          <w:del w:id="508" w:author="paulac" w:date="2013-10-10T10:12:00Z"/>
          <w:rFonts w:eastAsiaTheme="minorEastAsia"/>
          <w:noProof/>
          <w:lang w:val="es-ES" w:eastAsia="es-ES"/>
        </w:rPr>
      </w:pPr>
      <w:del w:id="509" w:author="paulac" w:date="2013-10-10T10:12:00Z">
        <w:r w:rsidRPr="000D0864">
          <w:rPr>
            <w:noProof/>
            <w:rPrChange w:id="510" w:author="paulac" w:date="2013-10-10T10:12:00Z">
              <w:rPr>
                <w:rStyle w:val="Enlla"/>
                <w:noProof/>
              </w:rPr>
            </w:rPrChange>
          </w:rPr>
          <w:delText>4.3.11</w:delText>
        </w:r>
        <w:r w:rsidR="00C6521E" w:rsidDel="008D26F5">
          <w:rPr>
            <w:rFonts w:eastAsiaTheme="minorEastAsia"/>
            <w:noProof/>
            <w:lang w:val="es-ES" w:eastAsia="es-ES"/>
          </w:rPr>
          <w:tab/>
        </w:r>
        <w:r w:rsidRPr="000D0864">
          <w:rPr>
            <w:noProof/>
            <w:rPrChange w:id="511" w:author="paulac" w:date="2013-10-10T10:12:00Z">
              <w:rPr>
                <w:rStyle w:val="Enlla"/>
                <w:noProof/>
              </w:rPr>
            </w:rPrChange>
          </w:rPr>
          <w:delText>Registrar entrada de document</w:delText>
        </w:r>
        <w:r w:rsidR="00C6521E" w:rsidDel="008D26F5">
          <w:rPr>
            <w:noProof/>
            <w:webHidden/>
          </w:rPr>
          <w:tab/>
          <w:delText>23</w:delText>
        </w:r>
      </w:del>
    </w:p>
    <w:p w:rsidR="00C6521E" w:rsidDel="008D26F5" w:rsidRDefault="000D0864">
      <w:pPr>
        <w:pStyle w:val="IDC3"/>
        <w:tabs>
          <w:tab w:val="left" w:pos="1320"/>
          <w:tab w:val="right" w:leader="dot" w:pos="8494"/>
        </w:tabs>
        <w:rPr>
          <w:del w:id="512" w:author="paulac" w:date="2013-10-10T10:12:00Z"/>
          <w:rFonts w:eastAsiaTheme="minorEastAsia"/>
          <w:noProof/>
          <w:lang w:val="es-ES" w:eastAsia="es-ES"/>
        </w:rPr>
      </w:pPr>
      <w:del w:id="513" w:author="paulac" w:date="2013-10-10T10:12:00Z">
        <w:r w:rsidRPr="000D0864">
          <w:rPr>
            <w:noProof/>
            <w:rPrChange w:id="514" w:author="paulac" w:date="2013-10-10T10:12:00Z">
              <w:rPr>
                <w:rStyle w:val="Enlla"/>
                <w:noProof/>
              </w:rPr>
            </w:rPrChange>
          </w:rPr>
          <w:delText>4.3.12</w:delText>
        </w:r>
        <w:r w:rsidR="00C6521E" w:rsidDel="008D26F5">
          <w:rPr>
            <w:rFonts w:eastAsiaTheme="minorEastAsia"/>
            <w:noProof/>
            <w:lang w:val="es-ES" w:eastAsia="es-ES"/>
          </w:rPr>
          <w:tab/>
        </w:r>
        <w:r w:rsidRPr="000D0864">
          <w:rPr>
            <w:noProof/>
            <w:rPrChange w:id="515" w:author="paulac" w:date="2013-10-10T10:12:00Z">
              <w:rPr>
                <w:rStyle w:val="Enlla"/>
                <w:noProof/>
              </w:rPr>
            </w:rPrChange>
          </w:rPr>
          <w:delText>Registrar sortida de document</w:delText>
        </w:r>
        <w:r w:rsidR="00C6521E" w:rsidDel="008D26F5">
          <w:rPr>
            <w:noProof/>
            <w:webHidden/>
          </w:rPr>
          <w:tab/>
          <w:delText>24</w:delText>
        </w:r>
      </w:del>
    </w:p>
    <w:p w:rsidR="00C6521E" w:rsidDel="008D26F5" w:rsidRDefault="000D0864">
      <w:pPr>
        <w:pStyle w:val="IDC3"/>
        <w:tabs>
          <w:tab w:val="left" w:pos="1320"/>
          <w:tab w:val="right" w:leader="dot" w:pos="8494"/>
        </w:tabs>
        <w:rPr>
          <w:del w:id="516" w:author="paulac" w:date="2013-10-10T10:12:00Z"/>
          <w:rFonts w:eastAsiaTheme="minorEastAsia"/>
          <w:noProof/>
          <w:lang w:val="es-ES" w:eastAsia="es-ES"/>
        </w:rPr>
      </w:pPr>
      <w:del w:id="517" w:author="paulac" w:date="2013-10-10T10:12:00Z">
        <w:r w:rsidRPr="000D0864">
          <w:rPr>
            <w:noProof/>
            <w:rPrChange w:id="518" w:author="paulac" w:date="2013-10-10T10:12:00Z">
              <w:rPr>
                <w:rStyle w:val="Enlla"/>
                <w:noProof/>
              </w:rPr>
            </w:rPrChange>
          </w:rPr>
          <w:delText>4.3.13</w:delText>
        </w:r>
        <w:r w:rsidR="00C6521E" w:rsidDel="008D26F5">
          <w:rPr>
            <w:rFonts w:eastAsiaTheme="minorEastAsia"/>
            <w:noProof/>
            <w:lang w:val="es-ES" w:eastAsia="es-ES"/>
          </w:rPr>
          <w:tab/>
        </w:r>
        <w:r w:rsidRPr="000D0864">
          <w:rPr>
            <w:noProof/>
            <w:rPrChange w:id="519" w:author="paulac" w:date="2013-10-10T10:12:00Z">
              <w:rPr>
                <w:rStyle w:val="Enlla"/>
                <w:noProof/>
              </w:rPr>
            </w:rPrChange>
          </w:rPr>
          <w:delText>Cancel·lar un termini iniciat</w:delText>
        </w:r>
        <w:r w:rsidR="00C6521E" w:rsidDel="008D26F5">
          <w:rPr>
            <w:noProof/>
            <w:webHidden/>
          </w:rPr>
          <w:tab/>
          <w:delText>26</w:delText>
        </w:r>
      </w:del>
    </w:p>
    <w:p w:rsidR="00C6521E" w:rsidDel="008D26F5" w:rsidRDefault="000D0864">
      <w:pPr>
        <w:pStyle w:val="IDC3"/>
        <w:tabs>
          <w:tab w:val="left" w:pos="1320"/>
          <w:tab w:val="right" w:leader="dot" w:pos="8494"/>
        </w:tabs>
        <w:rPr>
          <w:del w:id="520" w:author="paulac" w:date="2013-10-10T10:12:00Z"/>
          <w:rFonts w:eastAsiaTheme="minorEastAsia"/>
          <w:noProof/>
          <w:lang w:val="es-ES" w:eastAsia="es-ES"/>
        </w:rPr>
      </w:pPr>
      <w:del w:id="521" w:author="paulac" w:date="2013-10-10T10:12:00Z">
        <w:r w:rsidRPr="000D0864">
          <w:rPr>
            <w:noProof/>
            <w:rPrChange w:id="522" w:author="paulac" w:date="2013-10-10T10:12:00Z">
              <w:rPr>
                <w:rStyle w:val="Enlla"/>
                <w:noProof/>
              </w:rPr>
            </w:rPrChange>
          </w:rPr>
          <w:delText>4.3.14</w:delText>
        </w:r>
        <w:r w:rsidR="00C6521E" w:rsidDel="008D26F5">
          <w:rPr>
            <w:rFonts w:eastAsiaTheme="minorEastAsia"/>
            <w:noProof/>
            <w:lang w:val="es-ES" w:eastAsia="es-ES"/>
          </w:rPr>
          <w:tab/>
        </w:r>
        <w:r w:rsidRPr="000D0864">
          <w:rPr>
            <w:noProof/>
            <w:rPrChange w:id="523" w:author="paulac" w:date="2013-10-10T10:12:00Z">
              <w:rPr>
                <w:rStyle w:val="Enlla"/>
                <w:noProof/>
              </w:rPr>
            </w:rPrChange>
          </w:rPr>
          <w:delText>Continuar un termini aturat</w:delText>
        </w:r>
        <w:r w:rsidR="00C6521E" w:rsidDel="008D26F5">
          <w:rPr>
            <w:noProof/>
            <w:webHidden/>
          </w:rPr>
          <w:tab/>
          <w:delText>26</w:delText>
        </w:r>
      </w:del>
    </w:p>
    <w:p w:rsidR="00C6521E" w:rsidDel="008D26F5" w:rsidRDefault="000D0864">
      <w:pPr>
        <w:pStyle w:val="IDC3"/>
        <w:tabs>
          <w:tab w:val="left" w:pos="1320"/>
          <w:tab w:val="right" w:leader="dot" w:pos="8494"/>
        </w:tabs>
        <w:rPr>
          <w:del w:id="524" w:author="paulac" w:date="2013-10-10T10:12:00Z"/>
          <w:rFonts w:eastAsiaTheme="minorEastAsia"/>
          <w:noProof/>
          <w:lang w:val="es-ES" w:eastAsia="es-ES"/>
        </w:rPr>
      </w:pPr>
      <w:del w:id="525" w:author="paulac" w:date="2013-10-10T10:12:00Z">
        <w:r w:rsidRPr="000D0864">
          <w:rPr>
            <w:noProof/>
            <w:rPrChange w:id="526" w:author="paulac" w:date="2013-10-10T10:12:00Z">
              <w:rPr>
                <w:rStyle w:val="Enlla"/>
                <w:noProof/>
              </w:rPr>
            </w:rPrChange>
          </w:rPr>
          <w:delText>4.3.15</w:delText>
        </w:r>
        <w:r w:rsidR="00C6521E" w:rsidDel="008D26F5">
          <w:rPr>
            <w:rFonts w:eastAsiaTheme="minorEastAsia"/>
            <w:noProof/>
            <w:lang w:val="es-ES" w:eastAsia="es-ES"/>
          </w:rPr>
          <w:tab/>
        </w:r>
        <w:r w:rsidRPr="000D0864">
          <w:rPr>
            <w:noProof/>
            <w:rPrChange w:id="527" w:author="paulac" w:date="2013-10-10T10:12:00Z">
              <w:rPr>
                <w:rStyle w:val="Enlla"/>
                <w:noProof/>
              </w:rPr>
            </w:rPrChange>
          </w:rPr>
          <w:delText>Iniciar un termini</w:delText>
        </w:r>
        <w:r w:rsidR="00C6521E" w:rsidDel="008D26F5">
          <w:rPr>
            <w:noProof/>
            <w:webHidden/>
          </w:rPr>
          <w:tab/>
          <w:delText>26</w:delText>
        </w:r>
      </w:del>
    </w:p>
    <w:p w:rsidR="00C6521E" w:rsidDel="008D26F5" w:rsidRDefault="000D0864">
      <w:pPr>
        <w:pStyle w:val="IDC3"/>
        <w:tabs>
          <w:tab w:val="left" w:pos="1320"/>
          <w:tab w:val="right" w:leader="dot" w:pos="8494"/>
        </w:tabs>
        <w:rPr>
          <w:del w:id="528" w:author="paulac" w:date="2013-10-10T10:12:00Z"/>
          <w:rFonts w:eastAsiaTheme="minorEastAsia"/>
          <w:noProof/>
          <w:lang w:val="es-ES" w:eastAsia="es-ES"/>
        </w:rPr>
      </w:pPr>
      <w:del w:id="529" w:author="paulac" w:date="2013-10-10T10:12:00Z">
        <w:r w:rsidRPr="000D0864">
          <w:rPr>
            <w:noProof/>
            <w:rPrChange w:id="530" w:author="paulac" w:date="2013-10-10T10:12:00Z">
              <w:rPr>
                <w:rStyle w:val="Enlla"/>
                <w:noProof/>
              </w:rPr>
            </w:rPrChange>
          </w:rPr>
          <w:delText>4.3.16</w:delText>
        </w:r>
        <w:r w:rsidR="00C6521E" w:rsidDel="008D26F5">
          <w:rPr>
            <w:rFonts w:eastAsiaTheme="minorEastAsia"/>
            <w:noProof/>
            <w:lang w:val="es-ES" w:eastAsia="es-ES"/>
          </w:rPr>
          <w:tab/>
        </w:r>
        <w:r w:rsidRPr="000D0864">
          <w:rPr>
            <w:noProof/>
            <w:rPrChange w:id="531" w:author="paulac" w:date="2013-10-10T10:12:00Z">
              <w:rPr>
                <w:rStyle w:val="Enlla"/>
                <w:noProof/>
              </w:rPr>
            </w:rPrChange>
          </w:rPr>
          <w:delText>Aturar un termini</w:delText>
        </w:r>
        <w:r w:rsidR="00C6521E" w:rsidDel="008D26F5">
          <w:rPr>
            <w:noProof/>
            <w:webHidden/>
          </w:rPr>
          <w:tab/>
          <w:delText>27</w:delText>
        </w:r>
      </w:del>
    </w:p>
    <w:p w:rsidR="00C6521E" w:rsidDel="008D26F5" w:rsidRDefault="000D0864">
      <w:pPr>
        <w:pStyle w:val="IDC3"/>
        <w:tabs>
          <w:tab w:val="left" w:pos="1320"/>
          <w:tab w:val="right" w:leader="dot" w:pos="8494"/>
        </w:tabs>
        <w:rPr>
          <w:del w:id="532" w:author="paulac" w:date="2013-10-10T10:12:00Z"/>
          <w:rFonts w:eastAsiaTheme="minorEastAsia"/>
          <w:noProof/>
          <w:lang w:val="es-ES" w:eastAsia="es-ES"/>
        </w:rPr>
      </w:pPr>
      <w:del w:id="533" w:author="paulac" w:date="2013-10-10T10:12:00Z">
        <w:r w:rsidRPr="000D0864">
          <w:rPr>
            <w:noProof/>
            <w:rPrChange w:id="534" w:author="paulac" w:date="2013-10-10T10:12:00Z">
              <w:rPr>
                <w:rStyle w:val="Enlla"/>
                <w:noProof/>
              </w:rPr>
            </w:rPrChange>
          </w:rPr>
          <w:delText>4.3.17</w:delText>
        </w:r>
        <w:r w:rsidR="00C6521E" w:rsidDel="008D26F5">
          <w:rPr>
            <w:rFonts w:eastAsiaTheme="minorEastAsia"/>
            <w:noProof/>
            <w:lang w:val="es-ES" w:eastAsia="es-ES"/>
          </w:rPr>
          <w:tab/>
        </w:r>
        <w:r w:rsidRPr="000D0864">
          <w:rPr>
            <w:noProof/>
            <w:rPrChange w:id="535" w:author="paulac" w:date="2013-10-10T10:12:00Z">
              <w:rPr>
                <w:rStyle w:val="Enlla"/>
                <w:noProof/>
              </w:rPr>
            </w:rPrChange>
          </w:rPr>
          <w:delText>Crear expedient al sistema de tramitació</w:delText>
        </w:r>
        <w:r w:rsidR="00C6521E" w:rsidDel="008D26F5">
          <w:rPr>
            <w:noProof/>
            <w:webHidden/>
          </w:rPr>
          <w:tab/>
          <w:delText>27</w:delText>
        </w:r>
      </w:del>
    </w:p>
    <w:p w:rsidR="00C6521E" w:rsidDel="008D26F5" w:rsidRDefault="000D0864">
      <w:pPr>
        <w:pStyle w:val="IDC3"/>
        <w:tabs>
          <w:tab w:val="left" w:pos="1320"/>
          <w:tab w:val="right" w:leader="dot" w:pos="8494"/>
        </w:tabs>
        <w:rPr>
          <w:del w:id="536" w:author="paulac" w:date="2013-10-10T10:12:00Z"/>
          <w:rFonts w:eastAsiaTheme="minorEastAsia"/>
          <w:noProof/>
          <w:lang w:val="es-ES" w:eastAsia="es-ES"/>
        </w:rPr>
      </w:pPr>
      <w:del w:id="537" w:author="paulac" w:date="2013-10-10T10:12:00Z">
        <w:r w:rsidRPr="000D0864">
          <w:rPr>
            <w:noProof/>
            <w:rPrChange w:id="538" w:author="paulac" w:date="2013-10-10T10:12:00Z">
              <w:rPr>
                <w:rStyle w:val="Enlla"/>
                <w:noProof/>
              </w:rPr>
            </w:rPrChange>
          </w:rPr>
          <w:delText>4.3.18</w:delText>
        </w:r>
        <w:r w:rsidR="00C6521E" w:rsidDel="008D26F5">
          <w:rPr>
            <w:rFonts w:eastAsiaTheme="minorEastAsia"/>
            <w:noProof/>
            <w:lang w:val="es-ES" w:eastAsia="es-ES"/>
          </w:rPr>
          <w:tab/>
        </w:r>
        <w:r w:rsidRPr="000D0864">
          <w:rPr>
            <w:noProof/>
            <w:rPrChange w:id="539" w:author="paulac" w:date="2013-10-10T10:12:00Z">
              <w:rPr>
                <w:rStyle w:val="Enlla"/>
                <w:noProof/>
              </w:rPr>
            </w:rPrChange>
          </w:rPr>
          <w:delText>Crear event al sistema de tramitació</w:delText>
        </w:r>
        <w:r w:rsidR="00C6521E" w:rsidDel="008D26F5">
          <w:rPr>
            <w:noProof/>
            <w:webHidden/>
          </w:rPr>
          <w:tab/>
          <w:delText>27</w:delText>
        </w:r>
      </w:del>
    </w:p>
    <w:p w:rsidR="00C6521E" w:rsidDel="008D26F5" w:rsidRDefault="000D0864">
      <w:pPr>
        <w:pStyle w:val="IDC1"/>
        <w:tabs>
          <w:tab w:val="left" w:pos="440"/>
          <w:tab w:val="right" w:leader="dot" w:pos="8494"/>
        </w:tabs>
        <w:rPr>
          <w:del w:id="540" w:author="paulac" w:date="2013-10-10T10:12:00Z"/>
          <w:rFonts w:eastAsiaTheme="minorEastAsia"/>
          <w:b w:val="0"/>
          <w:noProof/>
          <w:lang w:val="es-ES" w:eastAsia="es-ES"/>
        </w:rPr>
      </w:pPr>
      <w:del w:id="541" w:author="paulac" w:date="2013-10-10T10:12:00Z">
        <w:r w:rsidRPr="000D0864">
          <w:rPr>
            <w:noProof/>
            <w:rPrChange w:id="542" w:author="paulac" w:date="2013-10-10T10:12:00Z">
              <w:rPr>
                <w:rStyle w:val="Enlla"/>
                <w:noProof/>
              </w:rPr>
            </w:rPrChange>
          </w:rPr>
          <w:delText>5</w:delText>
        </w:r>
        <w:r w:rsidR="00C6521E" w:rsidDel="008D26F5">
          <w:rPr>
            <w:rFonts w:eastAsiaTheme="minorEastAsia"/>
            <w:b w:val="0"/>
            <w:noProof/>
            <w:lang w:val="es-ES" w:eastAsia="es-ES"/>
          </w:rPr>
          <w:tab/>
        </w:r>
        <w:r w:rsidRPr="000D0864">
          <w:rPr>
            <w:noProof/>
            <w:rPrChange w:id="543" w:author="paulac" w:date="2013-10-10T10:12:00Z">
              <w:rPr>
                <w:rStyle w:val="Enlla"/>
                <w:noProof/>
              </w:rPr>
            </w:rPrChange>
          </w:rPr>
          <w:delText>Configuració dins Helium</w:delText>
        </w:r>
        <w:r w:rsidR="00C6521E" w:rsidDel="008D26F5">
          <w:rPr>
            <w:noProof/>
            <w:webHidden/>
          </w:rPr>
          <w:tab/>
          <w:delText>28</w:delText>
        </w:r>
      </w:del>
    </w:p>
    <w:p w:rsidR="00C6521E" w:rsidDel="008D26F5" w:rsidRDefault="000D0864">
      <w:pPr>
        <w:pStyle w:val="IDC2"/>
        <w:tabs>
          <w:tab w:val="left" w:pos="880"/>
          <w:tab w:val="right" w:leader="dot" w:pos="8494"/>
        </w:tabs>
        <w:rPr>
          <w:del w:id="544" w:author="paulac" w:date="2013-10-10T10:12:00Z"/>
          <w:rFonts w:eastAsiaTheme="minorEastAsia"/>
          <w:noProof/>
          <w:lang w:val="es-ES" w:eastAsia="es-ES"/>
        </w:rPr>
      </w:pPr>
      <w:del w:id="545" w:author="paulac" w:date="2013-10-10T10:12:00Z">
        <w:r w:rsidRPr="000D0864">
          <w:rPr>
            <w:noProof/>
            <w:rPrChange w:id="546" w:author="paulac" w:date="2013-10-10T10:12:00Z">
              <w:rPr>
                <w:rStyle w:val="Enlla"/>
                <w:noProof/>
              </w:rPr>
            </w:rPrChange>
          </w:rPr>
          <w:delText>5.1</w:delText>
        </w:r>
        <w:r w:rsidR="00C6521E" w:rsidDel="008D26F5">
          <w:rPr>
            <w:rFonts w:eastAsiaTheme="minorEastAsia"/>
            <w:noProof/>
            <w:lang w:val="es-ES" w:eastAsia="es-ES"/>
          </w:rPr>
          <w:tab/>
        </w:r>
        <w:r w:rsidRPr="000D0864">
          <w:rPr>
            <w:noProof/>
            <w:rPrChange w:id="547" w:author="paulac" w:date="2013-10-10T10:12:00Z">
              <w:rPr>
                <w:rStyle w:val="Enlla"/>
                <w:noProof/>
              </w:rPr>
            </w:rPrChange>
          </w:rPr>
          <w:delText>Definició tipus expedient</w:delText>
        </w:r>
        <w:r w:rsidR="00C6521E" w:rsidDel="008D26F5">
          <w:rPr>
            <w:noProof/>
            <w:webHidden/>
          </w:rPr>
          <w:tab/>
          <w:delText>28</w:delText>
        </w:r>
      </w:del>
    </w:p>
    <w:p w:rsidR="00C6521E" w:rsidDel="008D26F5" w:rsidRDefault="000D0864">
      <w:pPr>
        <w:pStyle w:val="IDC3"/>
        <w:tabs>
          <w:tab w:val="left" w:pos="1320"/>
          <w:tab w:val="right" w:leader="dot" w:pos="8494"/>
        </w:tabs>
        <w:rPr>
          <w:del w:id="548" w:author="paulac" w:date="2013-10-10T10:12:00Z"/>
          <w:rFonts w:eastAsiaTheme="minorEastAsia"/>
          <w:noProof/>
          <w:lang w:val="es-ES" w:eastAsia="es-ES"/>
        </w:rPr>
      </w:pPr>
      <w:del w:id="549" w:author="paulac" w:date="2013-10-10T10:12:00Z">
        <w:r w:rsidRPr="000D0864">
          <w:rPr>
            <w:noProof/>
            <w:rPrChange w:id="550" w:author="paulac" w:date="2013-10-10T10:12:00Z">
              <w:rPr>
                <w:rStyle w:val="Enlla"/>
                <w:noProof/>
              </w:rPr>
            </w:rPrChange>
          </w:rPr>
          <w:delText>5.1.1</w:delText>
        </w:r>
        <w:r w:rsidR="00C6521E" w:rsidDel="008D26F5">
          <w:rPr>
            <w:rFonts w:eastAsiaTheme="minorEastAsia"/>
            <w:noProof/>
            <w:lang w:val="es-ES" w:eastAsia="es-ES"/>
          </w:rPr>
          <w:tab/>
        </w:r>
        <w:r w:rsidRPr="000D0864">
          <w:rPr>
            <w:noProof/>
            <w:rPrChange w:id="551" w:author="paulac" w:date="2013-10-10T10:12:00Z">
              <w:rPr>
                <w:rStyle w:val="Enlla"/>
                <w:noProof/>
              </w:rPr>
            </w:rPrChange>
          </w:rPr>
          <w:delText>Creació d’un nou tipus d’expedient</w:delText>
        </w:r>
        <w:r w:rsidR="00C6521E" w:rsidDel="008D26F5">
          <w:rPr>
            <w:noProof/>
            <w:webHidden/>
          </w:rPr>
          <w:tab/>
          <w:delText>28</w:delText>
        </w:r>
      </w:del>
    </w:p>
    <w:p w:rsidR="00C6521E" w:rsidDel="008D26F5" w:rsidRDefault="000D0864">
      <w:pPr>
        <w:pStyle w:val="IDC3"/>
        <w:tabs>
          <w:tab w:val="left" w:pos="1320"/>
          <w:tab w:val="right" w:leader="dot" w:pos="8494"/>
        </w:tabs>
        <w:rPr>
          <w:del w:id="552" w:author="paulac" w:date="2013-10-10T10:12:00Z"/>
          <w:rFonts w:eastAsiaTheme="minorEastAsia"/>
          <w:noProof/>
          <w:lang w:val="es-ES" w:eastAsia="es-ES"/>
        </w:rPr>
      </w:pPr>
      <w:del w:id="553" w:author="paulac" w:date="2013-10-10T10:12:00Z">
        <w:r w:rsidRPr="000D0864">
          <w:rPr>
            <w:noProof/>
            <w:rPrChange w:id="554" w:author="paulac" w:date="2013-10-10T10:12:00Z">
              <w:rPr>
                <w:rStyle w:val="Enlla"/>
                <w:noProof/>
              </w:rPr>
            </w:rPrChange>
          </w:rPr>
          <w:delText>5.1.2</w:delText>
        </w:r>
        <w:r w:rsidR="00C6521E" w:rsidDel="008D26F5">
          <w:rPr>
            <w:rFonts w:eastAsiaTheme="minorEastAsia"/>
            <w:noProof/>
            <w:lang w:val="es-ES" w:eastAsia="es-ES"/>
          </w:rPr>
          <w:tab/>
        </w:r>
        <w:r w:rsidRPr="000D0864">
          <w:rPr>
            <w:noProof/>
            <w:rPrChange w:id="555" w:author="paulac" w:date="2013-10-10T10:12:00Z">
              <w:rPr>
                <w:rStyle w:val="Enlla"/>
                <w:noProof/>
              </w:rPr>
            </w:rPrChange>
          </w:rPr>
          <w:delText>Modificar un tipus d’expedient</w:delText>
        </w:r>
        <w:r w:rsidR="00C6521E" w:rsidDel="008D26F5">
          <w:rPr>
            <w:noProof/>
            <w:webHidden/>
          </w:rPr>
          <w:tab/>
          <w:delText>30</w:delText>
        </w:r>
      </w:del>
    </w:p>
    <w:p w:rsidR="00C6521E" w:rsidDel="008D26F5" w:rsidRDefault="000D0864">
      <w:pPr>
        <w:pStyle w:val="IDC4"/>
        <w:tabs>
          <w:tab w:val="left" w:pos="1540"/>
          <w:tab w:val="right" w:leader="dot" w:pos="8494"/>
        </w:tabs>
        <w:rPr>
          <w:del w:id="556" w:author="paulac" w:date="2013-10-10T10:12:00Z"/>
          <w:rFonts w:eastAsiaTheme="minorEastAsia"/>
          <w:noProof/>
          <w:lang w:val="es-ES" w:eastAsia="es-ES"/>
        </w:rPr>
      </w:pPr>
      <w:del w:id="557" w:author="paulac" w:date="2013-10-10T10:12:00Z">
        <w:r w:rsidRPr="000D0864">
          <w:rPr>
            <w:noProof/>
            <w:rPrChange w:id="558" w:author="paulac" w:date="2013-10-10T10:12:00Z">
              <w:rPr>
                <w:rStyle w:val="Enlla"/>
                <w:noProof/>
              </w:rPr>
            </w:rPrChange>
          </w:rPr>
          <w:delText>5.1.2.1</w:delText>
        </w:r>
        <w:r w:rsidR="00C6521E" w:rsidDel="008D26F5">
          <w:rPr>
            <w:rFonts w:eastAsiaTheme="minorEastAsia"/>
            <w:noProof/>
            <w:lang w:val="es-ES" w:eastAsia="es-ES"/>
          </w:rPr>
          <w:tab/>
        </w:r>
        <w:r w:rsidRPr="000D0864">
          <w:rPr>
            <w:noProof/>
            <w:rPrChange w:id="559" w:author="paulac" w:date="2013-10-10T10:12:00Z">
              <w:rPr>
                <w:rStyle w:val="Enlla"/>
                <w:noProof/>
              </w:rPr>
            </w:rPrChange>
          </w:rPr>
          <w:delText>Informació</w:delText>
        </w:r>
        <w:r w:rsidR="00C6521E" w:rsidDel="008D26F5">
          <w:rPr>
            <w:noProof/>
            <w:webHidden/>
          </w:rPr>
          <w:tab/>
          <w:delText>30</w:delText>
        </w:r>
      </w:del>
    </w:p>
    <w:p w:rsidR="00C6521E" w:rsidDel="008D26F5" w:rsidRDefault="000D0864">
      <w:pPr>
        <w:pStyle w:val="IDC4"/>
        <w:tabs>
          <w:tab w:val="left" w:pos="1540"/>
          <w:tab w:val="right" w:leader="dot" w:pos="8494"/>
        </w:tabs>
        <w:rPr>
          <w:del w:id="560" w:author="paulac" w:date="2013-10-10T10:12:00Z"/>
          <w:rFonts w:eastAsiaTheme="minorEastAsia"/>
          <w:noProof/>
          <w:lang w:val="es-ES" w:eastAsia="es-ES"/>
        </w:rPr>
      </w:pPr>
      <w:del w:id="561" w:author="paulac" w:date="2013-10-10T10:12:00Z">
        <w:r w:rsidRPr="000D0864">
          <w:rPr>
            <w:noProof/>
            <w:rPrChange w:id="562" w:author="paulac" w:date="2013-10-10T10:12:00Z">
              <w:rPr>
                <w:rStyle w:val="Enlla"/>
                <w:noProof/>
              </w:rPr>
            </w:rPrChange>
          </w:rPr>
          <w:delText>5.1.2.2</w:delText>
        </w:r>
        <w:r w:rsidR="00C6521E" w:rsidDel="008D26F5">
          <w:rPr>
            <w:rFonts w:eastAsiaTheme="minorEastAsia"/>
            <w:noProof/>
            <w:lang w:val="es-ES" w:eastAsia="es-ES"/>
          </w:rPr>
          <w:tab/>
        </w:r>
        <w:r w:rsidRPr="000D0864">
          <w:rPr>
            <w:noProof/>
            <w:rPrChange w:id="563" w:author="paulac" w:date="2013-10-10T10:12:00Z">
              <w:rPr>
                <w:rStyle w:val="Enlla"/>
                <w:noProof/>
              </w:rPr>
            </w:rPrChange>
          </w:rPr>
          <w:delText>Estats</w:delText>
        </w:r>
        <w:r w:rsidR="00C6521E" w:rsidDel="008D26F5">
          <w:rPr>
            <w:noProof/>
            <w:webHidden/>
          </w:rPr>
          <w:tab/>
          <w:delText>31</w:delText>
        </w:r>
      </w:del>
    </w:p>
    <w:p w:rsidR="00C6521E" w:rsidDel="008D26F5" w:rsidRDefault="000D0864">
      <w:pPr>
        <w:pStyle w:val="IDC4"/>
        <w:tabs>
          <w:tab w:val="left" w:pos="1540"/>
          <w:tab w:val="right" w:leader="dot" w:pos="8494"/>
        </w:tabs>
        <w:rPr>
          <w:del w:id="564" w:author="paulac" w:date="2013-10-10T10:12:00Z"/>
          <w:rFonts w:eastAsiaTheme="minorEastAsia"/>
          <w:noProof/>
          <w:lang w:val="es-ES" w:eastAsia="es-ES"/>
        </w:rPr>
      </w:pPr>
      <w:del w:id="565" w:author="paulac" w:date="2013-10-10T10:12:00Z">
        <w:r w:rsidRPr="000D0864">
          <w:rPr>
            <w:noProof/>
            <w:rPrChange w:id="566" w:author="paulac" w:date="2013-10-10T10:12:00Z">
              <w:rPr>
                <w:rStyle w:val="Enlla"/>
                <w:noProof/>
              </w:rPr>
            </w:rPrChange>
          </w:rPr>
          <w:delText>5.1.2.3</w:delText>
        </w:r>
        <w:r w:rsidR="00C6521E" w:rsidDel="008D26F5">
          <w:rPr>
            <w:rFonts w:eastAsiaTheme="minorEastAsia"/>
            <w:noProof/>
            <w:lang w:val="es-ES" w:eastAsia="es-ES"/>
          </w:rPr>
          <w:tab/>
        </w:r>
        <w:r w:rsidRPr="000D0864">
          <w:rPr>
            <w:noProof/>
            <w:rPrChange w:id="567" w:author="paulac" w:date="2013-10-10T10:12:00Z">
              <w:rPr>
                <w:rStyle w:val="Enlla"/>
                <w:noProof/>
              </w:rPr>
            </w:rPrChange>
          </w:rPr>
          <w:delText>Definicions de procés</w:delText>
        </w:r>
        <w:r w:rsidR="00C6521E" w:rsidDel="008D26F5">
          <w:rPr>
            <w:noProof/>
            <w:webHidden/>
          </w:rPr>
          <w:tab/>
          <w:delText>32</w:delText>
        </w:r>
      </w:del>
    </w:p>
    <w:p w:rsidR="00C6521E" w:rsidDel="008D26F5" w:rsidRDefault="000D0864">
      <w:pPr>
        <w:pStyle w:val="IDC4"/>
        <w:tabs>
          <w:tab w:val="left" w:pos="1540"/>
          <w:tab w:val="right" w:leader="dot" w:pos="8494"/>
        </w:tabs>
        <w:rPr>
          <w:del w:id="568" w:author="paulac" w:date="2013-10-10T10:12:00Z"/>
          <w:rFonts w:eastAsiaTheme="minorEastAsia"/>
          <w:noProof/>
          <w:lang w:val="es-ES" w:eastAsia="es-ES"/>
        </w:rPr>
      </w:pPr>
      <w:del w:id="569" w:author="paulac" w:date="2013-10-10T10:12:00Z">
        <w:r w:rsidRPr="000D0864">
          <w:rPr>
            <w:noProof/>
            <w:rPrChange w:id="570" w:author="paulac" w:date="2013-10-10T10:12:00Z">
              <w:rPr>
                <w:rStyle w:val="Enlla"/>
                <w:noProof/>
              </w:rPr>
            </w:rPrChange>
          </w:rPr>
          <w:delText>5.1.2.4</w:delText>
        </w:r>
        <w:r w:rsidR="00C6521E" w:rsidDel="008D26F5">
          <w:rPr>
            <w:rFonts w:eastAsiaTheme="minorEastAsia"/>
            <w:noProof/>
            <w:lang w:val="es-ES" w:eastAsia="es-ES"/>
          </w:rPr>
          <w:tab/>
        </w:r>
        <w:r w:rsidRPr="000D0864">
          <w:rPr>
            <w:noProof/>
            <w:rPrChange w:id="571" w:author="paulac" w:date="2013-10-10T10:12:00Z">
              <w:rPr>
                <w:rStyle w:val="Enlla"/>
                <w:noProof/>
              </w:rPr>
            </w:rPrChange>
          </w:rPr>
          <w:delText>Integració amb tràmits</w:delText>
        </w:r>
        <w:r w:rsidR="00C6521E" w:rsidDel="008D26F5">
          <w:rPr>
            <w:noProof/>
            <w:webHidden/>
          </w:rPr>
          <w:tab/>
          <w:delText>33</w:delText>
        </w:r>
      </w:del>
    </w:p>
    <w:p w:rsidR="00C6521E" w:rsidDel="008D26F5" w:rsidRDefault="000D0864">
      <w:pPr>
        <w:pStyle w:val="IDC4"/>
        <w:tabs>
          <w:tab w:val="left" w:pos="1540"/>
          <w:tab w:val="right" w:leader="dot" w:pos="8494"/>
        </w:tabs>
        <w:rPr>
          <w:del w:id="572" w:author="paulac" w:date="2013-10-10T10:12:00Z"/>
          <w:rFonts w:eastAsiaTheme="minorEastAsia"/>
          <w:noProof/>
          <w:lang w:val="es-ES" w:eastAsia="es-ES"/>
        </w:rPr>
      </w:pPr>
      <w:del w:id="573" w:author="paulac" w:date="2013-10-10T10:12:00Z">
        <w:r w:rsidRPr="000D0864">
          <w:rPr>
            <w:noProof/>
            <w:rPrChange w:id="574" w:author="paulac" w:date="2013-10-10T10:12:00Z">
              <w:rPr>
                <w:rStyle w:val="Enlla"/>
                <w:noProof/>
              </w:rPr>
            </w:rPrChange>
          </w:rPr>
          <w:delText>5.1.2.5</w:delText>
        </w:r>
        <w:r w:rsidR="00C6521E" w:rsidDel="008D26F5">
          <w:rPr>
            <w:rFonts w:eastAsiaTheme="minorEastAsia"/>
            <w:noProof/>
            <w:lang w:val="es-ES" w:eastAsia="es-ES"/>
          </w:rPr>
          <w:tab/>
        </w:r>
        <w:r w:rsidRPr="000D0864">
          <w:rPr>
            <w:noProof/>
            <w:rPrChange w:id="575" w:author="paulac" w:date="2013-10-10T10:12:00Z">
              <w:rPr>
                <w:rStyle w:val="Enlla"/>
                <w:noProof/>
              </w:rPr>
            </w:rPrChange>
          </w:rPr>
          <w:delText>Integració amb forms</w:delText>
        </w:r>
        <w:r w:rsidR="00C6521E" w:rsidDel="008D26F5">
          <w:rPr>
            <w:noProof/>
            <w:webHidden/>
          </w:rPr>
          <w:tab/>
          <w:delText>33</w:delText>
        </w:r>
      </w:del>
    </w:p>
    <w:p w:rsidR="00C6521E" w:rsidDel="008D26F5" w:rsidRDefault="000D0864">
      <w:pPr>
        <w:pStyle w:val="IDC2"/>
        <w:tabs>
          <w:tab w:val="left" w:pos="880"/>
          <w:tab w:val="right" w:leader="dot" w:pos="8494"/>
        </w:tabs>
        <w:rPr>
          <w:del w:id="576" w:author="paulac" w:date="2013-10-10T10:12:00Z"/>
          <w:rFonts w:eastAsiaTheme="minorEastAsia"/>
          <w:noProof/>
          <w:lang w:val="es-ES" w:eastAsia="es-ES"/>
        </w:rPr>
      </w:pPr>
      <w:del w:id="577" w:author="paulac" w:date="2013-10-10T10:12:00Z">
        <w:r w:rsidRPr="000D0864">
          <w:rPr>
            <w:noProof/>
            <w:rPrChange w:id="578" w:author="paulac" w:date="2013-10-10T10:12:00Z">
              <w:rPr>
                <w:rStyle w:val="Enlla"/>
                <w:noProof/>
              </w:rPr>
            </w:rPrChange>
          </w:rPr>
          <w:delText>5.2</w:delText>
        </w:r>
        <w:r w:rsidR="00C6521E" w:rsidDel="008D26F5">
          <w:rPr>
            <w:rFonts w:eastAsiaTheme="minorEastAsia"/>
            <w:noProof/>
            <w:lang w:val="es-ES" w:eastAsia="es-ES"/>
          </w:rPr>
          <w:tab/>
        </w:r>
        <w:r w:rsidRPr="000D0864">
          <w:rPr>
            <w:noProof/>
            <w:rPrChange w:id="579" w:author="paulac" w:date="2013-10-10T10:12:00Z">
              <w:rPr>
                <w:rStyle w:val="Enlla"/>
                <w:noProof/>
              </w:rPr>
            </w:rPrChange>
          </w:rPr>
          <w:delText>Definició procés</w:delText>
        </w:r>
        <w:r w:rsidR="00C6521E" w:rsidDel="008D26F5">
          <w:rPr>
            <w:noProof/>
            <w:webHidden/>
          </w:rPr>
          <w:tab/>
          <w:delText>33</w:delText>
        </w:r>
      </w:del>
    </w:p>
    <w:p w:rsidR="00C6521E" w:rsidDel="008D26F5" w:rsidRDefault="000D0864">
      <w:pPr>
        <w:pStyle w:val="IDC3"/>
        <w:tabs>
          <w:tab w:val="left" w:pos="1320"/>
          <w:tab w:val="right" w:leader="dot" w:pos="8494"/>
        </w:tabs>
        <w:rPr>
          <w:del w:id="580" w:author="paulac" w:date="2013-10-10T10:12:00Z"/>
          <w:rFonts w:eastAsiaTheme="minorEastAsia"/>
          <w:noProof/>
          <w:lang w:val="es-ES" w:eastAsia="es-ES"/>
        </w:rPr>
      </w:pPr>
      <w:del w:id="581" w:author="paulac" w:date="2013-10-10T10:12:00Z">
        <w:r w:rsidRPr="000D0864">
          <w:rPr>
            <w:noProof/>
            <w:rPrChange w:id="582" w:author="paulac" w:date="2013-10-10T10:12:00Z">
              <w:rPr>
                <w:rStyle w:val="Enlla"/>
                <w:noProof/>
              </w:rPr>
            </w:rPrChange>
          </w:rPr>
          <w:delText>5.2.1</w:delText>
        </w:r>
        <w:r w:rsidR="00C6521E" w:rsidDel="008D26F5">
          <w:rPr>
            <w:rFonts w:eastAsiaTheme="minorEastAsia"/>
            <w:noProof/>
            <w:lang w:val="es-ES" w:eastAsia="es-ES"/>
          </w:rPr>
          <w:tab/>
        </w:r>
        <w:r w:rsidRPr="000D0864">
          <w:rPr>
            <w:noProof/>
            <w:rPrChange w:id="583" w:author="paulac" w:date="2013-10-10T10:12:00Z">
              <w:rPr>
                <w:rStyle w:val="Enlla"/>
                <w:noProof/>
              </w:rPr>
            </w:rPrChange>
          </w:rPr>
          <w:delText>Desplegament</w:delText>
        </w:r>
        <w:r w:rsidR="00C6521E" w:rsidDel="008D26F5">
          <w:rPr>
            <w:noProof/>
            <w:webHidden/>
          </w:rPr>
          <w:tab/>
          <w:delText>33</w:delText>
        </w:r>
      </w:del>
    </w:p>
    <w:p w:rsidR="00C6521E" w:rsidDel="008D26F5" w:rsidRDefault="000D0864">
      <w:pPr>
        <w:pStyle w:val="IDC3"/>
        <w:tabs>
          <w:tab w:val="left" w:pos="1320"/>
          <w:tab w:val="right" w:leader="dot" w:pos="8494"/>
        </w:tabs>
        <w:rPr>
          <w:del w:id="584" w:author="paulac" w:date="2013-10-10T10:12:00Z"/>
          <w:rFonts w:eastAsiaTheme="minorEastAsia"/>
          <w:noProof/>
          <w:lang w:val="es-ES" w:eastAsia="es-ES"/>
        </w:rPr>
      </w:pPr>
      <w:del w:id="585" w:author="paulac" w:date="2013-10-10T10:12:00Z">
        <w:r w:rsidRPr="000D0864">
          <w:rPr>
            <w:noProof/>
            <w:rPrChange w:id="586" w:author="paulac" w:date="2013-10-10T10:12:00Z">
              <w:rPr>
                <w:rStyle w:val="Enlla"/>
                <w:noProof/>
              </w:rPr>
            </w:rPrChange>
          </w:rPr>
          <w:delText>5.2.2</w:delText>
        </w:r>
        <w:r w:rsidR="00C6521E" w:rsidDel="008D26F5">
          <w:rPr>
            <w:rFonts w:eastAsiaTheme="minorEastAsia"/>
            <w:noProof/>
            <w:lang w:val="es-ES" w:eastAsia="es-ES"/>
          </w:rPr>
          <w:tab/>
        </w:r>
        <w:r w:rsidRPr="000D0864">
          <w:rPr>
            <w:noProof/>
            <w:rPrChange w:id="587" w:author="paulac" w:date="2013-10-10T10:12:00Z">
              <w:rPr>
                <w:rStyle w:val="Enlla"/>
                <w:noProof/>
              </w:rPr>
            </w:rPrChange>
          </w:rPr>
          <w:delText>Visualització i modificació de la definició de procés</w:delText>
        </w:r>
        <w:r w:rsidR="00C6521E" w:rsidDel="008D26F5">
          <w:rPr>
            <w:noProof/>
            <w:webHidden/>
          </w:rPr>
          <w:tab/>
          <w:delText>33</w:delText>
        </w:r>
      </w:del>
    </w:p>
    <w:p w:rsidR="00C6521E" w:rsidDel="008D26F5" w:rsidRDefault="000D0864">
      <w:pPr>
        <w:pStyle w:val="IDC4"/>
        <w:tabs>
          <w:tab w:val="left" w:pos="1540"/>
          <w:tab w:val="right" w:leader="dot" w:pos="8494"/>
        </w:tabs>
        <w:rPr>
          <w:del w:id="588" w:author="paulac" w:date="2013-10-10T10:12:00Z"/>
          <w:rFonts w:eastAsiaTheme="minorEastAsia"/>
          <w:noProof/>
          <w:lang w:val="es-ES" w:eastAsia="es-ES"/>
        </w:rPr>
      </w:pPr>
      <w:del w:id="589" w:author="paulac" w:date="2013-10-10T10:12:00Z">
        <w:r w:rsidRPr="000D0864">
          <w:rPr>
            <w:noProof/>
            <w:rPrChange w:id="590" w:author="paulac" w:date="2013-10-10T10:12:00Z">
              <w:rPr>
                <w:rStyle w:val="Enlla"/>
                <w:noProof/>
              </w:rPr>
            </w:rPrChange>
          </w:rPr>
          <w:delText>5.2.2.1</w:delText>
        </w:r>
        <w:r w:rsidR="00C6521E" w:rsidDel="008D26F5">
          <w:rPr>
            <w:rFonts w:eastAsiaTheme="minorEastAsia"/>
            <w:noProof/>
            <w:lang w:val="es-ES" w:eastAsia="es-ES"/>
          </w:rPr>
          <w:tab/>
        </w:r>
        <w:r w:rsidRPr="000D0864">
          <w:rPr>
            <w:noProof/>
            <w:rPrChange w:id="591" w:author="paulac" w:date="2013-10-10T10:12:00Z">
              <w:rPr>
                <w:rStyle w:val="Enlla"/>
                <w:noProof/>
              </w:rPr>
            </w:rPrChange>
          </w:rPr>
          <w:delText>Detalls</w:delText>
        </w:r>
        <w:r w:rsidR="00C6521E" w:rsidDel="008D26F5">
          <w:rPr>
            <w:noProof/>
            <w:webHidden/>
          </w:rPr>
          <w:tab/>
          <w:delText>33</w:delText>
        </w:r>
      </w:del>
    </w:p>
    <w:p w:rsidR="00C6521E" w:rsidDel="008D26F5" w:rsidRDefault="000D0864">
      <w:pPr>
        <w:pStyle w:val="IDC4"/>
        <w:tabs>
          <w:tab w:val="left" w:pos="1540"/>
          <w:tab w:val="right" w:leader="dot" w:pos="8494"/>
        </w:tabs>
        <w:rPr>
          <w:del w:id="592" w:author="paulac" w:date="2013-10-10T10:12:00Z"/>
          <w:rFonts w:eastAsiaTheme="minorEastAsia"/>
          <w:noProof/>
          <w:lang w:val="es-ES" w:eastAsia="es-ES"/>
        </w:rPr>
      </w:pPr>
      <w:del w:id="593" w:author="paulac" w:date="2013-10-10T10:12:00Z">
        <w:r w:rsidRPr="000D0864">
          <w:rPr>
            <w:noProof/>
            <w:rPrChange w:id="594" w:author="paulac" w:date="2013-10-10T10:12:00Z">
              <w:rPr>
                <w:rStyle w:val="Enlla"/>
                <w:noProof/>
              </w:rPr>
            </w:rPrChange>
          </w:rPr>
          <w:delText>5.2.2.2</w:delText>
        </w:r>
        <w:r w:rsidR="00C6521E" w:rsidDel="008D26F5">
          <w:rPr>
            <w:rFonts w:eastAsiaTheme="minorEastAsia"/>
            <w:noProof/>
            <w:lang w:val="es-ES" w:eastAsia="es-ES"/>
          </w:rPr>
          <w:tab/>
        </w:r>
        <w:r w:rsidRPr="000D0864">
          <w:rPr>
            <w:noProof/>
            <w:rPrChange w:id="595" w:author="paulac" w:date="2013-10-10T10:12:00Z">
              <w:rPr>
                <w:rStyle w:val="Enlla"/>
                <w:noProof/>
              </w:rPr>
            </w:rPrChange>
          </w:rPr>
          <w:delText>Tasques</w:delText>
        </w:r>
        <w:r w:rsidR="00C6521E" w:rsidDel="008D26F5">
          <w:rPr>
            <w:noProof/>
            <w:webHidden/>
          </w:rPr>
          <w:tab/>
          <w:delText>34</w:delText>
        </w:r>
      </w:del>
    </w:p>
    <w:p w:rsidR="00C6521E" w:rsidDel="008D26F5" w:rsidRDefault="000D0864">
      <w:pPr>
        <w:pStyle w:val="IDC4"/>
        <w:tabs>
          <w:tab w:val="left" w:pos="1540"/>
          <w:tab w:val="right" w:leader="dot" w:pos="8494"/>
        </w:tabs>
        <w:rPr>
          <w:del w:id="596" w:author="paulac" w:date="2013-10-10T10:12:00Z"/>
          <w:rFonts w:eastAsiaTheme="minorEastAsia"/>
          <w:noProof/>
          <w:lang w:val="es-ES" w:eastAsia="es-ES"/>
        </w:rPr>
      </w:pPr>
      <w:del w:id="597" w:author="paulac" w:date="2013-10-10T10:12:00Z">
        <w:r w:rsidRPr="000D0864">
          <w:rPr>
            <w:noProof/>
            <w:rPrChange w:id="598" w:author="paulac" w:date="2013-10-10T10:12:00Z">
              <w:rPr>
                <w:rStyle w:val="Enlla"/>
                <w:noProof/>
              </w:rPr>
            </w:rPrChange>
          </w:rPr>
          <w:delText>5.2.2.3</w:delText>
        </w:r>
        <w:r w:rsidR="00C6521E" w:rsidDel="008D26F5">
          <w:rPr>
            <w:rFonts w:eastAsiaTheme="minorEastAsia"/>
            <w:noProof/>
            <w:lang w:val="es-ES" w:eastAsia="es-ES"/>
          </w:rPr>
          <w:tab/>
        </w:r>
        <w:r w:rsidRPr="000D0864">
          <w:rPr>
            <w:noProof/>
            <w:rPrChange w:id="599" w:author="paulac" w:date="2013-10-10T10:12:00Z">
              <w:rPr>
                <w:rStyle w:val="Enlla"/>
                <w:noProof/>
              </w:rPr>
            </w:rPrChange>
          </w:rPr>
          <w:delText>Variables</w:delText>
        </w:r>
        <w:r w:rsidR="00C6521E" w:rsidDel="008D26F5">
          <w:rPr>
            <w:noProof/>
            <w:webHidden/>
          </w:rPr>
          <w:tab/>
          <w:delText>38</w:delText>
        </w:r>
      </w:del>
    </w:p>
    <w:p w:rsidR="00C6521E" w:rsidDel="008D26F5" w:rsidRDefault="000D0864">
      <w:pPr>
        <w:pStyle w:val="IDC4"/>
        <w:tabs>
          <w:tab w:val="left" w:pos="1540"/>
          <w:tab w:val="right" w:leader="dot" w:pos="8494"/>
        </w:tabs>
        <w:rPr>
          <w:del w:id="600" w:author="paulac" w:date="2013-10-10T10:12:00Z"/>
          <w:rFonts w:eastAsiaTheme="minorEastAsia"/>
          <w:noProof/>
          <w:lang w:val="es-ES" w:eastAsia="es-ES"/>
        </w:rPr>
      </w:pPr>
      <w:del w:id="601" w:author="paulac" w:date="2013-10-10T10:12:00Z">
        <w:r w:rsidRPr="000D0864">
          <w:rPr>
            <w:noProof/>
            <w:rPrChange w:id="602" w:author="paulac" w:date="2013-10-10T10:12:00Z">
              <w:rPr>
                <w:rStyle w:val="Enlla"/>
                <w:noProof/>
              </w:rPr>
            </w:rPrChange>
          </w:rPr>
          <w:delText>5.2.2.4</w:delText>
        </w:r>
        <w:r w:rsidR="00C6521E" w:rsidDel="008D26F5">
          <w:rPr>
            <w:rFonts w:eastAsiaTheme="minorEastAsia"/>
            <w:noProof/>
            <w:lang w:val="es-ES" w:eastAsia="es-ES"/>
          </w:rPr>
          <w:tab/>
        </w:r>
        <w:r w:rsidRPr="000D0864">
          <w:rPr>
            <w:noProof/>
            <w:rPrChange w:id="603" w:author="paulac" w:date="2013-10-10T10:12:00Z">
              <w:rPr>
                <w:rStyle w:val="Enlla"/>
                <w:noProof/>
              </w:rPr>
            </w:rPrChange>
          </w:rPr>
          <w:delText>Documents</w:delText>
        </w:r>
        <w:r w:rsidR="00C6521E" w:rsidDel="008D26F5">
          <w:rPr>
            <w:noProof/>
            <w:webHidden/>
          </w:rPr>
          <w:tab/>
          <w:delText>40</w:delText>
        </w:r>
      </w:del>
    </w:p>
    <w:p w:rsidR="00C6521E" w:rsidDel="008D26F5" w:rsidRDefault="000D0864">
      <w:pPr>
        <w:pStyle w:val="IDC4"/>
        <w:tabs>
          <w:tab w:val="left" w:pos="1540"/>
          <w:tab w:val="right" w:leader="dot" w:pos="8494"/>
        </w:tabs>
        <w:rPr>
          <w:del w:id="604" w:author="paulac" w:date="2013-10-10T10:12:00Z"/>
          <w:rFonts w:eastAsiaTheme="minorEastAsia"/>
          <w:noProof/>
          <w:lang w:val="es-ES" w:eastAsia="es-ES"/>
        </w:rPr>
      </w:pPr>
      <w:del w:id="605" w:author="paulac" w:date="2013-10-10T10:12:00Z">
        <w:r w:rsidRPr="000D0864">
          <w:rPr>
            <w:noProof/>
            <w:rPrChange w:id="606" w:author="paulac" w:date="2013-10-10T10:12:00Z">
              <w:rPr>
                <w:rStyle w:val="Enlla"/>
                <w:noProof/>
              </w:rPr>
            </w:rPrChange>
          </w:rPr>
          <w:delText>5.2.2.5</w:delText>
        </w:r>
        <w:r w:rsidR="00C6521E" w:rsidDel="008D26F5">
          <w:rPr>
            <w:rFonts w:eastAsiaTheme="minorEastAsia"/>
            <w:noProof/>
            <w:lang w:val="es-ES" w:eastAsia="es-ES"/>
          </w:rPr>
          <w:tab/>
        </w:r>
        <w:r w:rsidRPr="000D0864">
          <w:rPr>
            <w:noProof/>
            <w:rPrChange w:id="607" w:author="paulac" w:date="2013-10-10T10:12:00Z">
              <w:rPr>
                <w:rStyle w:val="Enlla"/>
                <w:noProof/>
              </w:rPr>
            </w:rPrChange>
          </w:rPr>
          <w:delText>Terminis</w:delText>
        </w:r>
        <w:r w:rsidR="00C6521E" w:rsidDel="008D26F5">
          <w:rPr>
            <w:noProof/>
            <w:webHidden/>
          </w:rPr>
          <w:tab/>
          <w:delText>43</w:delText>
        </w:r>
      </w:del>
    </w:p>
    <w:p w:rsidR="00C6521E" w:rsidDel="008D26F5" w:rsidRDefault="000D0864">
      <w:pPr>
        <w:pStyle w:val="IDC4"/>
        <w:tabs>
          <w:tab w:val="left" w:pos="1540"/>
          <w:tab w:val="right" w:leader="dot" w:pos="8494"/>
        </w:tabs>
        <w:rPr>
          <w:del w:id="608" w:author="paulac" w:date="2013-10-10T10:12:00Z"/>
          <w:rFonts w:eastAsiaTheme="minorEastAsia"/>
          <w:noProof/>
          <w:lang w:val="es-ES" w:eastAsia="es-ES"/>
        </w:rPr>
      </w:pPr>
      <w:del w:id="609" w:author="paulac" w:date="2013-10-10T10:12:00Z">
        <w:r w:rsidRPr="000D0864">
          <w:rPr>
            <w:noProof/>
            <w:rPrChange w:id="610" w:author="paulac" w:date="2013-10-10T10:12:00Z">
              <w:rPr>
                <w:rStyle w:val="Enlla"/>
                <w:noProof/>
              </w:rPr>
            </w:rPrChange>
          </w:rPr>
          <w:delText>5.2.2.6</w:delText>
        </w:r>
        <w:r w:rsidR="00C6521E" w:rsidDel="008D26F5">
          <w:rPr>
            <w:rFonts w:eastAsiaTheme="minorEastAsia"/>
            <w:noProof/>
            <w:lang w:val="es-ES" w:eastAsia="es-ES"/>
          </w:rPr>
          <w:tab/>
        </w:r>
        <w:r w:rsidRPr="000D0864">
          <w:rPr>
            <w:noProof/>
            <w:rPrChange w:id="611" w:author="paulac" w:date="2013-10-10T10:12:00Z">
              <w:rPr>
                <w:rStyle w:val="Enlla"/>
                <w:noProof/>
              </w:rPr>
            </w:rPrChange>
          </w:rPr>
          <w:delText>Agrupacions</w:delText>
        </w:r>
        <w:r w:rsidR="00C6521E" w:rsidDel="008D26F5">
          <w:rPr>
            <w:noProof/>
            <w:webHidden/>
          </w:rPr>
          <w:tab/>
          <w:delText>44</w:delText>
        </w:r>
      </w:del>
    </w:p>
    <w:p w:rsidR="00C6521E" w:rsidDel="008D26F5" w:rsidRDefault="000D0864">
      <w:pPr>
        <w:pStyle w:val="IDC4"/>
        <w:tabs>
          <w:tab w:val="left" w:pos="1540"/>
          <w:tab w:val="right" w:leader="dot" w:pos="8494"/>
        </w:tabs>
        <w:rPr>
          <w:del w:id="612" w:author="paulac" w:date="2013-10-10T10:12:00Z"/>
          <w:rFonts w:eastAsiaTheme="minorEastAsia"/>
          <w:noProof/>
          <w:lang w:val="es-ES" w:eastAsia="es-ES"/>
        </w:rPr>
      </w:pPr>
      <w:del w:id="613" w:author="paulac" w:date="2013-10-10T10:12:00Z">
        <w:r w:rsidRPr="000D0864">
          <w:rPr>
            <w:noProof/>
            <w:rPrChange w:id="614" w:author="paulac" w:date="2013-10-10T10:12:00Z">
              <w:rPr>
                <w:rStyle w:val="Enlla"/>
                <w:noProof/>
              </w:rPr>
            </w:rPrChange>
          </w:rPr>
          <w:delText>5.2.2.7</w:delText>
        </w:r>
        <w:r w:rsidR="00C6521E" w:rsidDel="008D26F5">
          <w:rPr>
            <w:rFonts w:eastAsiaTheme="minorEastAsia"/>
            <w:noProof/>
            <w:lang w:val="es-ES" w:eastAsia="es-ES"/>
          </w:rPr>
          <w:tab/>
        </w:r>
        <w:r w:rsidRPr="000D0864">
          <w:rPr>
            <w:noProof/>
            <w:rPrChange w:id="615" w:author="paulac" w:date="2013-10-10T10:12:00Z">
              <w:rPr>
                <w:rStyle w:val="Enlla"/>
                <w:noProof/>
              </w:rPr>
            </w:rPrChange>
          </w:rPr>
          <w:delText>Accions</w:delText>
        </w:r>
        <w:r w:rsidR="00C6521E" w:rsidDel="008D26F5">
          <w:rPr>
            <w:noProof/>
            <w:webHidden/>
          </w:rPr>
          <w:tab/>
          <w:delText>45</w:delText>
        </w:r>
      </w:del>
    </w:p>
    <w:p w:rsidR="00C6521E" w:rsidDel="008D26F5" w:rsidRDefault="000D0864">
      <w:pPr>
        <w:pStyle w:val="IDC4"/>
        <w:tabs>
          <w:tab w:val="left" w:pos="1540"/>
          <w:tab w:val="right" w:leader="dot" w:pos="8494"/>
        </w:tabs>
        <w:rPr>
          <w:del w:id="616" w:author="paulac" w:date="2013-10-10T10:12:00Z"/>
          <w:rFonts w:eastAsiaTheme="minorEastAsia"/>
          <w:noProof/>
          <w:lang w:val="es-ES" w:eastAsia="es-ES"/>
        </w:rPr>
      </w:pPr>
      <w:del w:id="617" w:author="paulac" w:date="2013-10-10T10:12:00Z">
        <w:r w:rsidRPr="000D0864">
          <w:rPr>
            <w:noProof/>
            <w:rPrChange w:id="618" w:author="paulac" w:date="2013-10-10T10:12:00Z">
              <w:rPr>
                <w:rStyle w:val="Enlla"/>
                <w:noProof/>
              </w:rPr>
            </w:rPrChange>
          </w:rPr>
          <w:delText>5.2.2.8</w:delText>
        </w:r>
        <w:r w:rsidR="00C6521E" w:rsidDel="008D26F5">
          <w:rPr>
            <w:rFonts w:eastAsiaTheme="minorEastAsia"/>
            <w:noProof/>
            <w:lang w:val="es-ES" w:eastAsia="es-ES"/>
          </w:rPr>
          <w:tab/>
        </w:r>
        <w:r w:rsidRPr="000D0864">
          <w:rPr>
            <w:noProof/>
            <w:rPrChange w:id="619" w:author="paulac" w:date="2013-10-10T10:12:00Z">
              <w:rPr>
                <w:rStyle w:val="Enlla"/>
                <w:noProof/>
              </w:rPr>
            </w:rPrChange>
          </w:rPr>
          <w:delText>Recursos</w:delText>
        </w:r>
        <w:r w:rsidR="00C6521E" w:rsidDel="008D26F5">
          <w:rPr>
            <w:noProof/>
            <w:webHidden/>
          </w:rPr>
          <w:tab/>
          <w:delText>46</w:delText>
        </w:r>
      </w:del>
    </w:p>
    <w:p w:rsidR="00C6521E" w:rsidDel="008D26F5" w:rsidRDefault="000D0864">
      <w:pPr>
        <w:pStyle w:val="IDC2"/>
        <w:tabs>
          <w:tab w:val="left" w:pos="880"/>
          <w:tab w:val="right" w:leader="dot" w:pos="8494"/>
        </w:tabs>
        <w:rPr>
          <w:del w:id="620" w:author="paulac" w:date="2013-10-10T10:12:00Z"/>
          <w:rFonts w:eastAsiaTheme="minorEastAsia"/>
          <w:noProof/>
          <w:lang w:val="es-ES" w:eastAsia="es-ES"/>
        </w:rPr>
      </w:pPr>
      <w:del w:id="621" w:author="paulac" w:date="2013-10-10T10:12:00Z">
        <w:r w:rsidRPr="000D0864">
          <w:rPr>
            <w:noProof/>
            <w:rPrChange w:id="622" w:author="paulac" w:date="2013-10-10T10:12:00Z">
              <w:rPr>
                <w:rStyle w:val="Enlla"/>
                <w:noProof/>
              </w:rPr>
            </w:rPrChange>
          </w:rPr>
          <w:delText>5.3</w:delText>
        </w:r>
        <w:r w:rsidR="00C6521E" w:rsidDel="008D26F5">
          <w:rPr>
            <w:rFonts w:eastAsiaTheme="minorEastAsia"/>
            <w:noProof/>
            <w:lang w:val="es-ES" w:eastAsia="es-ES"/>
          </w:rPr>
          <w:tab/>
        </w:r>
        <w:r w:rsidRPr="000D0864">
          <w:rPr>
            <w:noProof/>
            <w:rPrChange w:id="623" w:author="paulac" w:date="2013-10-10T10:12:00Z">
              <w:rPr>
                <w:rStyle w:val="Enlla"/>
                <w:noProof/>
              </w:rPr>
            </w:rPrChange>
          </w:rPr>
          <w:delText>Desplegar arxiu</w:delText>
        </w:r>
        <w:r w:rsidR="00C6521E" w:rsidDel="008D26F5">
          <w:rPr>
            <w:noProof/>
            <w:webHidden/>
          </w:rPr>
          <w:tab/>
          <w:delText>47</w:delText>
        </w:r>
      </w:del>
    </w:p>
    <w:p w:rsidR="00C6521E" w:rsidDel="008D26F5" w:rsidRDefault="000D0864">
      <w:pPr>
        <w:pStyle w:val="IDC2"/>
        <w:tabs>
          <w:tab w:val="left" w:pos="880"/>
          <w:tab w:val="right" w:leader="dot" w:pos="8494"/>
        </w:tabs>
        <w:rPr>
          <w:del w:id="624" w:author="paulac" w:date="2013-10-10T10:12:00Z"/>
          <w:rFonts w:eastAsiaTheme="minorEastAsia"/>
          <w:noProof/>
          <w:lang w:val="es-ES" w:eastAsia="es-ES"/>
        </w:rPr>
      </w:pPr>
      <w:del w:id="625" w:author="paulac" w:date="2013-10-10T10:12:00Z">
        <w:r w:rsidRPr="000D0864">
          <w:rPr>
            <w:noProof/>
            <w:rPrChange w:id="626" w:author="paulac" w:date="2013-10-10T10:12:00Z">
              <w:rPr>
                <w:rStyle w:val="Enlla"/>
                <w:noProof/>
              </w:rPr>
            </w:rPrChange>
          </w:rPr>
          <w:delText>5.4</w:delText>
        </w:r>
        <w:r w:rsidR="00C6521E" w:rsidDel="008D26F5">
          <w:rPr>
            <w:rFonts w:eastAsiaTheme="minorEastAsia"/>
            <w:noProof/>
            <w:lang w:val="es-ES" w:eastAsia="es-ES"/>
          </w:rPr>
          <w:tab/>
        </w:r>
        <w:r w:rsidRPr="000D0864">
          <w:rPr>
            <w:noProof/>
            <w:rPrChange w:id="627" w:author="paulac" w:date="2013-10-10T10:12:00Z">
              <w:rPr>
                <w:rStyle w:val="Enlla"/>
                <w:noProof/>
              </w:rPr>
            </w:rPrChange>
          </w:rPr>
          <w:delText>Enumeracions</w:delText>
        </w:r>
        <w:r w:rsidR="00C6521E" w:rsidDel="008D26F5">
          <w:rPr>
            <w:noProof/>
            <w:webHidden/>
          </w:rPr>
          <w:tab/>
          <w:delText>48</w:delText>
        </w:r>
      </w:del>
    </w:p>
    <w:p w:rsidR="00C6521E" w:rsidDel="008D26F5" w:rsidRDefault="000D0864">
      <w:pPr>
        <w:pStyle w:val="IDC2"/>
        <w:tabs>
          <w:tab w:val="left" w:pos="880"/>
          <w:tab w:val="right" w:leader="dot" w:pos="8494"/>
        </w:tabs>
        <w:rPr>
          <w:del w:id="628" w:author="paulac" w:date="2013-10-10T10:12:00Z"/>
          <w:rFonts w:eastAsiaTheme="minorEastAsia"/>
          <w:noProof/>
          <w:lang w:val="es-ES" w:eastAsia="es-ES"/>
        </w:rPr>
      </w:pPr>
      <w:del w:id="629" w:author="paulac" w:date="2013-10-10T10:12:00Z">
        <w:r w:rsidRPr="000D0864">
          <w:rPr>
            <w:noProof/>
            <w:rPrChange w:id="630" w:author="paulac" w:date="2013-10-10T10:12:00Z">
              <w:rPr>
                <w:rStyle w:val="Enlla"/>
                <w:noProof/>
              </w:rPr>
            </w:rPrChange>
          </w:rPr>
          <w:delText>5.5</w:delText>
        </w:r>
        <w:r w:rsidR="00C6521E" w:rsidDel="008D26F5">
          <w:rPr>
            <w:rFonts w:eastAsiaTheme="minorEastAsia"/>
            <w:noProof/>
            <w:lang w:val="es-ES" w:eastAsia="es-ES"/>
          </w:rPr>
          <w:tab/>
        </w:r>
        <w:r w:rsidRPr="000D0864">
          <w:rPr>
            <w:noProof/>
            <w:rPrChange w:id="631" w:author="paulac" w:date="2013-10-10T10:12:00Z">
              <w:rPr>
                <w:rStyle w:val="Enlla"/>
                <w:noProof/>
              </w:rPr>
            </w:rPrChange>
          </w:rPr>
          <w:delText>Dominis</w:delText>
        </w:r>
        <w:r w:rsidR="00C6521E" w:rsidDel="008D26F5">
          <w:rPr>
            <w:noProof/>
            <w:webHidden/>
          </w:rPr>
          <w:tab/>
          <w:delText>49</w:delText>
        </w:r>
      </w:del>
    </w:p>
    <w:p w:rsidR="00C6521E" w:rsidDel="008D26F5" w:rsidRDefault="000D0864">
      <w:pPr>
        <w:pStyle w:val="IDC2"/>
        <w:tabs>
          <w:tab w:val="left" w:pos="880"/>
          <w:tab w:val="right" w:leader="dot" w:pos="8494"/>
        </w:tabs>
        <w:rPr>
          <w:del w:id="632" w:author="paulac" w:date="2013-10-10T10:12:00Z"/>
          <w:rFonts w:eastAsiaTheme="minorEastAsia"/>
          <w:noProof/>
          <w:lang w:val="es-ES" w:eastAsia="es-ES"/>
        </w:rPr>
      </w:pPr>
      <w:del w:id="633" w:author="paulac" w:date="2013-10-10T10:12:00Z">
        <w:r w:rsidRPr="000D0864">
          <w:rPr>
            <w:noProof/>
            <w:rPrChange w:id="634" w:author="paulac" w:date="2013-10-10T10:12:00Z">
              <w:rPr>
                <w:rStyle w:val="Enlla"/>
                <w:noProof/>
              </w:rPr>
            </w:rPrChange>
          </w:rPr>
          <w:delText>5.6</w:delText>
        </w:r>
        <w:r w:rsidR="00C6521E" w:rsidDel="008D26F5">
          <w:rPr>
            <w:rFonts w:eastAsiaTheme="minorEastAsia"/>
            <w:noProof/>
            <w:lang w:val="es-ES" w:eastAsia="es-ES"/>
          </w:rPr>
          <w:tab/>
        </w:r>
        <w:r w:rsidRPr="000D0864">
          <w:rPr>
            <w:noProof/>
            <w:rPrChange w:id="635" w:author="paulac" w:date="2013-10-10T10:12:00Z">
              <w:rPr>
                <w:rStyle w:val="Enlla"/>
                <w:noProof/>
              </w:rPr>
            </w:rPrChange>
          </w:rPr>
          <w:delText>Consultes</w:delText>
        </w:r>
        <w:r w:rsidR="00C6521E" w:rsidDel="008D26F5">
          <w:rPr>
            <w:noProof/>
            <w:webHidden/>
          </w:rPr>
          <w:tab/>
          <w:delText>51</w:delText>
        </w:r>
      </w:del>
    </w:p>
    <w:p w:rsidR="00C6521E" w:rsidDel="008D26F5" w:rsidRDefault="000D0864">
      <w:pPr>
        <w:pStyle w:val="IDC3"/>
        <w:tabs>
          <w:tab w:val="left" w:pos="1320"/>
          <w:tab w:val="right" w:leader="dot" w:pos="8494"/>
        </w:tabs>
        <w:rPr>
          <w:del w:id="636" w:author="paulac" w:date="2013-10-10T10:12:00Z"/>
          <w:rFonts w:eastAsiaTheme="minorEastAsia"/>
          <w:noProof/>
          <w:lang w:val="es-ES" w:eastAsia="es-ES"/>
        </w:rPr>
      </w:pPr>
      <w:del w:id="637" w:author="paulac" w:date="2013-10-10T10:12:00Z">
        <w:r w:rsidRPr="000D0864">
          <w:rPr>
            <w:noProof/>
            <w:rPrChange w:id="638" w:author="paulac" w:date="2013-10-10T10:12:00Z">
              <w:rPr>
                <w:rStyle w:val="Enlla"/>
                <w:noProof/>
              </w:rPr>
            </w:rPrChange>
          </w:rPr>
          <w:delText>5.6.1</w:delText>
        </w:r>
        <w:r w:rsidR="00C6521E" w:rsidDel="008D26F5">
          <w:rPr>
            <w:rFonts w:eastAsiaTheme="minorEastAsia"/>
            <w:noProof/>
            <w:lang w:val="es-ES" w:eastAsia="es-ES"/>
          </w:rPr>
          <w:tab/>
        </w:r>
        <w:r w:rsidRPr="000D0864">
          <w:rPr>
            <w:noProof/>
            <w:rPrChange w:id="639" w:author="paulac" w:date="2013-10-10T10:12:00Z">
              <w:rPr>
                <w:rStyle w:val="Enlla"/>
                <w:noProof/>
              </w:rPr>
            </w:rPrChange>
          </w:rPr>
          <w:delText>Variables del filtre</w:delText>
        </w:r>
        <w:r w:rsidR="00C6521E" w:rsidDel="008D26F5">
          <w:rPr>
            <w:noProof/>
            <w:webHidden/>
          </w:rPr>
          <w:tab/>
          <w:delText>52</w:delText>
        </w:r>
      </w:del>
    </w:p>
    <w:p w:rsidR="00C6521E" w:rsidDel="008D26F5" w:rsidRDefault="000D0864">
      <w:pPr>
        <w:pStyle w:val="IDC1"/>
        <w:tabs>
          <w:tab w:val="left" w:pos="440"/>
          <w:tab w:val="right" w:leader="dot" w:pos="8494"/>
        </w:tabs>
        <w:rPr>
          <w:del w:id="640" w:author="paulac" w:date="2013-10-10T10:12:00Z"/>
          <w:rFonts w:eastAsiaTheme="minorEastAsia"/>
          <w:b w:val="0"/>
          <w:noProof/>
          <w:lang w:val="es-ES" w:eastAsia="es-ES"/>
        </w:rPr>
      </w:pPr>
      <w:del w:id="641" w:author="paulac" w:date="2013-10-10T10:12:00Z">
        <w:r w:rsidRPr="000D0864">
          <w:rPr>
            <w:noProof/>
            <w:rPrChange w:id="642" w:author="paulac" w:date="2013-10-10T10:12:00Z">
              <w:rPr>
                <w:rStyle w:val="Enlla"/>
                <w:noProof/>
              </w:rPr>
            </w:rPrChange>
          </w:rPr>
          <w:delText>6</w:delText>
        </w:r>
        <w:r w:rsidR="00C6521E" w:rsidDel="008D26F5">
          <w:rPr>
            <w:rFonts w:eastAsiaTheme="minorEastAsia"/>
            <w:b w:val="0"/>
            <w:noProof/>
            <w:lang w:val="es-ES" w:eastAsia="es-ES"/>
          </w:rPr>
          <w:tab/>
        </w:r>
        <w:r w:rsidRPr="000D0864">
          <w:rPr>
            <w:noProof/>
            <w:rPrChange w:id="643" w:author="paulac" w:date="2013-10-10T10:12:00Z">
              <w:rPr>
                <w:rStyle w:val="Enlla"/>
                <w:noProof/>
              </w:rPr>
            </w:rPrChange>
          </w:rPr>
          <w:delText>Disseny de plantilles pels documents</w:delText>
        </w:r>
        <w:r w:rsidR="00C6521E" w:rsidDel="008D26F5">
          <w:rPr>
            <w:noProof/>
            <w:webHidden/>
          </w:rPr>
          <w:tab/>
          <w:delText>53</w:delText>
        </w:r>
      </w:del>
    </w:p>
    <w:p w:rsidR="00C6521E" w:rsidDel="008D26F5" w:rsidRDefault="000D0864">
      <w:pPr>
        <w:pStyle w:val="IDC2"/>
        <w:tabs>
          <w:tab w:val="left" w:pos="880"/>
          <w:tab w:val="right" w:leader="dot" w:pos="8494"/>
        </w:tabs>
        <w:rPr>
          <w:del w:id="644" w:author="paulac" w:date="2013-10-10T10:12:00Z"/>
          <w:rFonts w:eastAsiaTheme="minorEastAsia"/>
          <w:noProof/>
          <w:lang w:val="es-ES" w:eastAsia="es-ES"/>
        </w:rPr>
      </w:pPr>
      <w:del w:id="645" w:author="paulac" w:date="2013-10-10T10:12:00Z">
        <w:r w:rsidRPr="000D0864">
          <w:rPr>
            <w:noProof/>
            <w:rPrChange w:id="646" w:author="paulac" w:date="2013-10-10T10:12:00Z">
              <w:rPr>
                <w:rStyle w:val="Enlla"/>
                <w:noProof/>
              </w:rPr>
            </w:rPrChange>
          </w:rPr>
          <w:delText>6.1</w:delText>
        </w:r>
        <w:r w:rsidR="00C6521E" w:rsidDel="008D26F5">
          <w:rPr>
            <w:rFonts w:eastAsiaTheme="minorEastAsia"/>
            <w:noProof/>
            <w:lang w:val="es-ES" w:eastAsia="es-ES"/>
          </w:rPr>
          <w:tab/>
        </w:r>
        <w:r w:rsidRPr="000D0864">
          <w:rPr>
            <w:noProof/>
            <w:rPrChange w:id="647" w:author="paulac" w:date="2013-10-10T10:12:00Z">
              <w:rPr>
                <w:rStyle w:val="Enlla"/>
                <w:noProof/>
              </w:rPr>
            </w:rPrChange>
          </w:rPr>
          <w:delText>Model de dades</w:delText>
        </w:r>
        <w:r w:rsidR="00C6521E" w:rsidDel="008D26F5">
          <w:rPr>
            <w:noProof/>
            <w:webHidden/>
          </w:rPr>
          <w:tab/>
          <w:delText>53</w:delText>
        </w:r>
      </w:del>
    </w:p>
    <w:p w:rsidR="00C6521E" w:rsidDel="008D26F5" w:rsidRDefault="000D0864">
      <w:pPr>
        <w:pStyle w:val="IDC3"/>
        <w:tabs>
          <w:tab w:val="left" w:pos="1320"/>
          <w:tab w:val="right" w:leader="dot" w:pos="8494"/>
        </w:tabs>
        <w:rPr>
          <w:del w:id="648" w:author="paulac" w:date="2013-10-10T10:12:00Z"/>
          <w:rFonts w:eastAsiaTheme="minorEastAsia"/>
          <w:noProof/>
          <w:lang w:val="es-ES" w:eastAsia="es-ES"/>
        </w:rPr>
      </w:pPr>
      <w:del w:id="649" w:author="paulac" w:date="2013-10-10T10:12:00Z">
        <w:r w:rsidRPr="000D0864">
          <w:rPr>
            <w:noProof/>
            <w:rPrChange w:id="650" w:author="paulac" w:date="2013-10-10T10:12:00Z">
              <w:rPr>
                <w:rStyle w:val="Enlla"/>
                <w:noProof/>
              </w:rPr>
            </w:rPrChange>
          </w:rPr>
          <w:delText>6.1.1</w:delText>
        </w:r>
        <w:r w:rsidR="00C6521E" w:rsidDel="008D26F5">
          <w:rPr>
            <w:rFonts w:eastAsiaTheme="minorEastAsia"/>
            <w:noProof/>
            <w:lang w:val="es-ES" w:eastAsia="es-ES"/>
          </w:rPr>
          <w:tab/>
        </w:r>
        <w:r w:rsidRPr="000D0864">
          <w:rPr>
            <w:noProof/>
            <w:rPrChange w:id="651" w:author="paulac" w:date="2013-10-10T10:12:00Z">
              <w:rPr>
                <w:rStyle w:val="Enlla"/>
                <w:noProof/>
              </w:rPr>
            </w:rPrChange>
          </w:rPr>
          <w:delText>Objecte context</w:delText>
        </w:r>
        <w:r w:rsidR="00C6521E" w:rsidDel="008D26F5">
          <w:rPr>
            <w:noProof/>
            <w:webHidden/>
          </w:rPr>
          <w:tab/>
          <w:delText>53</w:delText>
        </w:r>
      </w:del>
    </w:p>
    <w:p w:rsidR="00C6521E" w:rsidDel="008D26F5" w:rsidRDefault="000D0864">
      <w:pPr>
        <w:pStyle w:val="IDC3"/>
        <w:tabs>
          <w:tab w:val="left" w:pos="1320"/>
          <w:tab w:val="right" w:leader="dot" w:pos="8494"/>
        </w:tabs>
        <w:rPr>
          <w:del w:id="652" w:author="paulac" w:date="2013-10-10T10:12:00Z"/>
          <w:rFonts w:eastAsiaTheme="minorEastAsia"/>
          <w:noProof/>
          <w:lang w:val="es-ES" w:eastAsia="es-ES"/>
        </w:rPr>
      </w:pPr>
      <w:del w:id="653" w:author="paulac" w:date="2013-10-10T10:12:00Z">
        <w:r w:rsidRPr="000D0864">
          <w:rPr>
            <w:noProof/>
            <w:rPrChange w:id="654" w:author="paulac" w:date="2013-10-10T10:12:00Z">
              <w:rPr>
                <w:rStyle w:val="Enlla"/>
                <w:noProof/>
              </w:rPr>
            </w:rPrChange>
          </w:rPr>
          <w:delText>6.1.2</w:delText>
        </w:r>
        <w:r w:rsidR="00C6521E" w:rsidDel="008D26F5">
          <w:rPr>
            <w:rFonts w:eastAsiaTheme="minorEastAsia"/>
            <w:noProof/>
            <w:lang w:val="es-ES" w:eastAsia="es-ES"/>
          </w:rPr>
          <w:tab/>
        </w:r>
        <w:r w:rsidRPr="000D0864">
          <w:rPr>
            <w:noProof/>
            <w:rPrChange w:id="655" w:author="paulac" w:date="2013-10-10T10:12:00Z">
              <w:rPr>
                <w:rStyle w:val="Enlla"/>
                <w:noProof/>
              </w:rPr>
            </w:rPrChange>
          </w:rPr>
          <w:delText>Variables</w:delText>
        </w:r>
        <w:r w:rsidR="00C6521E" w:rsidDel="008D26F5">
          <w:rPr>
            <w:noProof/>
            <w:webHidden/>
          </w:rPr>
          <w:tab/>
          <w:delText>53</w:delText>
        </w:r>
      </w:del>
    </w:p>
    <w:p w:rsidR="00C6521E" w:rsidDel="008D26F5" w:rsidRDefault="000D0864">
      <w:pPr>
        <w:pStyle w:val="IDC3"/>
        <w:tabs>
          <w:tab w:val="left" w:pos="1320"/>
          <w:tab w:val="right" w:leader="dot" w:pos="8494"/>
        </w:tabs>
        <w:rPr>
          <w:del w:id="656" w:author="paulac" w:date="2013-10-10T10:12:00Z"/>
          <w:rFonts w:eastAsiaTheme="minorEastAsia"/>
          <w:noProof/>
          <w:lang w:val="es-ES" w:eastAsia="es-ES"/>
        </w:rPr>
      </w:pPr>
      <w:del w:id="657" w:author="paulac" w:date="2013-10-10T10:12:00Z">
        <w:r w:rsidRPr="000D0864">
          <w:rPr>
            <w:noProof/>
            <w:rPrChange w:id="658" w:author="paulac" w:date="2013-10-10T10:12:00Z">
              <w:rPr>
                <w:rStyle w:val="Enlla"/>
                <w:noProof/>
              </w:rPr>
            </w:rPrChange>
          </w:rPr>
          <w:delText>6.1.3</w:delText>
        </w:r>
        <w:r w:rsidR="00C6521E" w:rsidDel="008D26F5">
          <w:rPr>
            <w:rFonts w:eastAsiaTheme="minorEastAsia"/>
            <w:noProof/>
            <w:lang w:val="es-ES" w:eastAsia="es-ES"/>
          </w:rPr>
          <w:tab/>
        </w:r>
        <w:r w:rsidRPr="000D0864">
          <w:rPr>
            <w:noProof/>
            <w:rPrChange w:id="659" w:author="paulac" w:date="2013-10-10T10:12:00Z">
              <w:rPr>
                <w:rStyle w:val="Enlla"/>
                <w:noProof/>
              </w:rPr>
            </w:rPrChange>
          </w:rPr>
          <w:delText>Funcions</w:delText>
        </w:r>
        <w:r w:rsidR="00C6521E" w:rsidDel="008D26F5">
          <w:rPr>
            <w:noProof/>
            <w:webHidden/>
          </w:rPr>
          <w:tab/>
          <w:delText>54</w:delText>
        </w:r>
      </w:del>
    </w:p>
    <w:p w:rsidR="00C6521E" w:rsidDel="008D26F5" w:rsidRDefault="000D0864">
      <w:pPr>
        <w:pStyle w:val="IDC2"/>
        <w:tabs>
          <w:tab w:val="left" w:pos="880"/>
          <w:tab w:val="right" w:leader="dot" w:pos="8494"/>
        </w:tabs>
        <w:rPr>
          <w:del w:id="660" w:author="paulac" w:date="2013-10-10T10:12:00Z"/>
          <w:rFonts w:eastAsiaTheme="minorEastAsia"/>
          <w:noProof/>
          <w:lang w:val="es-ES" w:eastAsia="es-ES"/>
        </w:rPr>
      </w:pPr>
      <w:del w:id="661" w:author="paulac" w:date="2013-10-10T10:12:00Z">
        <w:r w:rsidRPr="000D0864">
          <w:rPr>
            <w:noProof/>
            <w:rPrChange w:id="662" w:author="paulac" w:date="2013-10-10T10:12:00Z">
              <w:rPr>
                <w:rStyle w:val="Enlla"/>
                <w:noProof/>
              </w:rPr>
            </w:rPrChange>
          </w:rPr>
          <w:delText>6.2</w:delText>
        </w:r>
        <w:r w:rsidR="00C6521E" w:rsidDel="008D26F5">
          <w:rPr>
            <w:rFonts w:eastAsiaTheme="minorEastAsia"/>
            <w:noProof/>
            <w:lang w:val="es-ES" w:eastAsia="es-ES"/>
          </w:rPr>
          <w:tab/>
        </w:r>
        <w:r w:rsidRPr="000D0864">
          <w:rPr>
            <w:noProof/>
            <w:rPrChange w:id="663" w:author="paulac" w:date="2013-10-10T10:12:00Z">
              <w:rPr>
                <w:rStyle w:val="Enlla"/>
                <w:noProof/>
              </w:rPr>
            </w:rPrChange>
          </w:rPr>
          <w:delText>Expressions Freemarker</w:delText>
        </w:r>
        <w:r w:rsidR="00C6521E" w:rsidDel="008D26F5">
          <w:rPr>
            <w:noProof/>
            <w:webHidden/>
          </w:rPr>
          <w:tab/>
          <w:delText>55</w:delText>
        </w:r>
      </w:del>
    </w:p>
    <w:p w:rsidR="00C6521E" w:rsidDel="008D26F5" w:rsidRDefault="000D0864">
      <w:pPr>
        <w:pStyle w:val="IDC3"/>
        <w:tabs>
          <w:tab w:val="left" w:pos="1320"/>
          <w:tab w:val="right" w:leader="dot" w:pos="8494"/>
        </w:tabs>
        <w:rPr>
          <w:del w:id="664" w:author="paulac" w:date="2013-10-10T10:12:00Z"/>
          <w:rFonts w:eastAsiaTheme="minorEastAsia"/>
          <w:noProof/>
          <w:lang w:val="es-ES" w:eastAsia="es-ES"/>
        </w:rPr>
      </w:pPr>
      <w:del w:id="665" w:author="paulac" w:date="2013-10-10T10:12:00Z">
        <w:r w:rsidRPr="000D0864">
          <w:rPr>
            <w:noProof/>
            <w:rPrChange w:id="666" w:author="paulac" w:date="2013-10-10T10:12:00Z">
              <w:rPr>
                <w:rStyle w:val="Enlla"/>
                <w:noProof/>
              </w:rPr>
            </w:rPrChange>
          </w:rPr>
          <w:delText>6.2.1</w:delText>
        </w:r>
        <w:r w:rsidR="00C6521E" w:rsidDel="008D26F5">
          <w:rPr>
            <w:rFonts w:eastAsiaTheme="minorEastAsia"/>
            <w:noProof/>
            <w:lang w:val="es-ES" w:eastAsia="es-ES"/>
          </w:rPr>
          <w:tab/>
        </w:r>
        <w:r w:rsidRPr="000D0864">
          <w:rPr>
            <w:noProof/>
            <w:rPrChange w:id="667" w:author="paulac" w:date="2013-10-10T10:12:00Z">
              <w:rPr>
                <w:rStyle w:val="Enlla"/>
                <w:noProof/>
              </w:rPr>
            </w:rPrChange>
          </w:rPr>
          <w:delText>Directament</w:delText>
        </w:r>
        <w:r w:rsidR="00C6521E" w:rsidDel="008D26F5">
          <w:rPr>
            <w:noProof/>
            <w:webHidden/>
          </w:rPr>
          <w:tab/>
          <w:delText>55</w:delText>
        </w:r>
      </w:del>
    </w:p>
    <w:p w:rsidR="00C6521E" w:rsidDel="008D26F5" w:rsidRDefault="000D0864">
      <w:pPr>
        <w:pStyle w:val="IDC3"/>
        <w:tabs>
          <w:tab w:val="left" w:pos="1320"/>
          <w:tab w:val="right" w:leader="dot" w:pos="8494"/>
        </w:tabs>
        <w:rPr>
          <w:del w:id="668" w:author="paulac" w:date="2013-10-10T10:12:00Z"/>
          <w:rFonts w:eastAsiaTheme="minorEastAsia"/>
          <w:noProof/>
          <w:lang w:val="es-ES" w:eastAsia="es-ES"/>
        </w:rPr>
      </w:pPr>
      <w:del w:id="669" w:author="paulac" w:date="2013-10-10T10:12:00Z">
        <w:r w:rsidRPr="000D0864">
          <w:rPr>
            <w:noProof/>
            <w:rPrChange w:id="670" w:author="paulac" w:date="2013-10-10T10:12:00Z">
              <w:rPr>
                <w:rStyle w:val="Enlla"/>
                <w:noProof/>
              </w:rPr>
            </w:rPrChange>
          </w:rPr>
          <w:delText>6.2.2</w:delText>
        </w:r>
        <w:r w:rsidR="00C6521E" w:rsidDel="008D26F5">
          <w:rPr>
            <w:rFonts w:eastAsiaTheme="minorEastAsia"/>
            <w:noProof/>
            <w:lang w:val="es-ES" w:eastAsia="es-ES"/>
          </w:rPr>
          <w:tab/>
        </w:r>
        <w:r w:rsidRPr="000D0864">
          <w:rPr>
            <w:noProof/>
            <w:rPrChange w:id="671" w:author="paulac" w:date="2013-10-10T10:12:00Z">
              <w:rPr>
                <w:rStyle w:val="Enlla"/>
                <w:noProof/>
              </w:rPr>
            </w:rPrChange>
          </w:rPr>
          <w:delText>Com a camps</w:delText>
        </w:r>
        <w:r w:rsidR="00C6521E" w:rsidDel="008D26F5">
          <w:rPr>
            <w:noProof/>
            <w:webHidden/>
          </w:rPr>
          <w:tab/>
          <w:delText>55</w:delText>
        </w:r>
      </w:del>
    </w:p>
    <w:p w:rsidR="00C6521E" w:rsidDel="008D26F5" w:rsidRDefault="000D0864">
      <w:pPr>
        <w:pStyle w:val="IDC3"/>
        <w:tabs>
          <w:tab w:val="left" w:pos="1320"/>
          <w:tab w:val="right" w:leader="dot" w:pos="8494"/>
        </w:tabs>
        <w:rPr>
          <w:del w:id="672" w:author="paulac" w:date="2013-10-10T10:12:00Z"/>
          <w:rFonts w:eastAsiaTheme="minorEastAsia"/>
          <w:noProof/>
          <w:lang w:val="es-ES" w:eastAsia="es-ES"/>
        </w:rPr>
      </w:pPr>
      <w:del w:id="673" w:author="paulac" w:date="2013-10-10T10:12:00Z">
        <w:r w:rsidRPr="000D0864">
          <w:rPr>
            <w:noProof/>
            <w:rPrChange w:id="674" w:author="paulac" w:date="2013-10-10T10:12:00Z">
              <w:rPr>
                <w:rStyle w:val="Enlla"/>
                <w:noProof/>
              </w:rPr>
            </w:rPrChange>
          </w:rPr>
          <w:delText>6.2.3</w:delText>
        </w:r>
        <w:r w:rsidR="00C6521E" w:rsidDel="008D26F5">
          <w:rPr>
            <w:rFonts w:eastAsiaTheme="minorEastAsia"/>
            <w:noProof/>
            <w:lang w:val="es-ES" w:eastAsia="es-ES"/>
          </w:rPr>
          <w:tab/>
        </w:r>
        <w:r w:rsidRPr="000D0864">
          <w:rPr>
            <w:noProof/>
            <w:rPrChange w:id="675" w:author="paulac" w:date="2013-10-10T10:12:00Z">
              <w:rPr>
                <w:rStyle w:val="Enlla"/>
                <w:noProof/>
              </w:rPr>
            </w:rPrChange>
          </w:rPr>
          <w:delText>Com a scripts</w:delText>
        </w:r>
        <w:r w:rsidR="00C6521E" w:rsidDel="008D26F5">
          <w:rPr>
            <w:noProof/>
            <w:webHidden/>
          </w:rPr>
          <w:tab/>
          <w:delText>57</w:delText>
        </w:r>
      </w:del>
    </w:p>
    <w:p w:rsidR="00C6521E" w:rsidDel="008D26F5" w:rsidRDefault="000D0864">
      <w:pPr>
        <w:pStyle w:val="IDC2"/>
        <w:tabs>
          <w:tab w:val="left" w:pos="880"/>
          <w:tab w:val="right" w:leader="dot" w:pos="8494"/>
        </w:tabs>
        <w:rPr>
          <w:del w:id="676" w:author="paulac" w:date="2013-10-10T10:12:00Z"/>
          <w:rFonts w:eastAsiaTheme="minorEastAsia"/>
          <w:noProof/>
          <w:lang w:val="es-ES" w:eastAsia="es-ES"/>
        </w:rPr>
      </w:pPr>
      <w:del w:id="677" w:author="paulac" w:date="2013-10-10T10:12:00Z">
        <w:r w:rsidRPr="000D0864">
          <w:rPr>
            <w:noProof/>
            <w:rPrChange w:id="678" w:author="paulac" w:date="2013-10-10T10:12:00Z">
              <w:rPr>
                <w:rStyle w:val="Enlla"/>
                <w:noProof/>
              </w:rPr>
            </w:rPrChange>
          </w:rPr>
          <w:delText>6.3</w:delText>
        </w:r>
        <w:r w:rsidR="00C6521E" w:rsidDel="008D26F5">
          <w:rPr>
            <w:rFonts w:eastAsiaTheme="minorEastAsia"/>
            <w:noProof/>
            <w:lang w:val="es-ES" w:eastAsia="es-ES"/>
          </w:rPr>
          <w:tab/>
        </w:r>
        <w:r w:rsidRPr="000D0864">
          <w:rPr>
            <w:noProof/>
            <w:rPrChange w:id="679" w:author="paulac" w:date="2013-10-10T10:12:00Z">
              <w:rPr>
                <w:rStyle w:val="Enlla"/>
                <w:noProof/>
              </w:rPr>
            </w:rPrChange>
          </w:rPr>
          <w:delText>Exemples d’expressions Freemarker</w:delText>
        </w:r>
        <w:r w:rsidR="00C6521E" w:rsidDel="008D26F5">
          <w:rPr>
            <w:noProof/>
            <w:webHidden/>
          </w:rPr>
          <w:tab/>
          <w:delText>58</w:delText>
        </w:r>
      </w:del>
    </w:p>
    <w:p w:rsidR="00E035F4" w:rsidRPr="002E1561" w:rsidRDefault="000D0864" w:rsidP="00E035F4">
      <w:pPr>
        <w:jc w:val="center"/>
        <w:rPr>
          <w:rFonts w:asciiTheme="majorHAnsi" w:eastAsiaTheme="majorEastAsia" w:hAnsiTheme="majorHAnsi" w:cstheme="majorBidi"/>
          <w:b/>
          <w:bCs/>
          <w:color w:val="365F91" w:themeColor="accent1" w:themeShade="BF"/>
          <w:sz w:val="28"/>
          <w:szCs w:val="28"/>
        </w:rPr>
      </w:pPr>
      <w:r>
        <w:fldChar w:fldCharType="end"/>
      </w:r>
      <w:r w:rsidR="00E035F4" w:rsidRPr="002E1561">
        <w:br w:type="page"/>
      </w:r>
    </w:p>
    <w:p w:rsidR="00A82144" w:rsidRDefault="00D41569" w:rsidP="00A82144">
      <w:pPr>
        <w:pStyle w:val="Ttol1"/>
      </w:pPr>
      <w:bookmarkStart w:id="680" w:name="_Ref259780005"/>
      <w:bookmarkStart w:id="681" w:name="_Ref259780010"/>
      <w:bookmarkStart w:id="682" w:name="_Ref259780013"/>
      <w:bookmarkStart w:id="683" w:name="_Toc369592803"/>
      <w:r>
        <w:lastRenderedPageBreak/>
        <w:t>Introducció</w:t>
      </w:r>
      <w:bookmarkEnd w:id="680"/>
      <w:bookmarkEnd w:id="681"/>
      <w:bookmarkEnd w:id="682"/>
      <w:bookmarkEnd w:id="683"/>
    </w:p>
    <w:p w:rsidR="00D57640" w:rsidRDefault="00D57640" w:rsidP="00A82144">
      <w:r>
        <w:t>En aquest manual es detall</w:t>
      </w:r>
      <w:del w:id="684" w:author="sion" w:date="2013-09-19T11:21:00Z">
        <w:r w:rsidDel="00D1529E">
          <w:delText>en</w:delText>
        </w:r>
      </w:del>
      <w:ins w:id="685" w:author="sion" w:date="2013-09-19T11:21:00Z">
        <w:r w:rsidR="00D1529E">
          <w:t>a</w:t>
        </w:r>
      </w:ins>
      <w:r>
        <w:t xml:space="preserve"> tot</w:t>
      </w:r>
      <w:r w:rsidR="004C2F06">
        <w:t xml:space="preserve"> el procés de creació d'un flux</w:t>
      </w:r>
      <w:r>
        <w:t>grama i el disseny de les plantilles.</w:t>
      </w:r>
    </w:p>
    <w:p w:rsidR="00006413" w:rsidRDefault="00006413" w:rsidP="00A82144">
      <w:r>
        <w:t>Per a dissenyar un expedient dins Helium, ens cal seguir tres passes:</w:t>
      </w:r>
    </w:p>
    <w:p w:rsidR="00006413" w:rsidRDefault="00006413" w:rsidP="00753AA4">
      <w:pPr>
        <w:pStyle w:val="Pargrafdellista"/>
        <w:numPr>
          <w:ilvl w:val="0"/>
          <w:numId w:val="2"/>
        </w:numPr>
      </w:pPr>
      <w:r>
        <w:t>Desenvolupar el fluxgrama corresponent a l’expedient.</w:t>
      </w:r>
    </w:p>
    <w:p w:rsidR="00006413" w:rsidRDefault="00006413" w:rsidP="00753AA4">
      <w:pPr>
        <w:pStyle w:val="Pargrafdellista"/>
        <w:numPr>
          <w:ilvl w:val="0"/>
          <w:numId w:val="2"/>
        </w:numPr>
      </w:pPr>
      <w:r>
        <w:t>Crear les plantilles necessàries pels documents de l’expedient.</w:t>
      </w:r>
    </w:p>
    <w:p w:rsidR="00006413" w:rsidRDefault="00006413" w:rsidP="00753AA4">
      <w:pPr>
        <w:pStyle w:val="Pargrafdellista"/>
        <w:numPr>
          <w:ilvl w:val="0"/>
          <w:numId w:val="2"/>
        </w:numPr>
      </w:pPr>
      <w:r>
        <w:t>Carregar el fluxgrama i configurar l’Helium</w:t>
      </w:r>
    </w:p>
    <w:p w:rsidR="00D57640" w:rsidRDefault="004C2F06" w:rsidP="004C2F06">
      <w:pPr>
        <w:pStyle w:val="Ttol1"/>
      </w:pPr>
      <w:bookmarkStart w:id="686" w:name="_Toc369592804"/>
      <w:r w:rsidRPr="004C2F06">
        <w:t>Glossari</w:t>
      </w:r>
      <w:bookmarkEnd w:id="686"/>
    </w:p>
    <w:p w:rsidR="00A82144" w:rsidRPr="00142001" w:rsidRDefault="004C2F06" w:rsidP="00753AA4">
      <w:pPr>
        <w:pStyle w:val="Pargrafdellista"/>
        <w:numPr>
          <w:ilvl w:val="0"/>
          <w:numId w:val="2"/>
        </w:numPr>
      </w:pPr>
      <w:r>
        <w:t xml:space="preserve">Entorn: </w:t>
      </w:r>
      <w:r w:rsidR="00A82144" w:rsidRPr="00142001">
        <w:t xml:space="preserve"> engloba els diversos tipus d’expedients als quals només hi accediran els usuaris definits dins l’entorn. Separa i independitza els tipus d’expedients  per als diferents organismes que tramitin mitjançant Helium.</w:t>
      </w:r>
    </w:p>
    <w:p w:rsidR="00A82144" w:rsidRPr="00142001" w:rsidRDefault="004C2F06" w:rsidP="00753AA4">
      <w:pPr>
        <w:pStyle w:val="Pargrafdellista"/>
        <w:numPr>
          <w:ilvl w:val="0"/>
          <w:numId w:val="2"/>
        </w:numPr>
      </w:pPr>
      <w:r>
        <w:t xml:space="preserve">Tipus d’expedient: </w:t>
      </w:r>
      <w:r w:rsidR="00A82144" w:rsidRPr="00142001">
        <w:t xml:space="preserve">es formen per diverses definicions de procés i constitueixen una línia de definició i/o temàtica associada a un o varis fluxgrames. </w:t>
      </w:r>
      <w:r w:rsidR="00A82144">
        <w:t>Tots els usuaris de l’entorn han d’estar també definits a nivell de tipus d’expedient, on se’n poden diferenciar els permisos.</w:t>
      </w:r>
    </w:p>
    <w:p w:rsidR="00A82144" w:rsidRDefault="004C2F06" w:rsidP="00753AA4">
      <w:pPr>
        <w:pStyle w:val="Pargrafdellista"/>
        <w:numPr>
          <w:ilvl w:val="0"/>
          <w:numId w:val="2"/>
        </w:numPr>
      </w:pPr>
      <w:r>
        <w:t>Definició de procés:</w:t>
      </w:r>
      <w:r w:rsidR="00A82144" w:rsidRPr="00006413">
        <w:rPr>
          <w:b/>
          <w:bCs/>
        </w:rPr>
        <w:t xml:space="preserve"> </w:t>
      </w:r>
      <w:r w:rsidR="00A82144" w:rsidRPr="00142001">
        <w:t>representa un fluxgrama. Un fluxgrama està format per un conjunt de tasques necessàries per tramitar un expedient i totes les funcionalitats i accions de cada tasca.</w:t>
      </w:r>
    </w:p>
    <w:p w:rsidR="00253C93" w:rsidRDefault="00253C93" w:rsidP="00253C93">
      <w:r>
        <w:t xml:space="preserve">Així veiem que una definició de procés es troba englobada per un tipus d’expedient i aquesta a la vegada es troba dins un entorn determinat (Veure </w:t>
      </w:r>
      <w:fldSimple w:instr=" REF _Ref259700419 \h  \* MERGEFORMAT ">
        <w:ins w:id="687" w:author="paulac" w:date="2013-10-10T13:09:00Z">
          <w:r w:rsidR="000D0864" w:rsidRPr="000D0864">
            <w:rPr>
              <w:i/>
              <w:rPrChange w:id="688" w:author="paulac" w:date="2013-10-10T13:09:00Z">
                <w:rPr>
                  <w:color w:val="0000FF" w:themeColor="hyperlink"/>
                  <w:u w:val="single"/>
                </w:rPr>
              </w:rPrChange>
            </w:rPr>
            <w:t>Figura</w:t>
          </w:r>
          <w:r w:rsidR="00EF3840">
            <w:t xml:space="preserve"> </w:t>
          </w:r>
          <w:r w:rsidR="000D0864" w:rsidRPr="000D0864">
            <w:rPr>
              <w:i/>
              <w:noProof/>
              <w:rPrChange w:id="689" w:author="paulac" w:date="2013-10-10T13:09:00Z">
                <w:rPr>
                  <w:noProof/>
                  <w:color w:val="0000FF" w:themeColor="hyperlink"/>
                  <w:u w:val="single"/>
                </w:rPr>
              </w:rPrChange>
            </w:rPr>
            <w:t>1</w:t>
          </w:r>
        </w:ins>
        <w:del w:id="690" w:author="paulac" w:date="2013-10-10T13:09:00Z">
          <w:r w:rsidR="00C6521E" w:rsidRPr="00C6521E" w:rsidDel="00EF3840">
            <w:rPr>
              <w:i/>
            </w:rPr>
            <w:delText>Figura</w:delText>
          </w:r>
          <w:r w:rsidR="00C6521E" w:rsidDel="00EF3840">
            <w:delText xml:space="preserve"> </w:delText>
          </w:r>
          <w:r w:rsidR="00C6521E" w:rsidRPr="00C6521E" w:rsidDel="00EF3840">
            <w:rPr>
              <w:i/>
              <w:noProof/>
            </w:rPr>
            <w:delText>1</w:delText>
          </w:r>
        </w:del>
      </w:fldSimple>
      <w:r>
        <w:t>).</w:t>
      </w:r>
    </w:p>
    <w:p w:rsidR="00A82144" w:rsidRPr="00142001" w:rsidRDefault="00A82144" w:rsidP="00A82144"/>
    <w:p w:rsidR="00530999" w:rsidRDefault="00A82144" w:rsidP="00530999">
      <w:pPr>
        <w:keepNext/>
        <w:jc w:val="center"/>
      </w:pPr>
      <w:r>
        <w:rPr>
          <w:noProof/>
          <w:lang w:val="es-ES" w:eastAsia="es-ES"/>
        </w:rPr>
        <w:drawing>
          <wp:inline distT="0" distB="0" distL="0" distR="0">
            <wp:extent cx="5399659" cy="1581150"/>
            <wp:effectExtent l="0" t="0" r="1016" b="0"/>
            <wp:docPr id="10" name="Objeto 1"/>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143539" cy="2383848"/>
                      <a:chOff x="0" y="3989676"/>
                      <a:chExt cx="8143539" cy="2383848"/>
                    </a:xfrm>
                  </a:grpSpPr>
                  <a:graphicFrame>
                    <a:nvGraphicFramePr>
                      <a:cNvPr id="8" name="7 Diagrama"/>
                      <a:cNvGraphicFramePr/>
                    </a:nvGraphicFramePr>
                    <a:graphic>
                      <a:graphicData uri="http://schemas.openxmlformats.org/drawingml/2006/diagram">
                        <dgm:relIds xmlns:dgm="http://schemas.openxmlformats.org/drawingml/2006/diagram" xmlns:r="http://schemas.openxmlformats.org/officeDocument/2006/relationships" r:dm="rId11" r:lo="rId12" r:qs="rId13" r:cs="rId14"/>
                      </a:graphicData>
                    </a:graphic>
                    <a:xfrm>
                      <a:off x="0" y="3989676"/>
                      <a:ext cx="5686425" cy="2383848"/>
                    </a:xfrm>
                  </a:graphicFrame>
                  <a:graphicFrame>
                    <a:nvGraphicFramePr>
                      <a:cNvPr id="9" name="8 Diagrama"/>
                      <a:cNvGraphicFramePr/>
                    </a:nvGraphicFramePr>
                    <a:graphic>
                      <a:graphicData uri="http://schemas.openxmlformats.org/drawingml/2006/diagram">
                        <dgm:relIds xmlns:dgm="http://schemas.openxmlformats.org/drawingml/2006/diagram" xmlns:r="http://schemas.openxmlformats.org/officeDocument/2006/relationships" r:dm="rId15" r:lo="rId16" r:qs="rId17" r:cs="rId18"/>
                      </a:graphicData>
                    </a:graphic>
                    <a:xfrm>
                      <a:off x="5256904" y="5314278"/>
                      <a:ext cx="2886635" cy="462579"/>
                    </a:xfrm>
                  </a:graphicFrame>
                  <a:cxnSp>
                    <a:nvCxnSpPr>
                      <a:cNvPr id="11" name="10 Conector recto de flecha"/>
                      <a:cNvCxnSpPr/>
                    </a:nvCxnSpPr>
                    <a:spPr bwMode="auto">
                      <a:xfrm>
                        <a:off x="3865563" y="5500688"/>
                        <a:ext cx="1385887" cy="1587"/>
                      </a:xfrm>
                      <a:prstGeom prst="straightConnector1">
                        <a:avLst/>
                      </a:prstGeom>
                      <a:ln>
                        <a:headEnd type="none" w="med" len="med"/>
                        <a:tailEnd type="arrow"/>
                      </a:ln>
                    </a:spPr>
                    <a:style>
                      <a:lnRef idx="1">
                        <a:schemeClr val="accent2"/>
                      </a:lnRef>
                      <a:fillRef idx="0">
                        <a:schemeClr val="accent2"/>
                      </a:fillRef>
                      <a:effectRef idx="0">
                        <a:schemeClr val="accent2"/>
                      </a:effectRef>
                      <a:fontRef idx="minor">
                        <a:schemeClr val="tx1"/>
                      </a:fontRef>
                    </a:style>
                  </a:cxnSp>
                </lc:lockedCanvas>
              </a:graphicData>
            </a:graphic>
          </wp:inline>
        </w:drawing>
      </w:r>
    </w:p>
    <w:p w:rsidR="00006413" w:rsidRPr="00530999" w:rsidRDefault="00530999" w:rsidP="009242E7">
      <w:pPr>
        <w:pStyle w:val="Llegenda"/>
        <w:rPr>
          <w:b/>
          <w:color w:val="4F81BD" w:themeColor="accent1"/>
          <w:sz w:val="18"/>
        </w:rPr>
      </w:pPr>
      <w:bookmarkStart w:id="691" w:name="_Ref259700419"/>
      <w:r>
        <w:t xml:space="preserve">Figura </w:t>
      </w:r>
      <w:fldSimple w:instr=" SEQ Figura \* ARABIC ">
        <w:r w:rsidR="00EF3840">
          <w:rPr>
            <w:noProof/>
          </w:rPr>
          <w:t>1</w:t>
        </w:r>
      </w:fldSimple>
      <w:bookmarkEnd w:id="691"/>
      <w:r>
        <w:t>. Estructura de l'Helium pels expedients.</w:t>
      </w:r>
      <w:r w:rsidR="00006413">
        <w:br w:type="page"/>
      </w:r>
    </w:p>
    <w:p w:rsidR="00D41569" w:rsidRDefault="00D57640" w:rsidP="00D41569">
      <w:pPr>
        <w:pStyle w:val="Ttol1"/>
      </w:pPr>
      <w:bookmarkStart w:id="692" w:name="_Toc369592805"/>
      <w:r>
        <w:lastRenderedPageBreak/>
        <w:t>Disseny de fluxgrames en JBPM</w:t>
      </w:r>
      <w:bookmarkEnd w:id="692"/>
    </w:p>
    <w:p w:rsidR="004C2F06" w:rsidRDefault="004C2F06" w:rsidP="004C2F06">
      <w:r>
        <w:t>Per al disseny dels fluxgrames s'emprarà l'entorn de desenvolupament Eclipse juntament amb un plugin específic que ens proporciona jBPM.</w:t>
      </w:r>
    </w:p>
    <w:p w:rsidR="00B075E6" w:rsidRDefault="00B075E6" w:rsidP="00B075E6">
      <w:pPr>
        <w:pStyle w:val="Ttol2"/>
      </w:pPr>
      <w:r>
        <w:t xml:space="preserve"> </w:t>
      </w:r>
      <w:bookmarkStart w:id="693" w:name="_Toc369592806"/>
      <w:r w:rsidR="000415FD">
        <w:t>Instal·lació de l’Eclipse</w:t>
      </w:r>
      <w:bookmarkEnd w:id="693"/>
    </w:p>
    <w:p w:rsidR="00E21426" w:rsidRDefault="000415FD">
      <w:pPr>
        <w:spacing w:after="0"/>
        <w:rPr>
          <w:ins w:id="694" w:author="sion" w:date="2013-09-19T16:57:00Z"/>
        </w:rPr>
        <w:pPrChange w:id="695" w:author="sion" w:date="2013-09-19T16:57:00Z">
          <w:pPr/>
        </w:pPrChange>
      </w:pPr>
      <w:r>
        <w:t xml:space="preserve">Per a la instal·lació de l'Eclipse serà necessari tenir instal·lat prèviament el J2SE. El J2SE es pot baixar de la pàgina oficial de </w:t>
      </w:r>
      <w:ins w:id="696" w:author="sion" w:date="2013-09-19T13:16:00Z">
        <w:r w:rsidR="000F419D">
          <w:t>Oracle</w:t>
        </w:r>
      </w:ins>
      <w:ins w:id="697" w:author="sion" w:date="2013-09-19T16:57:00Z">
        <w:r w:rsidR="008412C6">
          <w:t>, a la URL:</w:t>
        </w:r>
      </w:ins>
    </w:p>
    <w:p w:rsidR="000415FD" w:rsidRDefault="000D0864" w:rsidP="000415FD">
      <w:ins w:id="698" w:author="sion" w:date="2013-09-19T13:16:00Z">
        <w:r>
          <w:fldChar w:fldCharType="begin"/>
        </w:r>
        <w:r w:rsidR="000F419D">
          <w:instrText xml:space="preserve"> HYPERLINK "</w:instrText>
        </w:r>
        <w:r w:rsidR="000F419D" w:rsidRPr="000F419D">
          <w:instrText>http://www.oracle.com/technetwork/java/javase/downloads</w:instrText>
        </w:r>
        <w:r w:rsidR="000F419D">
          <w:instrText xml:space="preserve">" </w:instrText>
        </w:r>
        <w:r>
          <w:fldChar w:fldCharType="separate"/>
        </w:r>
        <w:r w:rsidR="000F419D" w:rsidRPr="00CF17FC">
          <w:rPr>
            <w:rStyle w:val="Enlla"/>
          </w:rPr>
          <w:t>http://www.oracle.com/technetwork/java/javase/downloads</w:t>
        </w:r>
        <w:r>
          <w:fldChar w:fldCharType="end"/>
        </w:r>
      </w:ins>
      <w:del w:id="699" w:author="sion" w:date="2013-09-19T13:16:00Z">
        <w:r w:rsidR="000415FD" w:rsidDel="000F419D">
          <w:delText xml:space="preserve">SUN </w:delText>
        </w:r>
        <w:r w:rsidDel="000F419D">
          <w:fldChar w:fldCharType="begin"/>
        </w:r>
        <w:r w:rsidR="007A5B81" w:rsidDel="000F419D">
          <w:delInstrText>HYPERLINK "http://java.sun.com/javase/downloads/"</w:delInstrText>
        </w:r>
        <w:r w:rsidDel="000F419D">
          <w:fldChar w:fldCharType="separate"/>
        </w:r>
        <w:r w:rsidR="000415FD" w:rsidDel="000F419D">
          <w:rPr>
            <w:rStyle w:val="Enlla"/>
          </w:rPr>
          <w:delText>http://java.sun.com/javase/downloads/</w:delText>
        </w:r>
        <w:r w:rsidDel="000F419D">
          <w:fldChar w:fldCharType="end"/>
        </w:r>
      </w:del>
      <w:r w:rsidR="000415FD">
        <w:t>.</w:t>
      </w:r>
    </w:p>
    <w:p w:rsidR="000415FD" w:rsidRDefault="000415FD" w:rsidP="000415FD">
      <w:r>
        <w:t xml:space="preserve">Una vegada instal·lat el J2SE ja es pot instal·lar l'Eclipse. Per baixar-lo es pot anar a la URL </w:t>
      </w:r>
      <w:r w:rsidR="000D0864">
        <w:fldChar w:fldCharType="begin"/>
      </w:r>
      <w:ins w:id="700" w:author="sion" w:date="2013-09-19T13:17:00Z">
        <w:r w:rsidR="000F419D">
          <w:instrText>HYPERLINK "http://www.eclipse.org/downloads/"</w:instrText>
        </w:r>
      </w:ins>
      <w:del w:id="701" w:author="sion" w:date="2013-09-19T13:17:00Z">
        <w:r w:rsidR="007A5B81" w:rsidDel="000F419D">
          <w:delInstrText>HYPERLINK "http://www.eclipse.org/downloads/"</w:delInstrText>
        </w:r>
      </w:del>
      <w:r w:rsidR="000D0864">
        <w:fldChar w:fldCharType="separate"/>
      </w:r>
      <w:r>
        <w:rPr>
          <w:rStyle w:val="Enlla"/>
        </w:rPr>
        <w:t>http://www.eclipse.org/downloads/</w:t>
      </w:r>
      <w:r w:rsidR="000D0864">
        <w:fldChar w:fldCharType="end"/>
      </w:r>
      <w:r>
        <w:t xml:space="preserve"> </w:t>
      </w:r>
      <w:ins w:id="702" w:author="sion" w:date="2013-09-19T16:57:00Z">
        <w:r w:rsidR="008412C6">
          <w:br/>
        </w:r>
      </w:ins>
      <w:r>
        <w:t>i baixar el paquet anomenat “Eclipse IDE for Java Developers”. El paquet és un arxiu .zip comprimit. Per a instal·lar-lo basta descomprimirlo a dins un directori.</w:t>
      </w:r>
    </w:p>
    <w:p w:rsidR="00256270" w:rsidRDefault="000415FD" w:rsidP="000415FD">
      <w:pPr>
        <w:pStyle w:val="Ttol2"/>
      </w:pPr>
      <w:bookmarkStart w:id="703" w:name="_Toc369592807"/>
      <w:r>
        <w:t>Instal·lació del plugin jBPM-GPD</w:t>
      </w:r>
      <w:bookmarkEnd w:id="703"/>
    </w:p>
    <w:p w:rsidR="000415FD" w:rsidRDefault="000415FD" w:rsidP="00AE56DF">
      <w:r>
        <w:t xml:space="preserve">Per a la instal·lació del plugin de jBPM per Eclipse s'ha de baixar el paquet </w:t>
      </w:r>
      <w:del w:id="704" w:author="sion" w:date="2013-09-19T16:41:00Z">
        <w:r w:rsidDel="0068188A">
          <w:delText xml:space="preserve">amb el plugin </w:delText>
        </w:r>
      </w:del>
      <w:r>
        <w:t>de la URL</w:t>
      </w:r>
      <w:ins w:id="705" w:author="sion" w:date="2013-09-19T16:41:00Z">
        <w:r w:rsidR="0068188A">
          <w:t xml:space="preserve"> </w:t>
        </w:r>
      </w:ins>
      <w:ins w:id="706" w:author="sion" w:date="2013-09-19T16:42:00Z">
        <w:r w:rsidR="000D0864">
          <w:fldChar w:fldCharType="begin"/>
        </w:r>
        <w:r w:rsidR="0068188A">
          <w:instrText xml:space="preserve"> HYPERLINK "</w:instrText>
        </w:r>
      </w:ins>
      <w:ins w:id="707" w:author="sion" w:date="2013-09-19T16:41:00Z">
        <w:r w:rsidR="000D0864" w:rsidRPr="000D0864">
          <w:rPr>
            <w:rPrChange w:id="708" w:author="sion" w:date="2013-09-19T16:42:00Z">
              <w:rPr>
                <w:rStyle w:val="Enlla"/>
              </w:rPr>
            </w:rPrChange>
          </w:rPr>
          <w:instrText>http://sourceforge.net/projects/jbpm/files/jBPM</w:instrText>
        </w:r>
      </w:ins>
      <w:ins w:id="709" w:author="sion" w:date="2013-09-19T16:42:00Z">
        <w:r w:rsidR="000D0864" w:rsidRPr="000D0864">
          <w:rPr>
            <w:rPrChange w:id="710" w:author="sion" w:date="2013-09-19T16:42:00Z">
              <w:rPr>
                <w:rStyle w:val="Enlla"/>
              </w:rPr>
            </w:rPrChange>
          </w:rPr>
          <w:instrText xml:space="preserve"> </w:instrText>
        </w:r>
      </w:ins>
      <w:ins w:id="711" w:author="sion" w:date="2013-09-19T16:41:00Z">
        <w:r w:rsidR="000D0864" w:rsidRPr="000D0864">
          <w:rPr>
            <w:rPrChange w:id="712" w:author="sion" w:date="2013-09-19T16:42:00Z">
              <w:rPr>
                <w:rStyle w:val="Enlla"/>
              </w:rPr>
            </w:rPrChange>
          </w:rPr>
          <w:instrText>Process</w:instrText>
        </w:r>
      </w:ins>
      <w:ins w:id="713" w:author="sion" w:date="2013-09-19T16:42:00Z">
        <w:r w:rsidR="000D0864" w:rsidRPr="000D0864">
          <w:rPr>
            <w:rPrChange w:id="714" w:author="sion" w:date="2013-09-19T16:42:00Z">
              <w:rPr>
                <w:rStyle w:val="Enlla"/>
              </w:rPr>
            </w:rPrChange>
          </w:rPr>
          <w:instrText xml:space="preserve"> </w:instrText>
        </w:r>
      </w:ins>
      <w:ins w:id="715" w:author="sion" w:date="2013-09-19T16:41:00Z">
        <w:r w:rsidR="000D0864" w:rsidRPr="000D0864">
          <w:rPr>
            <w:rPrChange w:id="716" w:author="sion" w:date="2013-09-19T16:42:00Z">
              <w:rPr>
                <w:rStyle w:val="Enlla"/>
              </w:rPr>
            </w:rPrChange>
          </w:rPr>
          <w:instrText>Designer/jbpm-jpdl-designer-3.1.7/jbpm-jpdl-designer-site-3.1.7.zip/download</w:instrText>
        </w:r>
      </w:ins>
      <w:ins w:id="717" w:author="sion" w:date="2013-09-19T16:42:00Z">
        <w:r w:rsidR="0068188A">
          <w:instrText xml:space="preserve">" </w:instrText>
        </w:r>
        <w:r w:rsidR="000D0864">
          <w:fldChar w:fldCharType="separate"/>
        </w:r>
      </w:ins>
      <w:ins w:id="718" w:author="sion" w:date="2013-09-19T16:41:00Z">
        <w:r w:rsidR="00936CAB">
          <w:rPr>
            <w:rStyle w:val="Enlla"/>
          </w:rPr>
          <w:t>http://sourceforge.net/projects/jbpm/files/jBPM</w:t>
        </w:r>
      </w:ins>
      <w:ins w:id="719" w:author="sion" w:date="2013-09-19T16:42:00Z">
        <w:r w:rsidR="00936CAB">
          <w:rPr>
            <w:rStyle w:val="Enlla"/>
          </w:rPr>
          <w:t xml:space="preserve"> </w:t>
        </w:r>
      </w:ins>
      <w:ins w:id="720" w:author="sion" w:date="2013-09-19T16:41:00Z">
        <w:r w:rsidR="00936CAB">
          <w:rPr>
            <w:rStyle w:val="Enlla"/>
          </w:rPr>
          <w:t>Process</w:t>
        </w:r>
      </w:ins>
      <w:ins w:id="721" w:author="sion" w:date="2013-09-19T16:42:00Z">
        <w:r w:rsidR="00936CAB">
          <w:rPr>
            <w:rStyle w:val="Enlla"/>
          </w:rPr>
          <w:t xml:space="preserve"> </w:t>
        </w:r>
      </w:ins>
      <w:ins w:id="722" w:author="sion" w:date="2013-09-19T16:41:00Z">
        <w:r w:rsidR="00936CAB">
          <w:rPr>
            <w:rStyle w:val="Enlla"/>
          </w:rPr>
          <w:t>Designer/jbpm-jpdl-designer-3.1.7/jbpm-jpdl-designer-site-3.1.7.zip/download</w:t>
        </w:r>
      </w:ins>
      <w:ins w:id="723" w:author="sion" w:date="2013-09-19T16:42:00Z">
        <w:r w:rsidR="000D0864">
          <w:fldChar w:fldCharType="end"/>
        </w:r>
        <w:r w:rsidR="0068188A">
          <w:t xml:space="preserve"> </w:t>
        </w:r>
      </w:ins>
      <w:del w:id="724" w:author="sion" w:date="2013-09-19T14:05:00Z">
        <w:r w:rsidDel="00C7142A">
          <w:delText xml:space="preserve"> </w:delText>
        </w:r>
        <w:r w:rsidR="000D0864" w:rsidDel="00C7142A">
          <w:fldChar w:fldCharType="begin"/>
        </w:r>
        <w:r w:rsidR="007A5B81" w:rsidDel="00C7142A">
          <w:delInstrText>HYPERLINK "http://www.jboss.org/jbossjbpm/gpd_downloads/"</w:delInstrText>
        </w:r>
        <w:r w:rsidR="000D0864" w:rsidDel="00C7142A">
          <w:fldChar w:fldCharType="separate"/>
        </w:r>
        <w:r w:rsidDel="00C7142A">
          <w:rPr>
            <w:rStyle w:val="Enlla"/>
          </w:rPr>
          <w:delText>http://www.jboss.org/jbossjbpm/gpd_downloads/</w:delText>
        </w:r>
        <w:r w:rsidR="000D0864" w:rsidDel="00C7142A">
          <w:fldChar w:fldCharType="end"/>
        </w:r>
      </w:del>
      <w:del w:id="725" w:author="sion" w:date="2013-09-19T16:57:00Z">
        <w:r w:rsidDel="008412C6">
          <w:delText xml:space="preserve">. </w:delText>
        </w:r>
      </w:del>
      <w:ins w:id="726" w:author="sion" w:date="2013-09-19T16:57:00Z">
        <w:r w:rsidR="008412C6">
          <w:br/>
        </w:r>
      </w:ins>
      <w:r>
        <w:t>Una vegada baixat, s'ha de descomprimir a dins el directori de l'eclipse.</w:t>
      </w:r>
    </w:p>
    <w:p w:rsidR="0068188A" w:rsidRDefault="000415FD" w:rsidP="000415FD">
      <w:pPr>
        <w:rPr>
          <w:ins w:id="727" w:author="sion" w:date="2013-09-19T16:48:00Z"/>
        </w:rPr>
      </w:pPr>
      <w:r>
        <w:t xml:space="preserve">També serà necessari baixar la versió 3.3.1 del jBPM de la URL </w:t>
      </w:r>
      <w:ins w:id="728" w:author="sion" w:date="2013-09-19T16:40:00Z">
        <w:r w:rsidR="0068188A">
          <w:t xml:space="preserve"> </w:t>
        </w:r>
      </w:ins>
      <w:ins w:id="729" w:author="sion" w:date="2013-09-19T16:43:00Z">
        <w:r w:rsidR="000D0864">
          <w:fldChar w:fldCharType="begin"/>
        </w:r>
        <w:r w:rsidR="0068188A">
          <w:instrText xml:space="preserve"> HYPERLINK "</w:instrText>
        </w:r>
      </w:ins>
      <w:ins w:id="730" w:author="sion" w:date="2013-09-19T16:40:00Z">
        <w:r w:rsidR="000D0864" w:rsidRPr="000D0864">
          <w:rPr>
            <w:rPrChange w:id="731" w:author="sion" w:date="2013-09-19T16:43:00Z">
              <w:rPr>
                <w:rStyle w:val="Enlla"/>
              </w:rPr>
            </w:rPrChange>
          </w:rPr>
          <w:instrText>http://sourceforge.net/projects/jbpm/files/jBPM</w:instrText>
        </w:r>
      </w:ins>
      <w:ins w:id="732" w:author="sion" w:date="2013-09-19T16:42:00Z">
        <w:r w:rsidR="000D0864" w:rsidRPr="000D0864">
          <w:rPr>
            <w:rPrChange w:id="733" w:author="sion" w:date="2013-09-19T16:43:00Z">
              <w:rPr>
                <w:rStyle w:val="Enlla"/>
              </w:rPr>
            </w:rPrChange>
          </w:rPr>
          <w:instrText xml:space="preserve"> </w:instrText>
        </w:r>
      </w:ins>
      <w:ins w:id="734" w:author="sion" w:date="2013-09-19T16:40:00Z">
        <w:r w:rsidR="000D0864" w:rsidRPr="000D0864">
          <w:rPr>
            <w:rPrChange w:id="735" w:author="sion" w:date="2013-09-19T16:43:00Z">
              <w:rPr>
                <w:rStyle w:val="Enlla"/>
              </w:rPr>
            </w:rPrChange>
          </w:rPr>
          <w:instrText>3/jbpm-jpdl-3.3.1.GA/jbpm-installer-3.3.1.GA.jar/download</w:instrText>
        </w:r>
      </w:ins>
      <w:ins w:id="736" w:author="sion" w:date="2013-09-19T16:43:00Z">
        <w:r w:rsidR="0068188A">
          <w:instrText xml:space="preserve">" </w:instrText>
        </w:r>
        <w:r w:rsidR="000D0864">
          <w:fldChar w:fldCharType="separate"/>
        </w:r>
      </w:ins>
      <w:ins w:id="737" w:author="sion" w:date="2013-09-19T16:40:00Z">
        <w:r w:rsidR="00936CAB">
          <w:rPr>
            <w:rStyle w:val="Enlla"/>
          </w:rPr>
          <w:t>http://sourceforge.net/projects/jbpm/files/jBPM</w:t>
        </w:r>
      </w:ins>
      <w:ins w:id="738" w:author="sion" w:date="2013-09-19T16:42:00Z">
        <w:r w:rsidR="00936CAB">
          <w:rPr>
            <w:rStyle w:val="Enlla"/>
          </w:rPr>
          <w:t xml:space="preserve"> </w:t>
        </w:r>
      </w:ins>
      <w:ins w:id="739" w:author="sion" w:date="2013-09-19T16:40:00Z">
        <w:r w:rsidR="00936CAB">
          <w:rPr>
            <w:rStyle w:val="Enlla"/>
          </w:rPr>
          <w:t>3/jbpm-jpdl-3.3.1.GA/jbpm-installer-3.3.1.GA.jar/download</w:t>
        </w:r>
      </w:ins>
      <w:ins w:id="740" w:author="sion" w:date="2013-09-19T16:43:00Z">
        <w:r w:rsidR="000D0864">
          <w:fldChar w:fldCharType="end"/>
        </w:r>
      </w:ins>
      <w:del w:id="741" w:author="sion" w:date="2013-09-19T16:40:00Z">
        <w:r w:rsidR="000D0864" w:rsidDel="0068188A">
          <w:fldChar w:fldCharType="begin"/>
        </w:r>
      </w:del>
      <w:del w:id="742" w:author="sion" w:date="2013-09-19T14:13:00Z">
        <w:r w:rsidR="007A5B81" w:rsidDel="00C7142A">
          <w:delInstrText>HYPERLINK "http://www.jboss.org/jbossjbpm/jbpm_downloads/"</w:delInstrText>
        </w:r>
      </w:del>
      <w:del w:id="743" w:author="sion" w:date="2013-09-19T16:40:00Z">
        <w:r w:rsidR="000D0864" w:rsidDel="0068188A">
          <w:fldChar w:fldCharType="separate"/>
        </w:r>
        <w:r w:rsidDel="0068188A">
          <w:rPr>
            <w:rStyle w:val="Enlla"/>
          </w:rPr>
          <w:delText>http://www.jboss.org/jbossjbpm/jbpm_downloads/</w:delText>
        </w:r>
        <w:r w:rsidR="000D0864" w:rsidDel="0068188A">
          <w:fldChar w:fldCharType="end"/>
        </w:r>
      </w:del>
      <w:del w:id="744" w:author="sion" w:date="2013-09-19T16:58:00Z">
        <w:r w:rsidDel="008412C6">
          <w:delText>.</w:delText>
        </w:r>
      </w:del>
      <w:r>
        <w:t xml:space="preserve"> </w:t>
      </w:r>
      <w:ins w:id="745" w:author="sion" w:date="2013-09-19T16:58:00Z">
        <w:r w:rsidR="008412C6">
          <w:br/>
        </w:r>
      </w:ins>
      <w:r>
        <w:t>Una vegada baixat s'ha d</w:t>
      </w:r>
      <w:ins w:id="746" w:author="sion" w:date="2013-09-19T16:42:00Z">
        <w:r w:rsidR="0068188A">
          <w:t>’</w:t>
        </w:r>
      </w:ins>
      <w:r>
        <w:t>e</w:t>
      </w:r>
      <w:ins w:id="747" w:author="sion" w:date="2013-09-19T16:42:00Z">
        <w:r w:rsidR="0068188A">
          <w:t xml:space="preserve">xecutar des de la consola amb la comanda </w:t>
        </w:r>
      </w:ins>
      <w:ins w:id="748" w:author="sion" w:date="2013-09-19T16:44:00Z">
        <w:r w:rsidR="0068188A" w:rsidRPr="0068188A">
          <w:t>java -jar jbpm-installer-3.3.1.GA.jar</w:t>
        </w:r>
      </w:ins>
      <w:ins w:id="749" w:author="sion" w:date="2013-09-19T16:48:00Z">
        <w:r w:rsidR="0068188A">
          <w:t>.</w:t>
        </w:r>
      </w:ins>
      <w:ins w:id="750" w:author="sion" w:date="2013-09-19T16:44:00Z">
        <w:r w:rsidR="0068188A">
          <w:t xml:space="preserve"> </w:t>
        </w:r>
      </w:ins>
    </w:p>
    <w:p w:rsidR="000415FD" w:rsidRDefault="0068188A" w:rsidP="000415FD">
      <w:pPr>
        <w:rPr>
          <w:ins w:id="751" w:author="sion" w:date="2013-09-19T16:45:00Z"/>
        </w:rPr>
      </w:pPr>
      <w:ins w:id="752" w:author="sion" w:date="2013-09-19T16:48:00Z">
        <w:r>
          <w:t xml:space="preserve">Serà necessari indicar el directori on es vol instal·lar el Jbpm (veure </w:t>
        </w:r>
      </w:ins>
      <w:ins w:id="753" w:author="sion" w:date="2013-09-19T16:49:00Z">
        <w:r w:rsidR="000D0864">
          <w:fldChar w:fldCharType="begin"/>
        </w:r>
        <w:r>
          <w:instrText xml:space="preserve"> REF _Ref367372709 \h </w:instrText>
        </w:r>
      </w:ins>
      <w:r w:rsidR="000D0864">
        <w:fldChar w:fldCharType="separate"/>
      </w:r>
      <w:ins w:id="754" w:author="paulac" w:date="2013-10-10T13:09:00Z">
        <w:r w:rsidR="00EF3840">
          <w:t xml:space="preserve">Figura </w:t>
        </w:r>
        <w:r w:rsidR="00EF3840">
          <w:rPr>
            <w:noProof/>
          </w:rPr>
          <w:t>2</w:t>
        </w:r>
      </w:ins>
      <w:ins w:id="755" w:author="sion" w:date="2013-09-19T16:49:00Z">
        <w:r w:rsidR="000D0864">
          <w:fldChar w:fldCharType="end"/>
        </w:r>
        <w:r>
          <w:t>)</w:t>
        </w:r>
      </w:ins>
      <w:ins w:id="756" w:author="sion" w:date="2013-09-19T16:50:00Z">
        <w:r>
          <w:t xml:space="preserve">, i seleccionar únicament el paquet jBPM3 Standalone (veure </w:t>
        </w:r>
      </w:ins>
      <w:ins w:id="757" w:author="sion" w:date="2013-09-19T16:51:00Z">
        <w:r w:rsidR="000D0864">
          <w:fldChar w:fldCharType="begin"/>
        </w:r>
        <w:r w:rsidR="008412C6">
          <w:instrText xml:space="preserve"> REF _Ref367372845 \h </w:instrText>
        </w:r>
      </w:ins>
      <w:r w:rsidR="000D0864">
        <w:fldChar w:fldCharType="separate"/>
      </w:r>
      <w:ins w:id="758" w:author="paulac" w:date="2013-10-10T13:09:00Z">
        <w:r w:rsidR="00EF3840">
          <w:t xml:space="preserve">Figura </w:t>
        </w:r>
        <w:r w:rsidR="00EF3840">
          <w:rPr>
            <w:noProof/>
          </w:rPr>
          <w:t>3</w:t>
        </w:r>
      </w:ins>
      <w:ins w:id="759" w:author="sion" w:date="2013-09-19T16:51:00Z">
        <w:r w:rsidR="000D0864">
          <w:fldChar w:fldCharType="end"/>
        </w:r>
      </w:ins>
      <w:ins w:id="760" w:author="sion" w:date="2013-09-19T16:50:00Z">
        <w:r>
          <w:t>)</w:t>
        </w:r>
      </w:ins>
      <w:del w:id="761" w:author="sion" w:date="2013-09-19T16:44:00Z">
        <w:r w:rsidR="000415FD" w:rsidDel="0068188A">
          <w:delText xml:space="preserve"> </w:delText>
        </w:r>
      </w:del>
      <w:del w:id="762" w:author="sion" w:date="2013-09-19T16:50:00Z">
        <w:r w:rsidR="000415FD" w:rsidDel="0068188A">
          <w:delText>descomprimir a dins algun directori</w:delText>
        </w:r>
      </w:del>
      <w:r w:rsidR="000415FD">
        <w:t>.</w:t>
      </w:r>
    </w:p>
    <w:p w:rsidR="00E21426" w:rsidRDefault="00E21426">
      <w:pPr>
        <w:keepNext/>
        <w:jc w:val="center"/>
        <w:rPr>
          <w:ins w:id="763" w:author="sion" w:date="2013-09-19T16:48:00Z"/>
        </w:rPr>
        <w:pPrChange w:id="764" w:author="sion" w:date="2013-09-19T16:48:00Z">
          <w:pPr>
            <w:jc w:val="center"/>
          </w:pPr>
        </w:pPrChange>
      </w:pPr>
      <w:ins w:id="765" w:author="sion" w:date="2013-09-19T16:46:00Z">
        <w:r>
          <w:rPr>
            <w:noProof/>
            <w:lang w:val="es-ES" w:eastAsia="es-ES"/>
            <w:rPrChange w:id="766" w:author="Unknown">
              <w:rPr>
                <w:noProof/>
                <w:color w:val="0000FF" w:themeColor="hyperlink"/>
                <w:u w:val="single"/>
                <w:lang w:val="es-ES" w:eastAsia="es-ES"/>
              </w:rPr>
            </w:rPrChange>
          </w:rPr>
          <w:lastRenderedPageBreak/>
          <w:drawing>
            <wp:inline distT="0" distB="0" distL="0" distR="0">
              <wp:extent cx="3888000" cy="2853717"/>
              <wp:effectExtent l="190500" t="152400" r="169650" b="137133"/>
              <wp:docPr id="3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srcRect/>
                      <a:stretch>
                        <a:fillRect/>
                      </a:stretch>
                    </pic:blipFill>
                    <pic:spPr bwMode="auto">
                      <a:xfrm>
                        <a:off x="0" y="0"/>
                        <a:ext cx="3888000" cy="2853717"/>
                      </a:xfrm>
                      <a:prstGeom prst="rect">
                        <a:avLst/>
                      </a:prstGeom>
                      <a:ln>
                        <a:noFill/>
                      </a:ln>
                      <a:effectLst>
                        <a:outerShdw blurRad="190500" algn="tl" rotWithShape="0">
                          <a:srgbClr val="000000">
                            <a:alpha val="70000"/>
                          </a:srgbClr>
                        </a:outerShdw>
                      </a:effectLst>
                    </pic:spPr>
                  </pic:pic>
                </a:graphicData>
              </a:graphic>
            </wp:inline>
          </w:drawing>
        </w:r>
      </w:ins>
    </w:p>
    <w:p w:rsidR="00E21426" w:rsidRDefault="0068188A">
      <w:pPr>
        <w:pStyle w:val="Llegenda"/>
        <w:rPr>
          <w:ins w:id="767" w:author="sion" w:date="2013-09-19T16:46:00Z"/>
        </w:rPr>
        <w:pPrChange w:id="768" w:author="sion" w:date="2013-09-19T16:48:00Z">
          <w:pPr/>
        </w:pPrChange>
      </w:pPr>
      <w:bookmarkStart w:id="769" w:name="_Ref367372709"/>
      <w:bookmarkStart w:id="770" w:name="_Ref367372705"/>
      <w:ins w:id="771" w:author="sion" w:date="2013-09-19T16:48:00Z">
        <w:r>
          <w:t xml:space="preserve">Figura </w:t>
        </w:r>
        <w:r w:rsidR="000D0864">
          <w:fldChar w:fldCharType="begin"/>
        </w:r>
        <w:r>
          <w:instrText xml:space="preserve"> SEQ Figura \* ARABIC </w:instrText>
        </w:r>
      </w:ins>
      <w:r w:rsidR="000D0864">
        <w:fldChar w:fldCharType="separate"/>
      </w:r>
      <w:ins w:id="772" w:author="paulac" w:date="2013-10-10T13:09:00Z">
        <w:r w:rsidR="00EF3840">
          <w:rPr>
            <w:noProof/>
          </w:rPr>
          <w:t>2</w:t>
        </w:r>
      </w:ins>
      <w:ins w:id="773" w:author="sion" w:date="2013-09-19T16:48:00Z">
        <w:r w:rsidR="000D0864">
          <w:fldChar w:fldCharType="end"/>
        </w:r>
      </w:ins>
      <w:bookmarkEnd w:id="769"/>
      <w:ins w:id="774" w:author="sion" w:date="2013-09-19T16:49:00Z">
        <w:r>
          <w:t>. Directori d’instal·lació del j</w:t>
        </w:r>
      </w:ins>
      <w:bookmarkEnd w:id="770"/>
      <w:ins w:id="775" w:author="sion" w:date="2013-09-19T16:51:00Z">
        <w:r>
          <w:t>BPM.</w:t>
        </w:r>
      </w:ins>
    </w:p>
    <w:p w:rsidR="00E21426" w:rsidRDefault="00E21426">
      <w:pPr>
        <w:keepNext/>
        <w:jc w:val="center"/>
        <w:rPr>
          <w:ins w:id="776" w:author="sion" w:date="2013-09-19T16:50:00Z"/>
        </w:rPr>
        <w:pPrChange w:id="777" w:author="sion" w:date="2013-09-19T16:50:00Z">
          <w:pPr>
            <w:jc w:val="center"/>
          </w:pPr>
        </w:pPrChange>
      </w:pPr>
      <w:ins w:id="778" w:author="sion" w:date="2013-09-19T16:47:00Z">
        <w:r>
          <w:rPr>
            <w:noProof/>
            <w:lang w:val="es-ES" w:eastAsia="es-ES"/>
            <w:rPrChange w:id="779" w:author="Unknown">
              <w:rPr>
                <w:noProof/>
                <w:color w:val="0000FF" w:themeColor="hyperlink"/>
                <w:u w:val="single"/>
                <w:lang w:val="es-ES" w:eastAsia="es-ES"/>
              </w:rPr>
            </w:rPrChange>
          </w:rPr>
          <w:drawing>
            <wp:inline distT="0" distB="0" distL="0" distR="0">
              <wp:extent cx="3888000" cy="2852684"/>
              <wp:effectExtent l="190500" t="152400" r="169650" b="138166"/>
              <wp:docPr id="3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srcRect/>
                      <a:stretch>
                        <a:fillRect/>
                      </a:stretch>
                    </pic:blipFill>
                    <pic:spPr bwMode="auto">
                      <a:xfrm>
                        <a:off x="0" y="0"/>
                        <a:ext cx="3888000" cy="2852684"/>
                      </a:xfrm>
                      <a:prstGeom prst="rect">
                        <a:avLst/>
                      </a:prstGeom>
                      <a:ln>
                        <a:noFill/>
                      </a:ln>
                      <a:effectLst>
                        <a:outerShdw blurRad="190500" algn="tl" rotWithShape="0">
                          <a:srgbClr val="000000">
                            <a:alpha val="70000"/>
                          </a:srgbClr>
                        </a:outerShdw>
                      </a:effectLst>
                    </pic:spPr>
                  </pic:pic>
                </a:graphicData>
              </a:graphic>
            </wp:inline>
          </w:drawing>
        </w:r>
      </w:ins>
    </w:p>
    <w:p w:rsidR="00E21426" w:rsidRDefault="0068188A">
      <w:pPr>
        <w:pStyle w:val="Llegenda"/>
        <w:rPr>
          <w:ins w:id="780" w:author="sion" w:date="2013-09-19T16:46:00Z"/>
        </w:rPr>
        <w:pPrChange w:id="781" w:author="sion" w:date="2013-09-19T16:50:00Z">
          <w:pPr/>
        </w:pPrChange>
      </w:pPr>
      <w:bookmarkStart w:id="782" w:name="_Ref367372845"/>
      <w:ins w:id="783" w:author="sion" w:date="2013-09-19T16:50:00Z">
        <w:r>
          <w:t xml:space="preserve">Figura </w:t>
        </w:r>
        <w:r w:rsidR="000D0864">
          <w:fldChar w:fldCharType="begin"/>
        </w:r>
        <w:r>
          <w:instrText xml:space="preserve"> SEQ Figura \* ARABIC </w:instrText>
        </w:r>
      </w:ins>
      <w:r w:rsidR="000D0864">
        <w:fldChar w:fldCharType="separate"/>
      </w:r>
      <w:ins w:id="784" w:author="paulac" w:date="2013-10-14T15:51:00Z">
        <w:r w:rsidR="006651CA">
          <w:rPr>
            <w:noProof/>
          </w:rPr>
          <w:t>3</w:t>
        </w:r>
      </w:ins>
      <w:ins w:id="785" w:author="sion" w:date="2013-09-19T16:50:00Z">
        <w:r w:rsidR="000D0864">
          <w:fldChar w:fldCharType="end"/>
        </w:r>
        <w:bookmarkEnd w:id="782"/>
        <w:r>
          <w:t>. Selecció de paquets</w:t>
        </w:r>
      </w:ins>
      <w:ins w:id="786" w:author="sion" w:date="2013-09-19T16:51:00Z">
        <w:r>
          <w:t xml:space="preserve"> jBPM.</w:t>
        </w:r>
      </w:ins>
    </w:p>
    <w:p w:rsidR="00E21426" w:rsidRDefault="00E21426">
      <w:pPr>
        <w:jc w:val="center"/>
        <w:pPrChange w:id="787" w:author="sion" w:date="2013-09-19T16:45:00Z">
          <w:pPr/>
        </w:pPrChange>
      </w:pPr>
    </w:p>
    <w:p w:rsidR="000415FD" w:rsidRDefault="000415FD" w:rsidP="000415FD">
      <w:pPr>
        <w:rPr>
          <w:ins w:id="788" w:author="sion" w:date="2013-09-19T16:54:00Z"/>
        </w:rPr>
      </w:pPr>
      <w:del w:id="789" w:author="sion" w:date="2013-09-19T16:52:00Z">
        <w:r w:rsidDel="008412C6">
          <w:delText xml:space="preserve">Després </w:delText>
        </w:r>
      </w:del>
      <w:ins w:id="790" w:author="sion" w:date="2013-09-19T16:52:00Z">
        <w:r w:rsidR="008412C6">
          <w:t xml:space="preserve">Un cop instal·lat, </w:t>
        </w:r>
      </w:ins>
      <w:r>
        <w:t xml:space="preserve">ja es pot iniciar l'Eclipse i configurar el plugin anant a Window&gt;Preferences&gt;JBoss jBPM&gt;Runtime Locations i donar d'alta la versió 3.3.1 del jBPM que ens acabem de </w:t>
      </w:r>
      <w:del w:id="791" w:author="sion" w:date="2013-09-19T17:40:00Z">
        <w:r w:rsidDel="00C376C8">
          <w:delText>descarregar</w:delText>
        </w:r>
      </w:del>
      <w:ins w:id="792" w:author="sion" w:date="2013-09-19T17:40:00Z">
        <w:r w:rsidR="00C376C8">
          <w:t xml:space="preserve">instal·lar </w:t>
        </w:r>
      </w:ins>
      <w:ins w:id="793" w:author="sion" w:date="2013-09-19T16:52:00Z">
        <w:r w:rsidR="008412C6">
          <w:t xml:space="preserve">(veure </w:t>
        </w:r>
      </w:ins>
      <w:ins w:id="794" w:author="sion" w:date="2013-09-19T16:55:00Z">
        <w:r w:rsidR="000D0864">
          <w:fldChar w:fldCharType="begin"/>
        </w:r>
        <w:r w:rsidR="008412C6">
          <w:instrText xml:space="preserve"> REF _Ref367373037 \h </w:instrText>
        </w:r>
      </w:ins>
      <w:r w:rsidR="000D0864">
        <w:fldChar w:fldCharType="separate"/>
      </w:r>
      <w:ins w:id="795" w:author="paulac" w:date="2013-10-10T13:09:00Z">
        <w:r w:rsidR="00EF3840">
          <w:t xml:space="preserve">Figura </w:t>
        </w:r>
        <w:r w:rsidR="00EF3840">
          <w:rPr>
            <w:noProof/>
          </w:rPr>
          <w:t>4</w:t>
        </w:r>
      </w:ins>
      <w:ins w:id="796" w:author="sion" w:date="2013-09-19T16:55:00Z">
        <w:r w:rsidR="000D0864">
          <w:fldChar w:fldCharType="end"/>
        </w:r>
      </w:ins>
      <w:ins w:id="797" w:author="sion" w:date="2013-09-19T16:52:00Z">
        <w:r w:rsidR="008412C6">
          <w:t>)</w:t>
        </w:r>
      </w:ins>
      <w:r>
        <w:t>.</w:t>
      </w:r>
    </w:p>
    <w:p w:rsidR="00E21426" w:rsidRDefault="00E21426">
      <w:pPr>
        <w:keepNext/>
        <w:jc w:val="center"/>
        <w:rPr>
          <w:ins w:id="798" w:author="sion" w:date="2013-09-19T16:54:00Z"/>
        </w:rPr>
        <w:pPrChange w:id="799" w:author="sion" w:date="2013-09-19T16:54:00Z">
          <w:pPr>
            <w:jc w:val="center"/>
          </w:pPr>
        </w:pPrChange>
      </w:pPr>
      <w:ins w:id="800" w:author="sion" w:date="2013-09-19T16:54:00Z">
        <w:r>
          <w:rPr>
            <w:noProof/>
            <w:lang w:val="es-ES" w:eastAsia="es-ES"/>
            <w:rPrChange w:id="801" w:author="Unknown">
              <w:rPr>
                <w:noProof/>
                <w:color w:val="0000FF" w:themeColor="hyperlink"/>
                <w:u w:val="single"/>
                <w:lang w:val="es-ES" w:eastAsia="es-ES"/>
              </w:rPr>
            </w:rPrChange>
          </w:rPr>
          <w:lastRenderedPageBreak/>
          <w:drawing>
            <wp:inline distT="0" distB="0" distL="0" distR="0">
              <wp:extent cx="5400040" cy="2131407"/>
              <wp:effectExtent l="190500" t="152400" r="162560" b="135543"/>
              <wp:docPr id="33"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srcRect/>
                      <a:stretch>
                        <a:fillRect/>
                      </a:stretch>
                    </pic:blipFill>
                    <pic:spPr bwMode="auto">
                      <a:xfrm>
                        <a:off x="0" y="0"/>
                        <a:ext cx="5400040" cy="2131407"/>
                      </a:xfrm>
                      <a:prstGeom prst="rect">
                        <a:avLst/>
                      </a:prstGeom>
                      <a:ln>
                        <a:noFill/>
                      </a:ln>
                      <a:effectLst>
                        <a:outerShdw blurRad="190500" algn="tl" rotWithShape="0">
                          <a:srgbClr val="000000">
                            <a:alpha val="70000"/>
                          </a:srgbClr>
                        </a:outerShdw>
                      </a:effectLst>
                    </pic:spPr>
                  </pic:pic>
                </a:graphicData>
              </a:graphic>
            </wp:inline>
          </w:drawing>
        </w:r>
      </w:ins>
    </w:p>
    <w:p w:rsidR="00E21426" w:rsidRDefault="008412C6">
      <w:pPr>
        <w:pStyle w:val="Llegenda"/>
        <w:pPrChange w:id="802" w:author="sion" w:date="2013-09-19T16:54:00Z">
          <w:pPr/>
        </w:pPrChange>
      </w:pPr>
      <w:bookmarkStart w:id="803" w:name="_Ref367373037"/>
      <w:ins w:id="804" w:author="sion" w:date="2013-09-19T16:54:00Z">
        <w:r>
          <w:t xml:space="preserve">Figura </w:t>
        </w:r>
        <w:r w:rsidR="000D0864">
          <w:fldChar w:fldCharType="begin"/>
        </w:r>
        <w:r>
          <w:instrText xml:space="preserve"> SEQ Figura \* ARABIC </w:instrText>
        </w:r>
      </w:ins>
      <w:r w:rsidR="000D0864">
        <w:fldChar w:fldCharType="separate"/>
      </w:r>
      <w:ins w:id="805" w:author="paulac" w:date="2013-10-10T13:09:00Z">
        <w:r w:rsidR="00EF3840">
          <w:rPr>
            <w:noProof/>
          </w:rPr>
          <w:t>4</w:t>
        </w:r>
      </w:ins>
      <w:ins w:id="806" w:author="sion" w:date="2013-09-19T16:54:00Z">
        <w:r w:rsidR="000D0864">
          <w:fldChar w:fldCharType="end"/>
        </w:r>
        <w:bookmarkEnd w:id="803"/>
        <w:r>
          <w:t>. Configuració jBPM en Eclipse.</w:t>
        </w:r>
      </w:ins>
    </w:p>
    <w:p w:rsidR="000415FD" w:rsidRDefault="000415FD" w:rsidP="000415FD">
      <w:r>
        <w:t>Així el plugin quedarà llest per començar a dissenyar fluxgrames.</w:t>
      </w:r>
    </w:p>
    <w:p w:rsidR="009952BC" w:rsidRDefault="00BF19C4" w:rsidP="00BF19C4">
      <w:pPr>
        <w:pStyle w:val="Ttol2"/>
      </w:pPr>
      <w:bookmarkStart w:id="807" w:name="_Toc369592808"/>
      <w:r>
        <w:t>Creació d’un nou projecte</w:t>
      </w:r>
      <w:r w:rsidR="00FA713C">
        <w:t xml:space="preserve"> jBPM</w:t>
      </w:r>
      <w:bookmarkEnd w:id="807"/>
    </w:p>
    <w:p w:rsidR="00BF19C4" w:rsidRPr="002B49E5" w:rsidRDefault="00BF19C4" w:rsidP="002B49E5">
      <w:bookmarkStart w:id="808" w:name="_Toc259535106"/>
      <w:r>
        <w:t xml:space="preserve">Per a crear un nou projecte emprant l'assistent de creació de projectes s'ha d'anar a </w:t>
      </w:r>
      <w:r>
        <w:rPr>
          <w:i/>
          <w:iCs/>
        </w:rPr>
        <w:t>File</w:t>
      </w:r>
      <w:r>
        <w:t xml:space="preserve"> &gt; </w:t>
      </w:r>
      <w:r>
        <w:rPr>
          <w:i/>
          <w:iCs/>
        </w:rPr>
        <w:t>New Project</w:t>
      </w:r>
      <w:r>
        <w:t xml:space="preserve"> i a dins la finestra seleccionar </w:t>
      </w:r>
      <w:r>
        <w:rPr>
          <w:i/>
          <w:iCs/>
        </w:rPr>
        <w:t xml:space="preserve">jBoss jBPM </w:t>
      </w:r>
      <w:r>
        <w:t xml:space="preserve">&gt; </w:t>
      </w:r>
      <w:r>
        <w:rPr>
          <w:i/>
          <w:iCs/>
        </w:rPr>
        <w:t xml:space="preserve">Process Project </w:t>
      </w:r>
      <w:r>
        <w:rPr>
          <w:iCs/>
        </w:rPr>
        <w:t>(Veure</w:t>
      </w:r>
      <w:r w:rsidR="00253C93">
        <w:rPr>
          <w:iCs/>
        </w:rPr>
        <w:t xml:space="preserve"> </w:t>
      </w:r>
      <w:ins w:id="809" w:author="sion" w:date="2013-09-19T17:41:00Z">
        <w:r w:rsidR="000D0864">
          <w:rPr>
            <w:iCs/>
          </w:rPr>
          <w:fldChar w:fldCharType="begin"/>
        </w:r>
        <w:r w:rsidR="00C376C8">
          <w:rPr>
            <w:iCs/>
          </w:rPr>
          <w:instrText xml:space="preserve"> REF _Ref259700335 \h </w:instrText>
        </w:r>
      </w:ins>
      <w:r w:rsidR="000D0864">
        <w:rPr>
          <w:iCs/>
        </w:rPr>
      </w:r>
      <w:r w:rsidR="000D0864">
        <w:rPr>
          <w:iCs/>
        </w:rPr>
        <w:fldChar w:fldCharType="end"/>
      </w:r>
      <w:fldSimple w:instr=" REF _Ref259700335 \h  \* MERGEFORMAT ">
        <w:ins w:id="810" w:author="paulac" w:date="2013-10-10T13:09:00Z">
          <w:r w:rsidR="000D0864" w:rsidRPr="000D0864">
            <w:rPr>
              <w:i/>
              <w:rPrChange w:id="811" w:author="paulac" w:date="2013-10-10T13:09:00Z">
                <w:rPr>
                  <w:color w:val="0000FF" w:themeColor="hyperlink"/>
                  <w:u w:val="single"/>
                </w:rPr>
              </w:rPrChange>
            </w:rPr>
            <w:t xml:space="preserve">Figura </w:t>
          </w:r>
          <w:r w:rsidR="000D0864" w:rsidRPr="000D0864">
            <w:rPr>
              <w:i/>
              <w:noProof/>
              <w:rPrChange w:id="812" w:author="paulac" w:date="2013-10-10T13:09:00Z">
                <w:rPr>
                  <w:noProof/>
                  <w:color w:val="0000FF" w:themeColor="hyperlink"/>
                  <w:u w:val="single"/>
                </w:rPr>
              </w:rPrChange>
            </w:rPr>
            <w:t>5</w:t>
          </w:r>
        </w:ins>
        <w:del w:id="813" w:author="paulac" w:date="2013-10-10T13:09:00Z">
          <w:r w:rsidR="00C6521E" w:rsidRPr="00C6521E" w:rsidDel="00EF3840">
            <w:rPr>
              <w:i/>
            </w:rPr>
            <w:delText xml:space="preserve">Figura </w:delText>
          </w:r>
          <w:r w:rsidR="00C6521E" w:rsidRPr="00C6521E" w:rsidDel="00EF3840">
            <w:rPr>
              <w:i/>
              <w:noProof/>
            </w:rPr>
            <w:delText>2</w:delText>
          </w:r>
        </w:del>
      </w:fldSimple>
      <w:r w:rsidRPr="00253C93">
        <w:rPr>
          <w:iCs/>
        </w:rPr>
        <w:t>)</w:t>
      </w:r>
      <w:r>
        <w:t>.</w:t>
      </w:r>
      <w:r w:rsidR="002B49E5">
        <w:t xml:space="preserve"> Cal destacar que normalment, iniciarem un projecte per a cada </w:t>
      </w:r>
      <w:r w:rsidR="002B49E5">
        <w:rPr>
          <w:b/>
        </w:rPr>
        <w:t xml:space="preserve">tipus d’expedient </w:t>
      </w:r>
      <w:r w:rsidR="002B49E5">
        <w:t xml:space="preserve">que necessitem. Així, dins aquest projecte hi haurà tots els fluxos necessaris que conformaran, en principi, un </w:t>
      </w:r>
      <w:r w:rsidR="002B49E5">
        <w:rPr>
          <w:b/>
        </w:rPr>
        <w:t>tipus d’expedient</w:t>
      </w:r>
      <w:r w:rsidR="002B49E5">
        <w:t>.</w:t>
      </w:r>
    </w:p>
    <w:p w:rsidR="00530999" w:rsidRDefault="00E21426" w:rsidP="00530999">
      <w:pPr>
        <w:keepNext/>
        <w:jc w:val="center"/>
      </w:pPr>
      <w:del w:id="814" w:author="sion" w:date="2013-09-19T17:00:00Z">
        <w:r>
          <w:rPr>
            <w:noProof/>
            <w:lang w:val="es-ES" w:eastAsia="es-ES"/>
            <w:rPrChange w:id="815" w:author="Unknown">
              <w:rPr>
                <w:noProof/>
                <w:color w:val="0000FF" w:themeColor="hyperlink"/>
                <w:u w:val="single"/>
                <w:lang w:val="es-ES" w:eastAsia="es-ES"/>
              </w:rPr>
            </w:rPrChange>
          </w:rPr>
          <w:drawing>
            <wp:inline distT="0" distB="0" distL="0" distR="0">
              <wp:extent cx="4000500" cy="3810000"/>
              <wp:effectExtent l="19050" t="0" r="0" b="0"/>
              <wp:docPr id="12"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srcRect/>
                      <a:stretch>
                        <a:fillRect/>
                      </a:stretch>
                    </pic:blipFill>
                    <pic:spPr bwMode="auto">
                      <a:xfrm>
                        <a:off x="0" y="0"/>
                        <a:ext cx="4000500" cy="3810000"/>
                      </a:xfrm>
                      <a:prstGeom prst="rect">
                        <a:avLst/>
                      </a:prstGeom>
                      <a:noFill/>
                      <a:ln w="9525">
                        <a:noFill/>
                        <a:miter lim="800000"/>
                        <a:headEnd/>
                        <a:tailEnd/>
                      </a:ln>
                    </pic:spPr>
                  </pic:pic>
                </a:graphicData>
              </a:graphic>
            </wp:inline>
          </w:drawing>
        </w:r>
      </w:del>
      <w:ins w:id="816" w:author="sion" w:date="2013-09-19T17:00:00Z">
        <w:r>
          <w:rPr>
            <w:noProof/>
            <w:lang w:val="es-ES" w:eastAsia="es-ES"/>
            <w:rPrChange w:id="817" w:author="Unknown">
              <w:rPr>
                <w:noProof/>
                <w:color w:val="0000FF" w:themeColor="hyperlink"/>
                <w:u w:val="single"/>
                <w:lang w:val="es-ES" w:eastAsia="es-ES"/>
              </w:rPr>
            </w:rPrChange>
          </w:rPr>
          <w:drawing>
            <wp:inline distT="0" distB="0" distL="0" distR="0">
              <wp:extent cx="4140000" cy="3285814"/>
              <wp:effectExtent l="190500" t="152400" r="165300" b="124136"/>
              <wp:docPr id="34"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srcRect/>
                      <a:stretch>
                        <a:fillRect/>
                      </a:stretch>
                    </pic:blipFill>
                    <pic:spPr bwMode="auto">
                      <a:xfrm>
                        <a:off x="0" y="0"/>
                        <a:ext cx="4140000" cy="3285814"/>
                      </a:xfrm>
                      <a:prstGeom prst="rect">
                        <a:avLst/>
                      </a:prstGeom>
                      <a:ln>
                        <a:noFill/>
                      </a:ln>
                      <a:effectLst>
                        <a:outerShdw blurRad="190500" algn="tl" rotWithShape="0">
                          <a:srgbClr val="000000">
                            <a:alpha val="70000"/>
                          </a:srgbClr>
                        </a:outerShdw>
                      </a:effectLst>
                    </pic:spPr>
                  </pic:pic>
                </a:graphicData>
              </a:graphic>
            </wp:inline>
          </w:drawing>
        </w:r>
      </w:ins>
    </w:p>
    <w:p w:rsidR="00BF19C4" w:rsidRDefault="00530999" w:rsidP="009242E7">
      <w:pPr>
        <w:pStyle w:val="Llegenda"/>
      </w:pPr>
      <w:bookmarkStart w:id="818" w:name="_Ref259700335"/>
      <w:r>
        <w:t xml:space="preserve">Figura </w:t>
      </w:r>
      <w:fldSimple w:instr=" SEQ Figura \* ARABIC ">
        <w:ins w:id="819" w:author="paulac" w:date="2013-10-10T13:09:00Z">
          <w:r w:rsidR="00EF3840">
            <w:rPr>
              <w:noProof/>
            </w:rPr>
            <w:t>5</w:t>
          </w:r>
        </w:ins>
        <w:ins w:id="820" w:author="sion" w:date="2013-09-19T17:54:00Z">
          <w:del w:id="821" w:author="paulac" w:date="2013-10-10T13:09:00Z">
            <w:r w:rsidR="008D6167" w:rsidDel="00EF3840">
              <w:rPr>
                <w:noProof/>
              </w:rPr>
              <w:delText>5</w:delText>
            </w:r>
          </w:del>
        </w:ins>
        <w:del w:id="822" w:author="paulac" w:date="2013-10-10T13:09:00Z">
          <w:r w:rsidR="00C6521E" w:rsidDel="00EF3840">
            <w:rPr>
              <w:noProof/>
            </w:rPr>
            <w:delText>2</w:delText>
          </w:r>
        </w:del>
      </w:fldSimple>
      <w:bookmarkEnd w:id="818"/>
      <w:r>
        <w:t>. Creació d'un projecte jBPM</w:t>
      </w:r>
    </w:p>
    <w:p w:rsidR="00530999" w:rsidRDefault="00530999" w:rsidP="00530999">
      <w:r>
        <w:lastRenderedPageBreak/>
        <w:t xml:space="preserve">Si fem clic a damunt </w:t>
      </w:r>
      <w:r>
        <w:rPr>
          <w:i/>
          <w:iCs/>
        </w:rPr>
        <w:t>Next &gt;</w:t>
      </w:r>
      <w:r>
        <w:t xml:space="preserve"> sortirà la següent pantalla de l'assistent que ens demanarà el nom que volem per al projecte. Podem posar, per exemple, HellojBPM (Veure </w:t>
      </w:r>
      <w:fldSimple w:instr=" REF _Ref259700522 \h  \* MERGEFORMAT ">
        <w:ins w:id="823" w:author="paulac" w:date="2013-10-10T13:09:00Z">
          <w:r w:rsidR="000D0864" w:rsidRPr="000D0864">
            <w:rPr>
              <w:i/>
              <w:rPrChange w:id="824" w:author="paulac" w:date="2013-10-10T13:09:00Z">
                <w:rPr>
                  <w:color w:val="0000FF" w:themeColor="hyperlink"/>
                  <w:u w:val="single"/>
                </w:rPr>
              </w:rPrChange>
            </w:rPr>
            <w:t xml:space="preserve">Figura </w:t>
          </w:r>
          <w:r w:rsidR="000D0864" w:rsidRPr="000D0864">
            <w:rPr>
              <w:i/>
              <w:noProof/>
              <w:rPrChange w:id="825" w:author="paulac" w:date="2013-10-10T13:09:00Z">
                <w:rPr>
                  <w:noProof/>
                  <w:color w:val="0000FF" w:themeColor="hyperlink"/>
                  <w:u w:val="single"/>
                </w:rPr>
              </w:rPrChange>
            </w:rPr>
            <w:t>6</w:t>
          </w:r>
        </w:ins>
        <w:ins w:id="826" w:author="sion" w:date="2013-09-19T17:41:00Z">
          <w:del w:id="827" w:author="paulac" w:date="2013-10-10T13:09:00Z">
            <w:r w:rsidR="000D0864" w:rsidRPr="000D0864">
              <w:rPr>
                <w:i/>
                <w:rPrChange w:id="828" w:author="sion" w:date="2013-09-19T17:41:00Z">
                  <w:rPr>
                    <w:color w:val="0000FF" w:themeColor="hyperlink"/>
                    <w:u w:val="single"/>
                  </w:rPr>
                </w:rPrChange>
              </w:rPr>
              <w:delText xml:space="preserve">Figura </w:delText>
            </w:r>
            <w:r w:rsidR="000D0864" w:rsidRPr="000D0864">
              <w:rPr>
                <w:i/>
                <w:noProof/>
                <w:rPrChange w:id="829" w:author="sion" w:date="2013-09-19T17:41:00Z">
                  <w:rPr>
                    <w:noProof/>
                    <w:color w:val="0000FF" w:themeColor="hyperlink"/>
                    <w:u w:val="single"/>
                  </w:rPr>
                </w:rPrChange>
              </w:rPr>
              <w:delText>6</w:delText>
            </w:r>
          </w:del>
        </w:ins>
        <w:del w:id="830" w:author="paulac" w:date="2013-10-10T13:09:00Z">
          <w:r w:rsidR="00C6521E" w:rsidRPr="00C6521E" w:rsidDel="00EF3840">
            <w:rPr>
              <w:i/>
            </w:rPr>
            <w:delText xml:space="preserve">Figura </w:delText>
          </w:r>
          <w:r w:rsidR="00C6521E" w:rsidRPr="00C6521E" w:rsidDel="00EF3840">
            <w:rPr>
              <w:i/>
              <w:noProof/>
            </w:rPr>
            <w:delText>3</w:delText>
          </w:r>
        </w:del>
      </w:fldSimple>
      <w:r>
        <w:t>).</w:t>
      </w:r>
    </w:p>
    <w:p w:rsidR="00253C93" w:rsidRDefault="00E21426" w:rsidP="00253C93">
      <w:pPr>
        <w:keepNext/>
        <w:jc w:val="center"/>
      </w:pPr>
      <w:ins w:id="831" w:author="sion" w:date="2013-09-19T17:03:00Z">
        <w:r>
          <w:rPr>
            <w:noProof/>
            <w:lang w:val="es-ES" w:eastAsia="es-ES"/>
            <w:rPrChange w:id="832" w:author="Unknown">
              <w:rPr>
                <w:noProof/>
                <w:color w:val="0000FF" w:themeColor="hyperlink"/>
                <w:u w:val="single"/>
                <w:lang w:val="es-ES" w:eastAsia="es-ES"/>
              </w:rPr>
            </w:rPrChange>
          </w:rPr>
          <w:drawing>
            <wp:inline distT="0" distB="0" distL="0" distR="0">
              <wp:extent cx="4140000" cy="3194795"/>
              <wp:effectExtent l="19050" t="0" r="0" b="0"/>
              <wp:docPr id="3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srcRect/>
                      <a:stretch>
                        <a:fillRect/>
                      </a:stretch>
                    </pic:blipFill>
                    <pic:spPr bwMode="auto">
                      <a:xfrm>
                        <a:off x="0" y="0"/>
                        <a:ext cx="4140000" cy="3194795"/>
                      </a:xfrm>
                      <a:prstGeom prst="rect">
                        <a:avLst/>
                      </a:prstGeom>
                      <a:noFill/>
                      <a:ln w="9525">
                        <a:noFill/>
                        <a:miter lim="800000"/>
                        <a:headEnd/>
                        <a:tailEnd/>
                      </a:ln>
                    </pic:spPr>
                  </pic:pic>
                </a:graphicData>
              </a:graphic>
            </wp:inline>
          </w:drawing>
        </w:r>
      </w:ins>
      <w:del w:id="833" w:author="sion" w:date="2013-09-19T17:04:00Z">
        <w:r>
          <w:rPr>
            <w:noProof/>
            <w:lang w:val="es-ES" w:eastAsia="es-ES"/>
            <w:rPrChange w:id="834" w:author="Unknown">
              <w:rPr>
                <w:noProof/>
                <w:color w:val="0000FF" w:themeColor="hyperlink"/>
                <w:u w:val="single"/>
                <w:lang w:val="es-ES" w:eastAsia="es-ES"/>
              </w:rPr>
            </w:rPrChange>
          </w:rPr>
          <w:drawing>
            <wp:inline distT="0" distB="0" distL="0" distR="0">
              <wp:extent cx="4000500" cy="3810000"/>
              <wp:effectExtent l="19050" t="0" r="0" b="0"/>
              <wp:docPr id="1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srcRect/>
                      <a:stretch>
                        <a:fillRect/>
                      </a:stretch>
                    </pic:blipFill>
                    <pic:spPr bwMode="auto">
                      <a:xfrm>
                        <a:off x="0" y="0"/>
                        <a:ext cx="4000500" cy="3810000"/>
                      </a:xfrm>
                      <a:prstGeom prst="rect">
                        <a:avLst/>
                      </a:prstGeom>
                      <a:noFill/>
                      <a:ln w="9525">
                        <a:noFill/>
                        <a:miter lim="800000"/>
                        <a:headEnd/>
                        <a:tailEnd/>
                      </a:ln>
                    </pic:spPr>
                  </pic:pic>
                </a:graphicData>
              </a:graphic>
            </wp:inline>
          </w:drawing>
        </w:r>
      </w:del>
    </w:p>
    <w:p w:rsidR="00530999" w:rsidRDefault="00253C93" w:rsidP="009242E7">
      <w:pPr>
        <w:pStyle w:val="Llegenda"/>
      </w:pPr>
      <w:bookmarkStart w:id="835" w:name="_Ref259700522"/>
      <w:r>
        <w:t xml:space="preserve">Figura </w:t>
      </w:r>
      <w:fldSimple w:instr=" SEQ Figura \* ARABIC ">
        <w:ins w:id="836" w:author="paulac" w:date="2013-10-10T13:09:00Z">
          <w:r w:rsidR="00EF3840">
            <w:rPr>
              <w:noProof/>
            </w:rPr>
            <w:t>6</w:t>
          </w:r>
        </w:ins>
        <w:ins w:id="837" w:author="sion" w:date="2013-09-19T17:54:00Z">
          <w:del w:id="838" w:author="paulac" w:date="2013-10-10T13:09:00Z">
            <w:r w:rsidR="008D6167" w:rsidDel="00EF3840">
              <w:rPr>
                <w:noProof/>
              </w:rPr>
              <w:delText>6</w:delText>
            </w:r>
          </w:del>
        </w:ins>
        <w:del w:id="839" w:author="paulac" w:date="2013-10-10T13:09:00Z">
          <w:r w:rsidR="00C6521E" w:rsidDel="00EF3840">
            <w:rPr>
              <w:noProof/>
            </w:rPr>
            <w:delText>3</w:delText>
          </w:r>
        </w:del>
      </w:fldSimple>
      <w:bookmarkEnd w:id="835"/>
      <w:r>
        <w:t>. Pantalla de selecció de nom del projecte jBPM</w:t>
      </w:r>
    </w:p>
    <w:p w:rsidR="00530999" w:rsidRDefault="00530999" w:rsidP="00530999">
      <w:r>
        <w:t xml:space="preserve">Si feim click a damunt </w:t>
      </w:r>
      <w:r>
        <w:rPr>
          <w:i/>
          <w:iCs/>
        </w:rPr>
        <w:t>Finish</w:t>
      </w:r>
      <w:r>
        <w:t xml:space="preserve"> es crearà el nou projecte. L'assistent crea també quatre carpetes addicionals (Veure : una per a les definicions de procés (</w:t>
      </w:r>
      <w:r>
        <w:rPr>
          <w:rStyle w:val="mfasi"/>
        </w:rPr>
        <w:t xml:space="preserve"> src/main/jpdl </w:t>
      </w:r>
      <w:r>
        <w:t>), una per a les fonts Java (</w:t>
      </w:r>
      <w:r>
        <w:rPr>
          <w:rStyle w:val="mfasi"/>
        </w:rPr>
        <w:t xml:space="preserve"> src/main/java </w:t>
      </w:r>
      <w:r>
        <w:t>), una pels tests (</w:t>
      </w:r>
      <w:r>
        <w:rPr>
          <w:rStyle w:val="mfasi"/>
        </w:rPr>
        <w:t xml:space="preserve"> src/test/java </w:t>
      </w:r>
      <w:r>
        <w:t>) i una altra pels arxius de configuració del jBPM i de Hibernate. També es crea una variable al classpath amb les llibreries del jBPM</w:t>
      </w:r>
      <w:r w:rsidR="00873140">
        <w:t xml:space="preserve"> (Veure </w:t>
      </w:r>
      <w:fldSimple w:instr=" REF _Ref259700700 \h  \* MERGEFORMAT ">
        <w:ins w:id="840" w:author="paulac" w:date="2013-10-10T13:09:00Z">
          <w:r w:rsidR="000D0864" w:rsidRPr="000D0864">
            <w:rPr>
              <w:i/>
              <w:rPrChange w:id="841" w:author="paulac" w:date="2013-10-10T13:09:00Z">
                <w:rPr>
                  <w:color w:val="0000FF" w:themeColor="hyperlink"/>
                  <w:u w:val="single"/>
                </w:rPr>
              </w:rPrChange>
            </w:rPr>
            <w:t xml:space="preserve">Figura </w:t>
          </w:r>
          <w:r w:rsidR="000D0864" w:rsidRPr="000D0864">
            <w:rPr>
              <w:i/>
              <w:noProof/>
              <w:rPrChange w:id="842" w:author="paulac" w:date="2013-10-10T13:09:00Z">
                <w:rPr>
                  <w:noProof/>
                  <w:color w:val="0000FF" w:themeColor="hyperlink"/>
                  <w:u w:val="single"/>
                </w:rPr>
              </w:rPrChange>
            </w:rPr>
            <w:t>7</w:t>
          </w:r>
        </w:ins>
        <w:ins w:id="843" w:author="sion" w:date="2013-09-19T17:42:00Z">
          <w:del w:id="844" w:author="paulac" w:date="2013-10-10T13:09:00Z">
            <w:r w:rsidR="000D0864" w:rsidRPr="000D0864">
              <w:rPr>
                <w:i/>
                <w:rPrChange w:id="845" w:author="sion" w:date="2013-09-19T17:42:00Z">
                  <w:rPr>
                    <w:color w:val="0000FF" w:themeColor="hyperlink"/>
                    <w:u w:val="single"/>
                  </w:rPr>
                </w:rPrChange>
              </w:rPr>
              <w:delText xml:space="preserve">Figura </w:delText>
            </w:r>
            <w:r w:rsidR="000D0864" w:rsidRPr="000D0864">
              <w:rPr>
                <w:i/>
                <w:noProof/>
                <w:rPrChange w:id="846" w:author="sion" w:date="2013-09-19T17:42:00Z">
                  <w:rPr>
                    <w:noProof/>
                    <w:color w:val="0000FF" w:themeColor="hyperlink"/>
                    <w:u w:val="single"/>
                  </w:rPr>
                </w:rPrChange>
              </w:rPr>
              <w:delText>7</w:delText>
            </w:r>
          </w:del>
        </w:ins>
        <w:del w:id="847" w:author="paulac" w:date="2013-10-10T13:09:00Z">
          <w:r w:rsidR="00C6521E" w:rsidRPr="00C6521E" w:rsidDel="00EF3840">
            <w:rPr>
              <w:i/>
            </w:rPr>
            <w:delText xml:space="preserve">Figura </w:delText>
          </w:r>
          <w:r w:rsidR="00C6521E" w:rsidRPr="00C6521E" w:rsidDel="00EF3840">
            <w:rPr>
              <w:i/>
              <w:noProof/>
            </w:rPr>
            <w:delText>4</w:delText>
          </w:r>
        </w:del>
      </w:fldSimple>
      <w:r w:rsidR="00873140">
        <w:t>)</w:t>
      </w:r>
      <w:r>
        <w:t>.</w:t>
      </w:r>
      <w:r w:rsidR="00873140">
        <w:t xml:space="preserve"> </w:t>
      </w:r>
    </w:p>
    <w:p w:rsidR="00873140" w:rsidRDefault="00AE1554" w:rsidP="00873140">
      <w:pPr>
        <w:keepNext/>
        <w:jc w:val="center"/>
      </w:pPr>
      <w:r w:rsidRPr="00AE1554">
        <w:lastRenderedPageBreak/>
        <w:t xml:space="preserve"> </w:t>
      </w:r>
      <w:ins w:id="848" w:author="sion" w:date="2013-09-19T17:08:00Z">
        <w:r w:rsidR="00E21426">
          <w:rPr>
            <w:noProof/>
            <w:lang w:val="es-ES" w:eastAsia="es-ES"/>
            <w:rPrChange w:id="849" w:author="Unknown">
              <w:rPr>
                <w:noProof/>
                <w:color w:val="0000FF" w:themeColor="hyperlink"/>
                <w:u w:val="single"/>
                <w:lang w:val="es-ES" w:eastAsia="es-ES"/>
              </w:rPr>
            </w:rPrChange>
          </w:rPr>
          <w:drawing>
            <wp:inline distT="0" distB="0" distL="0" distR="0">
              <wp:extent cx="2808000" cy="3083108"/>
              <wp:effectExtent l="19050" t="0" r="0" b="0"/>
              <wp:docPr id="37"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srcRect/>
                      <a:stretch>
                        <a:fillRect/>
                      </a:stretch>
                    </pic:blipFill>
                    <pic:spPr bwMode="auto">
                      <a:xfrm>
                        <a:off x="0" y="0"/>
                        <a:ext cx="2808000" cy="3083108"/>
                      </a:xfrm>
                      <a:prstGeom prst="rect">
                        <a:avLst/>
                      </a:prstGeom>
                      <a:noFill/>
                      <a:ln w="9525">
                        <a:noFill/>
                        <a:miter lim="800000"/>
                        <a:headEnd/>
                        <a:tailEnd/>
                      </a:ln>
                    </pic:spPr>
                  </pic:pic>
                </a:graphicData>
              </a:graphic>
            </wp:inline>
          </w:drawing>
        </w:r>
      </w:ins>
      <w:del w:id="850" w:author="sion" w:date="2013-09-19T17:08:00Z">
        <w:r w:rsidR="00E21426">
          <w:rPr>
            <w:noProof/>
            <w:lang w:val="es-ES" w:eastAsia="es-ES"/>
            <w:rPrChange w:id="851" w:author="Unknown">
              <w:rPr>
                <w:noProof/>
                <w:color w:val="0000FF" w:themeColor="hyperlink"/>
                <w:u w:val="single"/>
                <w:lang w:val="es-ES" w:eastAsia="es-ES"/>
              </w:rPr>
            </w:rPrChange>
          </w:rPr>
          <w:drawing>
            <wp:inline distT="0" distB="0" distL="0" distR="0">
              <wp:extent cx="2828925" cy="3181350"/>
              <wp:effectExtent l="19050" t="0" r="9525" b="0"/>
              <wp:docPr id="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srcRect/>
                      <a:stretch>
                        <a:fillRect/>
                      </a:stretch>
                    </pic:blipFill>
                    <pic:spPr bwMode="auto">
                      <a:xfrm>
                        <a:off x="0" y="0"/>
                        <a:ext cx="2828925" cy="3181350"/>
                      </a:xfrm>
                      <a:prstGeom prst="rect">
                        <a:avLst/>
                      </a:prstGeom>
                      <a:noFill/>
                      <a:ln w="9525">
                        <a:noFill/>
                        <a:miter lim="800000"/>
                        <a:headEnd/>
                        <a:tailEnd/>
                      </a:ln>
                    </pic:spPr>
                  </pic:pic>
                </a:graphicData>
              </a:graphic>
            </wp:inline>
          </w:drawing>
        </w:r>
      </w:del>
    </w:p>
    <w:p w:rsidR="00530999" w:rsidRDefault="00873140" w:rsidP="009242E7">
      <w:pPr>
        <w:pStyle w:val="Llegenda"/>
      </w:pPr>
      <w:bookmarkStart w:id="852" w:name="_Ref259700700"/>
      <w:r>
        <w:t xml:space="preserve">Figura </w:t>
      </w:r>
      <w:fldSimple w:instr=" SEQ Figura \* ARABIC ">
        <w:ins w:id="853" w:author="paulac" w:date="2013-10-10T13:09:00Z">
          <w:r w:rsidR="00EF3840">
            <w:rPr>
              <w:noProof/>
            </w:rPr>
            <w:t>7</w:t>
          </w:r>
        </w:ins>
        <w:ins w:id="854" w:author="sion" w:date="2013-09-19T17:54:00Z">
          <w:del w:id="855" w:author="paulac" w:date="2013-10-10T13:09:00Z">
            <w:r w:rsidR="008D6167" w:rsidDel="00EF3840">
              <w:rPr>
                <w:noProof/>
              </w:rPr>
              <w:delText>7</w:delText>
            </w:r>
          </w:del>
        </w:ins>
        <w:del w:id="856" w:author="paulac" w:date="2013-10-10T13:09:00Z">
          <w:r w:rsidR="00C6521E" w:rsidDel="00EF3840">
            <w:rPr>
              <w:noProof/>
            </w:rPr>
            <w:delText>4</w:delText>
          </w:r>
        </w:del>
      </w:fldSimple>
      <w:bookmarkEnd w:id="852"/>
      <w:r>
        <w:t>. Estructura de directoris del projecte jBPM</w:t>
      </w:r>
    </w:p>
    <w:p w:rsidR="00270A23" w:rsidRPr="00270A23" w:rsidRDefault="00270A23" w:rsidP="00F43872">
      <w:pPr>
        <w:pBdr>
          <w:top w:val="single" w:sz="4" w:space="1" w:color="auto"/>
          <w:left w:val="single" w:sz="4" w:space="4" w:color="auto"/>
          <w:bottom w:val="single" w:sz="4" w:space="1" w:color="auto"/>
          <w:right w:val="single" w:sz="4" w:space="4" w:color="auto"/>
        </w:pBdr>
        <w:shd w:val="clear" w:color="auto" w:fill="B8CCE4" w:themeFill="accent1" w:themeFillTint="66"/>
      </w:pPr>
      <w:r>
        <w:t>És important en aquest punt assegurar-se que el JDK del projecte és compatible amb el JDK del servidor a damunt el qual es volen desplegar els processos. Si, per exemple, teniu configurat el JDK 1.6 i ho voleu desplegar a damunt un servidor amb JDK 1.5 vos donarà error a l’hora d’executar les classes incloses a dins l’arxiu desplegat.</w:t>
      </w:r>
    </w:p>
    <w:p w:rsidR="00DD6D0B" w:rsidRDefault="00DD6D0B" w:rsidP="00DD6D0B">
      <w:pPr>
        <w:pStyle w:val="Ttol2"/>
      </w:pPr>
      <w:bookmarkStart w:id="857" w:name="_Toc369592809"/>
      <w:bookmarkEnd w:id="808"/>
      <w:r>
        <w:t>Incorporació llibreria de disseny</w:t>
      </w:r>
      <w:bookmarkEnd w:id="857"/>
    </w:p>
    <w:p w:rsidR="00DD6D0B" w:rsidRPr="00DD6D0B" w:rsidRDefault="00DD6D0B" w:rsidP="00DD6D0B">
      <w:r>
        <w:t xml:space="preserve">Juntament amb Helium es proporciona una llibreria de disseny que permet accedir a la funcionalitat de l’aplicació mitjançant una sèrie de </w:t>
      </w:r>
      <w:r w:rsidRPr="00DD6D0B">
        <w:rPr>
          <w:i/>
        </w:rPr>
        <w:t>Handlers</w:t>
      </w:r>
      <w:r>
        <w:t xml:space="preserve"> predefinits</w:t>
      </w:r>
      <w:r w:rsidR="005F31C6">
        <w:t xml:space="preserve"> (veure punt 4.3)</w:t>
      </w:r>
      <w:r>
        <w:t>.</w:t>
      </w:r>
    </w:p>
    <w:p w:rsidR="00C376C8" w:rsidRDefault="005F31C6" w:rsidP="005F31C6">
      <w:pPr>
        <w:rPr>
          <w:ins w:id="858" w:author="sion" w:date="2013-09-19T17:44:00Z"/>
        </w:rPr>
      </w:pPr>
      <w:r>
        <w:t>Per a poder accedir a aquests Handlers predefinits s’ha d’incloure aquesta llibreria a dins el projecte. Per fer això haurem de copiar la llibreria a dins el projecte</w:t>
      </w:r>
      <w:ins w:id="859" w:author="sion" w:date="2013-09-19T17:46:00Z">
        <w:r w:rsidR="00C376C8">
          <w:t xml:space="preserve"> (veure </w:t>
        </w:r>
      </w:ins>
      <w:ins w:id="860" w:author="sion" w:date="2013-09-19T17:49:00Z">
        <w:r w:rsidR="000D0864">
          <w:fldChar w:fldCharType="begin"/>
        </w:r>
        <w:r w:rsidR="00C376C8">
          <w:instrText xml:space="preserve"> REF _Ref367376323 \h </w:instrText>
        </w:r>
      </w:ins>
      <w:r w:rsidR="000D0864">
        <w:fldChar w:fldCharType="separate"/>
      </w:r>
      <w:ins w:id="861" w:author="paulac" w:date="2013-10-10T13:09:00Z">
        <w:r w:rsidR="00EF3840">
          <w:t xml:space="preserve">Figura </w:t>
        </w:r>
        <w:r w:rsidR="00EF3840">
          <w:rPr>
            <w:noProof/>
          </w:rPr>
          <w:t>9</w:t>
        </w:r>
      </w:ins>
      <w:ins w:id="862" w:author="sion" w:date="2013-09-19T17:49:00Z">
        <w:r w:rsidR="000D0864">
          <w:fldChar w:fldCharType="end"/>
        </w:r>
      </w:ins>
      <w:ins w:id="863" w:author="sion" w:date="2013-09-19T17:46:00Z">
        <w:r w:rsidR="00C376C8">
          <w:t>)</w:t>
        </w:r>
      </w:ins>
      <w:ins w:id="864" w:author="sion" w:date="2013-09-19T17:44:00Z">
        <w:r w:rsidR="00C376C8">
          <w:t>.</w:t>
        </w:r>
      </w:ins>
    </w:p>
    <w:p w:rsidR="00C376C8" w:rsidRDefault="00C376C8" w:rsidP="005F31C6">
      <w:pPr>
        <w:rPr>
          <w:ins w:id="865" w:author="sion" w:date="2013-09-19T17:46:00Z"/>
        </w:rPr>
      </w:pPr>
      <w:ins w:id="866" w:author="sion" w:date="2013-09-19T17:44:00Z">
        <w:r>
          <w:t xml:space="preserve">La llibreria la podem trobar en el codi de Helium. Concretament a </w:t>
        </w:r>
      </w:ins>
      <w:ins w:id="867" w:author="sion" w:date="2013-09-19T17:45:00Z">
        <w:r>
          <w:t>dins de la carpeta doc &gt; disseny-lib</w:t>
        </w:r>
      </w:ins>
      <w:ins w:id="868" w:author="sion" w:date="2013-09-19T17:46:00Z">
        <w:r>
          <w:t xml:space="preserve">, com podem veure en la </w:t>
        </w:r>
      </w:ins>
      <w:ins w:id="869" w:author="sion" w:date="2013-09-19T17:48:00Z">
        <w:r w:rsidR="000D0864">
          <w:fldChar w:fldCharType="begin"/>
        </w:r>
        <w:r>
          <w:instrText xml:space="preserve"> REF _Ref367376231 \h </w:instrText>
        </w:r>
      </w:ins>
      <w:r w:rsidR="000D0864">
        <w:fldChar w:fldCharType="separate"/>
      </w:r>
      <w:ins w:id="870" w:author="paulac" w:date="2013-10-10T13:09:00Z">
        <w:r w:rsidR="00EF3840">
          <w:t xml:space="preserve">Figura </w:t>
        </w:r>
        <w:r w:rsidR="00EF3840">
          <w:rPr>
            <w:noProof/>
          </w:rPr>
          <w:t>8</w:t>
        </w:r>
      </w:ins>
      <w:ins w:id="871" w:author="sion" w:date="2013-09-19T17:48:00Z">
        <w:r w:rsidR="000D0864">
          <w:fldChar w:fldCharType="end"/>
        </w:r>
      </w:ins>
      <w:ins w:id="872" w:author="sion" w:date="2013-09-19T17:46:00Z">
        <w:r>
          <w:t>.</w:t>
        </w:r>
      </w:ins>
    </w:p>
    <w:p w:rsidR="00E21426" w:rsidRDefault="00E21426">
      <w:pPr>
        <w:keepNext/>
        <w:jc w:val="center"/>
        <w:rPr>
          <w:ins w:id="873" w:author="sion" w:date="2013-09-19T17:46:00Z"/>
        </w:rPr>
        <w:pPrChange w:id="874" w:author="sion" w:date="2013-09-19T17:46:00Z">
          <w:pPr>
            <w:jc w:val="center"/>
          </w:pPr>
        </w:pPrChange>
      </w:pPr>
      <w:ins w:id="875" w:author="sion" w:date="2013-09-19T17:46:00Z">
        <w:r>
          <w:rPr>
            <w:noProof/>
            <w:lang w:val="es-ES" w:eastAsia="es-ES"/>
            <w:rPrChange w:id="876" w:author="Unknown">
              <w:rPr>
                <w:noProof/>
                <w:color w:val="0000FF" w:themeColor="hyperlink"/>
                <w:u w:val="single"/>
                <w:lang w:val="es-ES" w:eastAsia="es-ES"/>
              </w:rPr>
            </w:rPrChange>
          </w:rPr>
          <w:drawing>
            <wp:inline distT="0" distB="0" distL="0" distR="0">
              <wp:extent cx="2543175" cy="733425"/>
              <wp:effectExtent l="190500" t="152400" r="180975" b="142875"/>
              <wp:docPr id="38"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srcRect/>
                      <a:stretch>
                        <a:fillRect/>
                      </a:stretch>
                    </pic:blipFill>
                    <pic:spPr bwMode="auto">
                      <a:xfrm>
                        <a:off x="0" y="0"/>
                        <a:ext cx="2543175" cy="733425"/>
                      </a:xfrm>
                      <a:prstGeom prst="rect">
                        <a:avLst/>
                      </a:prstGeom>
                      <a:ln>
                        <a:noFill/>
                      </a:ln>
                      <a:effectLst>
                        <a:outerShdw blurRad="190500" algn="tl" rotWithShape="0">
                          <a:srgbClr val="000000">
                            <a:alpha val="70000"/>
                          </a:srgbClr>
                        </a:outerShdw>
                      </a:effectLst>
                    </pic:spPr>
                  </pic:pic>
                </a:graphicData>
              </a:graphic>
            </wp:inline>
          </w:drawing>
        </w:r>
      </w:ins>
    </w:p>
    <w:p w:rsidR="006416F7" w:rsidRDefault="00C376C8">
      <w:pPr>
        <w:pStyle w:val="Llegenda"/>
        <w:rPr>
          <w:ins w:id="877" w:author="sion" w:date="2013-09-19T17:46:00Z"/>
        </w:rPr>
      </w:pPr>
      <w:bookmarkStart w:id="878" w:name="_Ref367376231"/>
      <w:ins w:id="879" w:author="sion" w:date="2013-09-19T17:46:00Z">
        <w:r>
          <w:t xml:space="preserve">Figura </w:t>
        </w:r>
        <w:r w:rsidR="000D0864">
          <w:fldChar w:fldCharType="begin"/>
        </w:r>
        <w:r>
          <w:instrText xml:space="preserve"> SEQ Figura \* ARABIC </w:instrText>
        </w:r>
      </w:ins>
      <w:r w:rsidR="000D0864">
        <w:fldChar w:fldCharType="separate"/>
      </w:r>
      <w:ins w:id="880" w:author="paulac" w:date="2013-10-10T13:09:00Z">
        <w:r w:rsidR="00EF3840">
          <w:rPr>
            <w:noProof/>
          </w:rPr>
          <w:t>8</w:t>
        </w:r>
      </w:ins>
      <w:ins w:id="881" w:author="sion" w:date="2013-09-19T17:46:00Z">
        <w:r w:rsidR="000D0864">
          <w:fldChar w:fldCharType="end"/>
        </w:r>
      </w:ins>
      <w:bookmarkEnd w:id="878"/>
      <w:ins w:id="882" w:author="sion" w:date="2013-09-19T17:47:00Z">
        <w:r>
          <w:t>. Llibreria helium-disseny.jar</w:t>
        </w:r>
      </w:ins>
    </w:p>
    <w:p w:rsidR="00E21426" w:rsidRDefault="00AE1554">
      <w:pPr>
        <w:jc w:val="center"/>
        <w:pPrChange w:id="883" w:author="sion" w:date="2013-09-19T17:46:00Z">
          <w:pPr/>
        </w:pPrChange>
      </w:pPr>
      <w:del w:id="884" w:author="sion" w:date="2013-09-19T17:44:00Z">
        <w:r w:rsidDel="00C376C8">
          <w:delText>:</w:delText>
        </w:r>
      </w:del>
    </w:p>
    <w:p w:rsidR="00E21426" w:rsidRDefault="00E21426">
      <w:pPr>
        <w:keepNext/>
        <w:jc w:val="center"/>
        <w:rPr>
          <w:ins w:id="885" w:author="sion" w:date="2013-09-19T17:49:00Z"/>
        </w:rPr>
        <w:pPrChange w:id="886" w:author="sion" w:date="2013-09-19T17:49:00Z">
          <w:pPr>
            <w:jc w:val="center"/>
          </w:pPr>
        </w:pPrChange>
      </w:pPr>
      <w:ins w:id="887" w:author="sion" w:date="2013-09-19T17:49:00Z">
        <w:r>
          <w:rPr>
            <w:noProof/>
            <w:lang w:val="es-ES" w:eastAsia="es-ES"/>
            <w:rPrChange w:id="888" w:author="Unknown">
              <w:rPr>
                <w:noProof/>
                <w:color w:val="0000FF" w:themeColor="hyperlink"/>
                <w:u w:val="single"/>
                <w:lang w:val="es-ES" w:eastAsia="es-ES"/>
              </w:rPr>
            </w:rPrChange>
          </w:rPr>
          <w:lastRenderedPageBreak/>
          <w:drawing>
            <wp:inline distT="0" distB="0" distL="0" distR="0">
              <wp:extent cx="2808000" cy="3068174"/>
              <wp:effectExtent l="190500" t="152400" r="163800" b="132226"/>
              <wp:docPr id="41"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srcRect/>
                      <a:stretch>
                        <a:fillRect/>
                      </a:stretch>
                    </pic:blipFill>
                    <pic:spPr bwMode="auto">
                      <a:xfrm>
                        <a:off x="0" y="0"/>
                        <a:ext cx="2808000" cy="3068174"/>
                      </a:xfrm>
                      <a:prstGeom prst="rect">
                        <a:avLst/>
                      </a:prstGeom>
                      <a:ln>
                        <a:noFill/>
                      </a:ln>
                      <a:effectLst>
                        <a:outerShdw blurRad="190500" algn="tl" rotWithShape="0">
                          <a:srgbClr val="000000">
                            <a:alpha val="70000"/>
                          </a:srgbClr>
                        </a:outerShdw>
                      </a:effectLst>
                    </pic:spPr>
                  </pic:pic>
                </a:graphicData>
              </a:graphic>
            </wp:inline>
          </w:drawing>
        </w:r>
      </w:ins>
    </w:p>
    <w:p w:rsidR="00E21426" w:rsidRDefault="00C376C8">
      <w:pPr>
        <w:pStyle w:val="Llegenda"/>
        <w:pPrChange w:id="889" w:author="sion" w:date="2013-09-19T17:50:00Z">
          <w:pPr>
            <w:jc w:val="center"/>
          </w:pPr>
        </w:pPrChange>
      </w:pPr>
      <w:bookmarkStart w:id="890" w:name="_Ref367376323"/>
      <w:ins w:id="891" w:author="sion" w:date="2013-09-19T17:49:00Z">
        <w:r>
          <w:t xml:space="preserve">Figura </w:t>
        </w:r>
        <w:r w:rsidR="000D0864">
          <w:fldChar w:fldCharType="begin"/>
        </w:r>
        <w:r>
          <w:instrText xml:space="preserve"> SEQ Figura \* ARABIC </w:instrText>
        </w:r>
      </w:ins>
      <w:r w:rsidR="000D0864">
        <w:fldChar w:fldCharType="separate"/>
      </w:r>
      <w:ins w:id="892" w:author="paulac" w:date="2013-10-10T13:09:00Z">
        <w:r w:rsidR="00EF3840">
          <w:rPr>
            <w:noProof/>
          </w:rPr>
          <w:t>9</w:t>
        </w:r>
      </w:ins>
      <w:ins w:id="893" w:author="sion" w:date="2013-09-19T17:49:00Z">
        <w:r w:rsidR="000D0864">
          <w:fldChar w:fldCharType="end"/>
        </w:r>
        <w:bookmarkEnd w:id="890"/>
        <w:r>
          <w:t>. Estructura de directoris del projecte jBPM amb llibreria de disseny</w:t>
        </w:r>
      </w:ins>
      <w:del w:id="894" w:author="sion" w:date="2013-09-19T17:49:00Z">
        <w:r w:rsidR="00E21426">
          <w:rPr>
            <w:noProof/>
            <w:lang w:val="es-ES" w:eastAsia="es-ES"/>
            <w:rPrChange w:id="895" w:author="Unknown">
              <w:rPr>
                <w:noProof/>
                <w:color w:val="0000FF" w:themeColor="hyperlink"/>
                <w:u w:val="single"/>
                <w:lang w:val="es-ES" w:eastAsia="es-ES"/>
              </w:rPr>
            </w:rPrChange>
          </w:rPr>
          <w:drawing>
            <wp:inline distT="0" distB="0" distL="0" distR="0">
              <wp:extent cx="2828925" cy="3181350"/>
              <wp:effectExtent l="19050" t="0" r="9525" b="0"/>
              <wp:docPr id="2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srcRect/>
                      <a:stretch>
                        <a:fillRect/>
                      </a:stretch>
                    </pic:blipFill>
                    <pic:spPr bwMode="auto">
                      <a:xfrm>
                        <a:off x="0" y="0"/>
                        <a:ext cx="2828925" cy="3181350"/>
                      </a:xfrm>
                      <a:prstGeom prst="rect">
                        <a:avLst/>
                      </a:prstGeom>
                      <a:noFill/>
                      <a:ln w="9525">
                        <a:noFill/>
                        <a:miter lim="800000"/>
                        <a:headEnd/>
                        <a:tailEnd/>
                      </a:ln>
                    </pic:spPr>
                  </pic:pic>
                </a:graphicData>
              </a:graphic>
            </wp:inline>
          </w:drawing>
        </w:r>
      </w:del>
    </w:p>
    <w:p w:rsidR="00AE1554" w:rsidRDefault="00AE1554" w:rsidP="005F31C6">
      <w:r>
        <w:t xml:space="preserve">Una vegada copiada l’hem d’afegir al </w:t>
      </w:r>
      <w:r w:rsidR="0079093D" w:rsidRPr="0079093D">
        <w:rPr>
          <w:i/>
        </w:rPr>
        <w:t>Build P</w:t>
      </w:r>
      <w:r w:rsidRPr="0079093D">
        <w:rPr>
          <w:i/>
        </w:rPr>
        <w:t>ath</w:t>
      </w:r>
      <w:r>
        <w:t xml:space="preserve"> del projecte. Per fer això an</w:t>
      </w:r>
      <w:r w:rsidR="00FF09B5">
        <w:t>e</w:t>
      </w:r>
      <w:r>
        <w:t xml:space="preserve">m a dins les </w:t>
      </w:r>
      <w:r w:rsidR="00FF09B5">
        <w:t>p</w:t>
      </w:r>
      <w:r>
        <w:t>ropietats del projecte</w:t>
      </w:r>
      <w:r w:rsidR="000B25BE">
        <w:t xml:space="preserve">, a l’apartat Java </w:t>
      </w:r>
      <w:r w:rsidR="000B25BE" w:rsidRPr="0079093D">
        <w:rPr>
          <w:i/>
        </w:rPr>
        <w:t xml:space="preserve">Build </w:t>
      </w:r>
      <w:r w:rsidR="0079093D" w:rsidRPr="0079093D">
        <w:rPr>
          <w:i/>
        </w:rPr>
        <w:t>P</w:t>
      </w:r>
      <w:r w:rsidR="000B25BE" w:rsidRPr="0079093D">
        <w:rPr>
          <w:i/>
        </w:rPr>
        <w:t>ath</w:t>
      </w:r>
      <w:r w:rsidR="0079093D">
        <w:t xml:space="preserve"> a dins la pipella </w:t>
      </w:r>
      <w:r w:rsidR="0079093D" w:rsidRPr="0079093D">
        <w:rPr>
          <w:i/>
        </w:rPr>
        <w:t>Libraries</w:t>
      </w:r>
      <w:r w:rsidR="0079093D">
        <w:t xml:space="preserve">. Hem de fer click al botó </w:t>
      </w:r>
      <w:r w:rsidR="0079093D" w:rsidRPr="0079093D">
        <w:rPr>
          <w:i/>
        </w:rPr>
        <w:t>Add JARs...</w:t>
      </w:r>
      <w:r w:rsidR="0079093D">
        <w:t xml:space="preserve"> i seleccionar la llibreria helium-disseny.jar</w:t>
      </w:r>
      <w:ins w:id="896" w:author="sion" w:date="2013-09-19T17:55:00Z">
        <w:r w:rsidR="008D6167">
          <w:t xml:space="preserve"> (veure </w:t>
        </w:r>
        <w:r w:rsidR="000D0864">
          <w:fldChar w:fldCharType="begin"/>
        </w:r>
        <w:r w:rsidR="008D6167">
          <w:instrText xml:space="preserve"> REF _Ref367376651 \h </w:instrText>
        </w:r>
      </w:ins>
      <w:r w:rsidR="000D0864">
        <w:fldChar w:fldCharType="separate"/>
      </w:r>
      <w:ins w:id="897" w:author="paulac" w:date="2013-10-10T13:09:00Z">
        <w:r w:rsidR="00EF3840">
          <w:t xml:space="preserve">Figura </w:t>
        </w:r>
        <w:r w:rsidR="00EF3840">
          <w:rPr>
            <w:noProof/>
          </w:rPr>
          <w:t>10</w:t>
        </w:r>
      </w:ins>
      <w:ins w:id="898" w:author="sion" w:date="2013-09-19T17:55:00Z">
        <w:r w:rsidR="000D0864">
          <w:fldChar w:fldCharType="end"/>
        </w:r>
        <w:r w:rsidR="008D6167">
          <w:t>)</w:t>
        </w:r>
      </w:ins>
      <w:r w:rsidR="0079093D">
        <w:t>.</w:t>
      </w:r>
    </w:p>
    <w:p w:rsidR="00E21426" w:rsidRDefault="00E21426">
      <w:pPr>
        <w:keepNext/>
        <w:jc w:val="center"/>
        <w:rPr>
          <w:ins w:id="899" w:author="sion" w:date="2013-09-19T17:54:00Z"/>
        </w:rPr>
        <w:pPrChange w:id="900" w:author="sion" w:date="2013-09-19T17:54:00Z">
          <w:pPr>
            <w:jc w:val="center"/>
          </w:pPr>
        </w:pPrChange>
      </w:pPr>
      <w:ins w:id="901" w:author="sion" w:date="2013-09-19T17:53:00Z">
        <w:r>
          <w:rPr>
            <w:noProof/>
            <w:lang w:val="es-ES" w:eastAsia="es-ES"/>
            <w:rPrChange w:id="902" w:author="Unknown">
              <w:rPr>
                <w:noProof/>
                <w:color w:val="0000FF" w:themeColor="hyperlink"/>
                <w:u w:val="single"/>
                <w:lang w:val="es-ES" w:eastAsia="es-ES"/>
              </w:rPr>
            </w:rPrChange>
          </w:rPr>
          <w:drawing>
            <wp:inline distT="0" distB="0" distL="0" distR="0">
              <wp:extent cx="5217706" cy="3333750"/>
              <wp:effectExtent l="190500" t="152400" r="173444" b="133350"/>
              <wp:docPr id="43"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1"/>
                      <a:srcRect/>
                      <a:stretch>
                        <a:fillRect/>
                      </a:stretch>
                    </pic:blipFill>
                    <pic:spPr bwMode="auto">
                      <a:xfrm>
                        <a:off x="0" y="0"/>
                        <a:ext cx="5217706" cy="3333750"/>
                      </a:xfrm>
                      <a:prstGeom prst="rect">
                        <a:avLst/>
                      </a:prstGeom>
                      <a:ln>
                        <a:noFill/>
                      </a:ln>
                      <a:effectLst>
                        <a:outerShdw blurRad="190500" algn="tl" rotWithShape="0">
                          <a:srgbClr val="000000">
                            <a:alpha val="70000"/>
                          </a:srgbClr>
                        </a:outerShdw>
                      </a:effectLst>
                    </pic:spPr>
                  </pic:pic>
                </a:graphicData>
              </a:graphic>
            </wp:inline>
          </w:drawing>
        </w:r>
      </w:ins>
    </w:p>
    <w:p w:rsidR="00E21426" w:rsidRDefault="008D6167">
      <w:pPr>
        <w:pStyle w:val="Llegenda"/>
        <w:pPrChange w:id="903" w:author="sion" w:date="2013-09-19T17:55:00Z">
          <w:pPr/>
        </w:pPrChange>
      </w:pPr>
      <w:bookmarkStart w:id="904" w:name="_Ref367376651"/>
      <w:ins w:id="905" w:author="sion" w:date="2013-09-19T17:54:00Z">
        <w:r>
          <w:t xml:space="preserve">Figura </w:t>
        </w:r>
        <w:r w:rsidR="000D0864">
          <w:fldChar w:fldCharType="begin"/>
        </w:r>
        <w:r>
          <w:instrText xml:space="preserve"> SEQ Figura \* ARABIC </w:instrText>
        </w:r>
      </w:ins>
      <w:r w:rsidR="000D0864">
        <w:fldChar w:fldCharType="separate"/>
      </w:r>
      <w:ins w:id="906" w:author="paulac" w:date="2013-10-10T13:09:00Z">
        <w:r w:rsidR="00EF3840">
          <w:rPr>
            <w:noProof/>
          </w:rPr>
          <w:t>10</w:t>
        </w:r>
      </w:ins>
      <w:ins w:id="907" w:author="sion" w:date="2013-09-19T17:54:00Z">
        <w:r w:rsidR="000D0864">
          <w:fldChar w:fldCharType="end"/>
        </w:r>
        <w:bookmarkEnd w:id="904"/>
        <w:r>
          <w:t>. Afegir llibreria al projecte</w:t>
        </w:r>
      </w:ins>
      <w:del w:id="908" w:author="sion" w:date="2013-09-19T17:53:00Z">
        <w:r w:rsidR="00E21426">
          <w:rPr>
            <w:noProof/>
            <w:lang w:val="es-ES" w:eastAsia="es-ES"/>
            <w:rPrChange w:id="909" w:author="Unknown">
              <w:rPr>
                <w:noProof/>
                <w:color w:val="0000FF" w:themeColor="hyperlink"/>
                <w:u w:val="single"/>
                <w:lang w:val="es-ES" w:eastAsia="es-ES"/>
              </w:rPr>
            </w:rPrChange>
          </w:rPr>
          <w:drawing>
            <wp:inline distT="0" distB="0" distL="0" distR="0">
              <wp:extent cx="5191125" cy="3867150"/>
              <wp:effectExtent l="19050" t="0" r="9525" b="0"/>
              <wp:docPr id="2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srcRect/>
                      <a:stretch>
                        <a:fillRect/>
                      </a:stretch>
                    </pic:blipFill>
                    <pic:spPr bwMode="auto">
                      <a:xfrm>
                        <a:off x="0" y="0"/>
                        <a:ext cx="5193694" cy="3869064"/>
                      </a:xfrm>
                      <a:prstGeom prst="rect">
                        <a:avLst/>
                      </a:prstGeom>
                      <a:noFill/>
                      <a:ln w="9525">
                        <a:noFill/>
                        <a:miter lim="800000"/>
                        <a:headEnd/>
                        <a:tailEnd/>
                      </a:ln>
                    </pic:spPr>
                  </pic:pic>
                </a:graphicData>
              </a:graphic>
            </wp:inline>
          </w:drawing>
        </w:r>
      </w:del>
    </w:p>
    <w:p w:rsidR="002D21FD" w:rsidRDefault="00945538" w:rsidP="00945538">
      <w:pPr>
        <w:pStyle w:val="Ttol2"/>
      </w:pPr>
      <w:bookmarkStart w:id="910" w:name="_Toc369592810"/>
      <w:r>
        <w:lastRenderedPageBreak/>
        <w:t>Creació d’un nou fluxgrama</w:t>
      </w:r>
      <w:bookmarkEnd w:id="910"/>
    </w:p>
    <w:p w:rsidR="00945538" w:rsidRDefault="00945538" w:rsidP="00945538">
      <w:r>
        <w:t xml:space="preserve">Una vegada creat un projecte podem emprar un assistent per a la creació de nous fluxgrames. L'assistent es pot iniciar anat a l'opció de menú </w:t>
      </w:r>
      <w:r>
        <w:rPr>
          <w:i/>
          <w:iCs/>
        </w:rPr>
        <w:t>File</w:t>
      </w:r>
      <w:r>
        <w:t xml:space="preserve"> &gt; </w:t>
      </w:r>
      <w:r>
        <w:rPr>
          <w:i/>
          <w:iCs/>
        </w:rPr>
        <w:t>New</w:t>
      </w:r>
      <w:r>
        <w:t xml:space="preserve"> &gt; </w:t>
      </w:r>
      <w:r>
        <w:rPr>
          <w:i/>
          <w:iCs/>
        </w:rPr>
        <w:t>Other...</w:t>
      </w:r>
      <w:r>
        <w:t xml:space="preserve"> això obrirà una nova finestra</w:t>
      </w:r>
      <w:r w:rsidR="00D326D4">
        <w:t xml:space="preserve"> (Veure </w:t>
      </w:r>
      <w:fldSimple w:instr=" REF _Ref259701950 \h  \* MERGEFORMAT ">
        <w:ins w:id="911" w:author="paulac" w:date="2013-10-10T13:09:00Z">
          <w:r w:rsidR="000D0864" w:rsidRPr="000D0864">
            <w:rPr>
              <w:i/>
              <w:rPrChange w:id="912" w:author="paulac" w:date="2013-10-10T13:09:00Z">
                <w:rPr>
                  <w:color w:val="0000FF" w:themeColor="hyperlink"/>
                  <w:u w:val="single"/>
                </w:rPr>
              </w:rPrChange>
            </w:rPr>
            <w:t xml:space="preserve">Figura </w:t>
          </w:r>
          <w:r w:rsidR="000D0864" w:rsidRPr="000D0864">
            <w:rPr>
              <w:i/>
              <w:noProof/>
              <w:rPrChange w:id="913" w:author="paulac" w:date="2013-10-10T13:09:00Z">
                <w:rPr>
                  <w:noProof/>
                  <w:color w:val="0000FF" w:themeColor="hyperlink"/>
                  <w:u w:val="single"/>
                </w:rPr>
              </w:rPrChange>
            </w:rPr>
            <w:t>11</w:t>
          </w:r>
        </w:ins>
        <w:del w:id="914" w:author="paulac" w:date="2013-10-09T15:45:00Z">
          <w:r w:rsidR="00C6521E" w:rsidRPr="00C6521E" w:rsidDel="00361A6D">
            <w:rPr>
              <w:i/>
            </w:rPr>
            <w:delText xml:space="preserve">Figura </w:delText>
          </w:r>
        </w:del>
        <w:del w:id="915" w:author="paulac" w:date="2013-10-09T15:44:00Z">
          <w:r w:rsidR="00C6521E" w:rsidRPr="00C6521E" w:rsidDel="00361A6D">
            <w:rPr>
              <w:i/>
              <w:noProof/>
            </w:rPr>
            <w:delText>5</w:delText>
          </w:r>
        </w:del>
      </w:fldSimple>
      <w:r w:rsidR="00D326D4">
        <w:t>)</w:t>
      </w:r>
      <w:r>
        <w:t>.</w:t>
      </w:r>
    </w:p>
    <w:p w:rsidR="00945538" w:rsidRDefault="00945538" w:rsidP="00945538">
      <w:pPr>
        <w:keepNext/>
        <w:jc w:val="center"/>
      </w:pPr>
      <w:r>
        <w:rPr>
          <w:noProof/>
          <w:lang w:val="es-ES" w:eastAsia="es-ES"/>
        </w:rPr>
        <w:drawing>
          <wp:inline distT="0" distB="0" distL="0" distR="0">
            <wp:extent cx="4000500" cy="3810000"/>
            <wp:effectExtent l="19050" t="0" r="0" b="0"/>
            <wp:docPr id="1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cstate="print"/>
                    <a:srcRect/>
                    <a:stretch>
                      <a:fillRect/>
                    </a:stretch>
                  </pic:blipFill>
                  <pic:spPr bwMode="auto">
                    <a:xfrm>
                      <a:off x="0" y="0"/>
                      <a:ext cx="4000500" cy="3810000"/>
                    </a:xfrm>
                    <a:prstGeom prst="rect">
                      <a:avLst/>
                    </a:prstGeom>
                    <a:noFill/>
                    <a:ln w="9525">
                      <a:noFill/>
                      <a:miter lim="800000"/>
                      <a:headEnd/>
                      <a:tailEnd/>
                    </a:ln>
                  </pic:spPr>
                </pic:pic>
              </a:graphicData>
            </a:graphic>
          </wp:inline>
        </w:drawing>
      </w:r>
    </w:p>
    <w:p w:rsidR="00945538" w:rsidRDefault="00945538" w:rsidP="009242E7">
      <w:pPr>
        <w:pStyle w:val="Llegenda"/>
      </w:pPr>
      <w:bookmarkStart w:id="916" w:name="_Ref259701950"/>
      <w:r>
        <w:t xml:space="preserve">Figura </w:t>
      </w:r>
      <w:fldSimple w:instr=" SEQ Figura \* ARABIC ">
        <w:ins w:id="917" w:author="paulac" w:date="2013-10-10T13:09:00Z">
          <w:r w:rsidR="00EF3840">
            <w:rPr>
              <w:noProof/>
            </w:rPr>
            <w:t>11</w:t>
          </w:r>
        </w:ins>
        <w:ins w:id="918" w:author="sion" w:date="2013-09-19T17:54:00Z">
          <w:del w:id="919" w:author="paulac" w:date="2013-10-10T13:09:00Z">
            <w:r w:rsidR="008D6167" w:rsidDel="00EF3840">
              <w:rPr>
                <w:noProof/>
              </w:rPr>
              <w:delText>11</w:delText>
            </w:r>
          </w:del>
        </w:ins>
        <w:del w:id="920" w:author="paulac" w:date="2013-10-10T13:09:00Z">
          <w:r w:rsidR="00C6521E" w:rsidDel="00EF3840">
            <w:rPr>
              <w:noProof/>
            </w:rPr>
            <w:delText>5</w:delText>
          </w:r>
        </w:del>
      </w:fldSimple>
      <w:bookmarkEnd w:id="916"/>
      <w:r>
        <w:t>. Pantalla de creació d'un nou fluxgrama.</w:t>
      </w:r>
    </w:p>
    <w:p w:rsidR="00CC2109" w:rsidRDefault="00CC2109" w:rsidP="00CC2109">
      <w:pPr>
        <w:jc w:val="left"/>
      </w:pPr>
      <w:r>
        <w:t xml:space="preserve">En aquesta nova finestra hem de seleccionar l'assistent </w:t>
      </w:r>
      <w:r>
        <w:rPr>
          <w:i/>
          <w:iCs/>
        </w:rPr>
        <w:t xml:space="preserve">JBoss jBPM </w:t>
      </w:r>
      <w:r>
        <w:t xml:space="preserve">&gt; </w:t>
      </w:r>
      <w:r>
        <w:rPr>
          <w:i/>
          <w:iCs/>
        </w:rPr>
        <w:t>Process Definition</w:t>
      </w:r>
      <w:r>
        <w:t xml:space="preserve"> i fer click a damunt </w:t>
      </w:r>
      <w:r>
        <w:rPr>
          <w:i/>
          <w:iCs/>
        </w:rPr>
        <w:t>Next &gt;</w:t>
      </w:r>
      <w:r>
        <w:t>.</w:t>
      </w:r>
    </w:p>
    <w:p w:rsidR="00CC2109" w:rsidRDefault="00CC2109" w:rsidP="00CC2109">
      <w:r>
        <w:t>En aquesta nova pantalla haurem de triar una carpeta de fonts per al nou fluxograma i especificar el nom del fluxograma.</w:t>
      </w:r>
    </w:p>
    <w:p w:rsidR="00CC2109" w:rsidRDefault="00CC2109" w:rsidP="00CC2109">
      <w:r>
        <w:t xml:space="preserve">Escollirem “hello” com a nom del nou fluxograma i farem click a damunt “Finish” per finalitzar l'assistent i crear el fluxograma (Veure </w:t>
      </w:r>
      <w:fldSimple w:instr=" REF _Ref259702338 \h  \* MERGEFORMAT ">
        <w:ins w:id="921" w:author="paulac" w:date="2013-10-10T13:09:00Z">
          <w:r w:rsidR="000D0864" w:rsidRPr="000D0864">
            <w:rPr>
              <w:i/>
              <w:rPrChange w:id="922" w:author="paulac" w:date="2013-10-10T13:09:00Z">
                <w:rPr>
                  <w:color w:val="0000FF" w:themeColor="hyperlink"/>
                  <w:u w:val="single"/>
                </w:rPr>
              </w:rPrChange>
            </w:rPr>
            <w:t xml:space="preserve">Figura </w:t>
          </w:r>
          <w:r w:rsidR="000D0864" w:rsidRPr="000D0864">
            <w:rPr>
              <w:i/>
              <w:noProof/>
              <w:rPrChange w:id="923" w:author="paulac" w:date="2013-10-10T13:09:00Z">
                <w:rPr>
                  <w:noProof/>
                  <w:color w:val="0000FF" w:themeColor="hyperlink"/>
                  <w:u w:val="single"/>
                </w:rPr>
              </w:rPrChange>
            </w:rPr>
            <w:t>12</w:t>
          </w:r>
        </w:ins>
        <w:del w:id="924" w:author="paulac" w:date="2013-10-09T15:45:00Z">
          <w:r w:rsidR="00C6521E" w:rsidRPr="00C6521E" w:rsidDel="00361A6D">
            <w:rPr>
              <w:i/>
            </w:rPr>
            <w:delText xml:space="preserve">Figura </w:delText>
          </w:r>
          <w:r w:rsidR="00C6521E" w:rsidRPr="00C6521E" w:rsidDel="00361A6D">
            <w:rPr>
              <w:i/>
              <w:noProof/>
            </w:rPr>
            <w:delText>6</w:delText>
          </w:r>
        </w:del>
      </w:fldSimple>
      <w:r>
        <w:t>).</w:t>
      </w:r>
    </w:p>
    <w:p w:rsidR="00CC2109" w:rsidRPr="00CC2109" w:rsidRDefault="00CC2109" w:rsidP="00CC2109">
      <w:pPr>
        <w:jc w:val="center"/>
      </w:pPr>
      <w:r>
        <w:rPr>
          <w:noProof/>
          <w:lang w:val="es-ES" w:eastAsia="es-ES"/>
        </w:rPr>
        <w:lastRenderedPageBreak/>
        <w:drawing>
          <wp:inline distT="0" distB="0" distL="0" distR="0">
            <wp:extent cx="4000500" cy="3810000"/>
            <wp:effectExtent l="19050" t="0" r="0" b="0"/>
            <wp:docPr id="2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cstate="print"/>
                    <a:srcRect/>
                    <a:stretch>
                      <a:fillRect/>
                    </a:stretch>
                  </pic:blipFill>
                  <pic:spPr bwMode="auto">
                    <a:xfrm>
                      <a:off x="0" y="0"/>
                      <a:ext cx="4000500" cy="3810000"/>
                    </a:xfrm>
                    <a:prstGeom prst="rect">
                      <a:avLst/>
                    </a:prstGeom>
                    <a:noFill/>
                    <a:ln w="9525">
                      <a:noFill/>
                      <a:miter lim="800000"/>
                      <a:headEnd/>
                      <a:tailEnd/>
                    </a:ln>
                  </pic:spPr>
                </pic:pic>
              </a:graphicData>
            </a:graphic>
          </wp:inline>
        </w:drawing>
      </w:r>
    </w:p>
    <w:p w:rsidR="00CC2109" w:rsidRDefault="00CC2109" w:rsidP="009242E7">
      <w:pPr>
        <w:pStyle w:val="Llegenda"/>
      </w:pPr>
      <w:bookmarkStart w:id="925" w:name="_Ref259702338"/>
      <w:r>
        <w:t xml:space="preserve">Figura </w:t>
      </w:r>
      <w:fldSimple w:instr=" SEQ Figura \* ARABIC ">
        <w:ins w:id="926" w:author="paulac" w:date="2013-10-10T13:09:00Z">
          <w:r w:rsidR="00EF3840">
            <w:rPr>
              <w:noProof/>
            </w:rPr>
            <w:t>12</w:t>
          </w:r>
        </w:ins>
        <w:ins w:id="927" w:author="sion" w:date="2013-09-19T17:54:00Z">
          <w:del w:id="928" w:author="paulac" w:date="2013-10-10T13:09:00Z">
            <w:r w:rsidR="008D6167" w:rsidDel="00EF3840">
              <w:rPr>
                <w:noProof/>
              </w:rPr>
              <w:delText>12</w:delText>
            </w:r>
          </w:del>
        </w:ins>
        <w:del w:id="929" w:author="paulac" w:date="2013-10-10T13:09:00Z">
          <w:r w:rsidR="00C6521E" w:rsidDel="00EF3840">
            <w:rPr>
              <w:noProof/>
            </w:rPr>
            <w:delText>6</w:delText>
          </w:r>
        </w:del>
      </w:fldSimple>
      <w:bookmarkEnd w:id="925"/>
      <w:r>
        <w:t>. Pantalla d'introducció del títol del procés.</w:t>
      </w:r>
    </w:p>
    <w:p w:rsidR="0065795D" w:rsidRDefault="0065795D" w:rsidP="0065795D">
      <w:r>
        <w:t>Es pot veure que al Package Explorer s'ha creat una nova carpeta amb el nom que hem especificat. A dins la carpeta hi ha dos arxius .xml: gpd.xml i processdefinition.xml</w:t>
      </w:r>
      <w:r w:rsidR="00CC17C8">
        <w:t xml:space="preserve"> (Veure </w:t>
      </w:r>
      <w:fldSimple w:instr=" REF _Ref259702629 \h  \* MERGEFORMAT ">
        <w:ins w:id="930" w:author="paulac" w:date="2013-10-10T13:09:00Z">
          <w:r w:rsidR="000D0864" w:rsidRPr="000D0864">
            <w:rPr>
              <w:i/>
              <w:rPrChange w:id="931" w:author="paulac" w:date="2013-10-10T13:09:00Z">
                <w:rPr>
                  <w:color w:val="0000FF" w:themeColor="hyperlink"/>
                  <w:u w:val="single"/>
                </w:rPr>
              </w:rPrChange>
            </w:rPr>
            <w:t xml:space="preserve">Figura </w:t>
          </w:r>
          <w:r w:rsidR="000D0864" w:rsidRPr="000D0864">
            <w:rPr>
              <w:i/>
              <w:noProof/>
              <w:rPrChange w:id="932" w:author="paulac" w:date="2013-10-10T13:09:00Z">
                <w:rPr>
                  <w:noProof/>
                  <w:color w:val="0000FF" w:themeColor="hyperlink"/>
                  <w:u w:val="single"/>
                </w:rPr>
              </w:rPrChange>
            </w:rPr>
            <w:t>13</w:t>
          </w:r>
        </w:ins>
        <w:del w:id="933" w:author="paulac" w:date="2013-10-09T15:45:00Z">
          <w:r w:rsidR="00C6521E" w:rsidRPr="00C6521E" w:rsidDel="00361A6D">
            <w:rPr>
              <w:i/>
            </w:rPr>
            <w:delText xml:space="preserve">Figura </w:delText>
          </w:r>
          <w:r w:rsidR="00C6521E" w:rsidRPr="00C6521E" w:rsidDel="00361A6D">
            <w:rPr>
              <w:i/>
              <w:noProof/>
            </w:rPr>
            <w:delText>7</w:delText>
          </w:r>
        </w:del>
      </w:fldSimple>
      <w:r w:rsidR="00CC17C8">
        <w:t>)</w:t>
      </w:r>
      <w:r>
        <w:t>.</w:t>
      </w:r>
    </w:p>
    <w:p w:rsidR="00CC17C8" w:rsidRDefault="00CC17C8" w:rsidP="00CC17C8">
      <w:pPr>
        <w:keepNext/>
        <w:jc w:val="center"/>
      </w:pPr>
      <w:r>
        <w:rPr>
          <w:noProof/>
          <w:lang w:val="es-ES" w:eastAsia="es-ES"/>
        </w:rPr>
        <w:lastRenderedPageBreak/>
        <w:drawing>
          <wp:inline distT="0" distB="0" distL="0" distR="0">
            <wp:extent cx="5400040" cy="3826518"/>
            <wp:effectExtent l="19050" t="0" r="0" b="0"/>
            <wp:docPr id="23"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cstate="print"/>
                    <a:srcRect/>
                    <a:stretch>
                      <a:fillRect/>
                    </a:stretch>
                  </pic:blipFill>
                  <pic:spPr bwMode="auto">
                    <a:xfrm>
                      <a:off x="0" y="0"/>
                      <a:ext cx="5400040" cy="3826518"/>
                    </a:xfrm>
                    <a:prstGeom prst="rect">
                      <a:avLst/>
                    </a:prstGeom>
                    <a:noFill/>
                    <a:ln w="9525">
                      <a:noFill/>
                      <a:miter lim="800000"/>
                      <a:headEnd/>
                      <a:tailEnd/>
                    </a:ln>
                  </pic:spPr>
                </pic:pic>
              </a:graphicData>
            </a:graphic>
          </wp:inline>
        </w:drawing>
      </w:r>
    </w:p>
    <w:p w:rsidR="00CC17C8" w:rsidRDefault="00CC17C8" w:rsidP="009242E7">
      <w:pPr>
        <w:pStyle w:val="Llegenda"/>
      </w:pPr>
      <w:bookmarkStart w:id="934" w:name="_Ref259702629"/>
      <w:r>
        <w:t xml:space="preserve">Figura </w:t>
      </w:r>
      <w:fldSimple w:instr=" SEQ Figura \* ARABIC ">
        <w:ins w:id="935" w:author="paulac" w:date="2013-10-10T13:09:00Z">
          <w:r w:rsidR="00EF3840">
            <w:rPr>
              <w:noProof/>
            </w:rPr>
            <w:t>13</w:t>
          </w:r>
        </w:ins>
        <w:ins w:id="936" w:author="sion" w:date="2013-09-19T17:54:00Z">
          <w:del w:id="937" w:author="paulac" w:date="2013-10-10T13:09:00Z">
            <w:r w:rsidR="008D6167" w:rsidDel="00EF3840">
              <w:rPr>
                <w:noProof/>
              </w:rPr>
              <w:delText>13</w:delText>
            </w:r>
          </w:del>
        </w:ins>
        <w:del w:id="938" w:author="paulac" w:date="2013-10-10T13:09:00Z">
          <w:r w:rsidR="00C6521E" w:rsidDel="00EF3840">
            <w:rPr>
              <w:noProof/>
            </w:rPr>
            <w:delText>7</w:delText>
          </w:r>
        </w:del>
      </w:fldSimple>
      <w:bookmarkEnd w:id="934"/>
      <w:r>
        <w:t>. Arxius del procés.</w:t>
      </w:r>
    </w:p>
    <w:p w:rsidR="002D21FD" w:rsidRPr="009128F9" w:rsidRDefault="00D226B9" w:rsidP="009128F9">
      <w:r>
        <w:t xml:space="preserve">El primer dels dos, gpd.xml, conté informació gràfica que el plugin jBPM-GPD empra per situar els elements del fluxograma. L'arxiu </w:t>
      </w:r>
      <w:r>
        <w:rPr>
          <w:rStyle w:val="mfasi"/>
        </w:rPr>
        <w:t>processdefinition.xml</w:t>
      </w:r>
      <w:r>
        <w:t xml:space="preserve"> conté el disseny del fluxograma amb el llenguatge jPDL especific del jBPM.</w:t>
      </w:r>
    </w:p>
    <w:p w:rsidR="002D21FD" w:rsidRDefault="009128F9" w:rsidP="009128F9">
      <w:pPr>
        <w:pStyle w:val="Ttol2"/>
      </w:pPr>
      <w:bookmarkStart w:id="939" w:name="_Toc369592811"/>
      <w:r>
        <w:t>Tipus de node</w:t>
      </w:r>
      <w:bookmarkEnd w:id="939"/>
    </w:p>
    <w:p w:rsidR="009128F9" w:rsidRDefault="009128F9" w:rsidP="009128F9">
      <w:pPr>
        <w:pStyle w:val="Ttol3"/>
      </w:pPr>
      <w:bookmarkStart w:id="940" w:name="_Toc369592812"/>
      <w:r w:rsidRPr="009128F9">
        <w:t>Start</w:t>
      </w:r>
      <w:bookmarkEnd w:id="940"/>
    </w:p>
    <w:p w:rsidR="009128F9" w:rsidRDefault="009128F9" w:rsidP="009128F9">
      <w:pPr>
        <w:rPr>
          <w:rFonts w:ascii="Times New Roman" w:hAnsi="Times New Roman" w:cs="Times New Roman"/>
        </w:rPr>
      </w:pPr>
      <w:r>
        <w:t>Aquest node marca l'inici de l'execució.</w:t>
      </w:r>
    </w:p>
    <w:p w:rsidR="009128F9" w:rsidRDefault="009128F9" w:rsidP="009128F9">
      <w:pPr>
        <w:pStyle w:val="Ttol3"/>
      </w:pPr>
      <w:bookmarkStart w:id="941" w:name="_Toc369592813"/>
      <w:r w:rsidRPr="009128F9">
        <w:t>State</w:t>
      </w:r>
      <w:bookmarkEnd w:id="941"/>
    </w:p>
    <w:p w:rsidR="009128F9" w:rsidRDefault="009128F9" w:rsidP="009128F9">
      <w:pPr>
        <w:rPr>
          <w:rFonts w:ascii="Times New Roman" w:hAnsi="Times New Roman" w:cs="Times New Roman"/>
        </w:rPr>
      </w:pPr>
      <w:r>
        <w:t xml:space="preserve">Quan l'execució arriba a un node d'aquest tipus es queda a l'espera de rebre un </w:t>
      </w:r>
      <w:r>
        <w:rPr>
          <w:i/>
          <w:iCs/>
        </w:rPr>
        <w:t>signal()</w:t>
      </w:r>
      <w:r>
        <w:t xml:space="preserve"> per poder continuar la seva execució.</w:t>
      </w:r>
    </w:p>
    <w:p w:rsidR="009128F9" w:rsidRDefault="009128F9" w:rsidP="009128F9">
      <w:pPr>
        <w:pStyle w:val="Ttol3"/>
      </w:pPr>
      <w:bookmarkStart w:id="942" w:name="_Toc369592814"/>
      <w:r w:rsidRPr="009128F9">
        <w:t>End</w:t>
      </w:r>
      <w:bookmarkEnd w:id="942"/>
    </w:p>
    <w:p w:rsidR="009128F9" w:rsidRDefault="009128F9" w:rsidP="009128F9">
      <w:pPr>
        <w:rPr>
          <w:rFonts w:ascii="Times New Roman" w:hAnsi="Times New Roman" w:cs="Times New Roman"/>
        </w:rPr>
      </w:pPr>
      <w:r>
        <w:t>Aquest node marca el final de l'execució. Quan un token arriba a un node End la instància de procés es marca com a finalitzada i totes les tasques pendents desapareixen de la llista de taques dels responsables.</w:t>
      </w:r>
    </w:p>
    <w:p w:rsidR="009128F9" w:rsidRDefault="009128F9" w:rsidP="009128F9">
      <w:pPr>
        <w:pStyle w:val="Ttol3"/>
      </w:pPr>
      <w:bookmarkStart w:id="943" w:name="_Toc369592815"/>
      <w:r w:rsidRPr="009128F9">
        <w:t>Node</w:t>
      </w:r>
      <w:bookmarkEnd w:id="943"/>
    </w:p>
    <w:p w:rsidR="009128F9" w:rsidRDefault="009128F9" w:rsidP="009128F9">
      <w:pPr>
        <w:rPr>
          <w:rFonts w:ascii="Times New Roman" w:hAnsi="Times New Roman" w:cs="Times New Roman"/>
        </w:rPr>
      </w:pPr>
      <w:r>
        <w:t xml:space="preserve">Aquest node no fa cap funció i simplement deixa continuar l'execució. S'utilitza per afegir-li funcionalitat mitjançant </w:t>
      </w:r>
      <w:r>
        <w:rPr>
          <w:i/>
          <w:iCs/>
        </w:rPr>
        <w:t>Handlers</w:t>
      </w:r>
      <w:r>
        <w:t xml:space="preserve"> específics.</w:t>
      </w:r>
    </w:p>
    <w:p w:rsidR="009128F9" w:rsidRDefault="009128F9" w:rsidP="009128F9">
      <w:pPr>
        <w:pStyle w:val="Ttol3"/>
      </w:pPr>
      <w:bookmarkStart w:id="944" w:name="_Toc369592816"/>
      <w:r w:rsidRPr="009128F9">
        <w:lastRenderedPageBreak/>
        <w:t>Fork</w:t>
      </w:r>
      <w:bookmarkEnd w:id="944"/>
    </w:p>
    <w:p w:rsidR="0047097D" w:rsidRPr="0047097D" w:rsidRDefault="0047097D" w:rsidP="0047097D">
      <w:pPr>
        <w:rPr>
          <w:lang w:eastAsia="ca-ES"/>
        </w:rPr>
      </w:pPr>
      <w:r w:rsidRPr="0047097D">
        <w:rPr>
          <w:lang w:eastAsia="ca-ES"/>
        </w:rPr>
        <w:t>Quan s'inicia una instància de procés es crea una estructura paral·lela en forma d'arbre. Aquesta estructura conté els fils d'execució que indiquen a quins nodes es troba l'execució de la instància del procés.</w:t>
      </w:r>
    </w:p>
    <w:p w:rsidR="0047097D" w:rsidRPr="0047097D" w:rsidRDefault="0047097D" w:rsidP="0047097D">
      <w:pPr>
        <w:rPr>
          <w:lang w:eastAsia="ca-ES"/>
        </w:rPr>
      </w:pPr>
      <w:r w:rsidRPr="0047097D">
        <w:rPr>
          <w:lang w:eastAsia="ca-ES"/>
        </w:rPr>
        <w:t xml:space="preserve">Quan s'inicia una instància de procés es crea el fil d'execució pare que en jBPM s'anomena </w:t>
      </w:r>
      <w:r w:rsidRPr="0047097D">
        <w:rPr>
          <w:i/>
          <w:iCs/>
          <w:lang w:eastAsia="ca-ES"/>
        </w:rPr>
        <w:t>Root Token</w:t>
      </w:r>
      <w:r w:rsidRPr="0047097D">
        <w:rPr>
          <w:lang w:eastAsia="ca-ES"/>
        </w:rPr>
        <w:t>. Aquest fil d'execució serà el que indicarà a quin node es troba l'execució de l'instància de procés.</w:t>
      </w:r>
    </w:p>
    <w:p w:rsidR="0047097D" w:rsidRPr="0047097D" w:rsidRDefault="0047097D" w:rsidP="0047097D">
      <w:pPr>
        <w:rPr>
          <w:lang w:eastAsia="ca-ES"/>
        </w:rPr>
      </w:pPr>
      <w:r w:rsidRPr="0047097D">
        <w:rPr>
          <w:lang w:eastAsia="ca-ES"/>
        </w:rPr>
        <w:t xml:space="preserve">Quan un fil d'execució arriba a un node </w:t>
      </w:r>
      <w:r w:rsidRPr="0047097D">
        <w:rPr>
          <w:i/>
          <w:iCs/>
          <w:lang w:eastAsia="ca-ES"/>
        </w:rPr>
        <w:t>Fork</w:t>
      </w:r>
      <w:r w:rsidRPr="0047097D">
        <w:rPr>
          <w:lang w:eastAsia="ca-ES"/>
        </w:rPr>
        <w:t xml:space="preserve"> es crea un fil d'execució per cada transició de sortida del node. Cada un d'aquests nous fils creats serà un fill del fil d'execució que ha arribat al node </w:t>
      </w:r>
      <w:r w:rsidRPr="0047097D">
        <w:rPr>
          <w:i/>
          <w:iCs/>
          <w:lang w:eastAsia="ca-ES"/>
        </w:rPr>
        <w:t>Fork</w:t>
      </w:r>
      <w:r w:rsidRPr="0047097D">
        <w:rPr>
          <w:lang w:eastAsia="ca-ES"/>
        </w:rPr>
        <w:t xml:space="preserve">. El fil d'execució pare es queda aturat al node </w:t>
      </w:r>
      <w:r w:rsidRPr="0047097D">
        <w:rPr>
          <w:i/>
          <w:iCs/>
          <w:lang w:eastAsia="ca-ES"/>
        </w:rPr>
        <w:t>Fork</w:t>
      </w:r>
      <w:r w:rsidRPr="0047097D">
        <w:rPr>
          <w:lang w:eastAsia="ca-ES"/>
        </w:rPr>
        <w:t xml:space="preserve"> mentre que cada un dels fils d'execució fills segueixen la seva execució independentment del pare.</w:t>
      </w:r>
    </w:p>
    <w:p w:rsidR="0047097D" w:rsidRDefault="0047097D" w:rsidP="00BB742D">
      <w:pPr>
        <w:rPr>
          <w:lang w:eastAsia="ca-ES"/>
        </w:rPr>
      </w:pPr>
      <w:r w:rsidRPr="0047097D">
        <w:rPr>
          <w:lang w:eastAsia="ca-ES"/>
        </w:rPr>
        <w:t xml:space="preserve">La execució dels fills continua fins que arriben a un node </w:t>
      </w:r>
      <w:r w:rsidRPr="0047097D">
        <w:rPr>
          <w:i/>
          <w:iCs/>
          <w:lang w:eastAsia="ca-ES"/>
        </w:rPr>
        <w:t>Join</w:t>
      </w:r>
      <w:r w:rsidRPr="0047097D">
        <w:rPr>
          <w:lang w:eastAsia="ca-ES"/>
        </w:rPr>
        <w:t xml:space="preserve">. En aquest moment es queden aturats. Una vegada han arribat al node </w:t>
      </w:r>
      <w:r w:rsidRPr="0047097D">
        <w:rPr>
          <w:i/>
          <w:iCs/>
          <w:lang w:eastAsia="ca-ES"/>
        </w:rPr>
        <w:t>Join</w:t>
      </w:r>
      <w:r w:rsidRPr="0047097D">
        <w:rPr>
          <w:lang w:eastAsia="ca-ES"/>
        </w:rPr>
        <w:t xml:space="preserve"> tots els fills del mateix pare, el node </w:t>
      </w:r>
      <w:r w:rsidRPr="0047097D">
        <w:rPr>
          <w:i/>
          <w:iCs/>
          <w:lang w:eastAsia="ca-ES"/>
        </w:rPr>
        <w:t>Join</w:t>
      </w:r>
      <w:r w:rsidRPr="0047097D">
        <w:rPr>
          <w:lang w:eastAsia="ca-ES"/>
        </w:rPr>
        <w:t xml:space="preserve"> deixa continuar el fil d'execució pare per la transició de sortida.</w:t>
      </w:r>
    </w:p>
    <w:p w:rsidR="00BB742D" w:rsidRDefault="0047097D" w:rsidP="00BB742D">
      <w:r>
        <w:t>Resumint, q</w:t>
      </w:r>
      <w:r w:rsidR="009128F9">
        <w:t xml:space="preserve">uan un fil d'execució arriba a un node </w:t>
      </w:r>
      <w:r w:rsidR="009128F9">
        <w:rPr>
          <w:i/>
          <w:iCs/>
        </w:rPr>
        <w:t>Fork</w:t>
      </w:r>
      <w:r w:rsidR="009128F9">
        <w:t xml:space="preserve"> es crea un nou fil d'execució fill per a cada transició de sortida</w:t>
      </w:r>
      <w:r w:rsidR="00BB742D">
        <w:t xml:space="preserve">. </w:t>
      </w:r>
      <w:r w:rsidR="009128F9">
        <w:t xml:space="preserve">Cada node </w:t>
      </w:r>
      <w:r w:rsidR="009128F9" w:rsidRPr="00E45968">
        <w:rPr>
          <w:i/>
        </w:rPr>
        <w:t>Fork</w:t>
      </w:r>
      <w:r w:rsidR="009128F9">
        <w:t xml:space="preserve"> ha de tenir el seu corresponent node </w:t>
      </w:r>
      <w:r w:rsidR="009128F9">
        <w:rPr>
          <w:i/>
          <w:iCs/>
        </w:rPr>
        <w:t>Join</w:t>
      </w:r>
      <w:r w:rsidR="009128F9">
        <w:t xml:space="preserve">. </w:t>
      </w:r>
    </w:p>
    <w:p w:rsidR="009128F9" w:rsidRDefault="009128F9" w:rsidP="00BB742D">
      <w:pPr>
        <w:pStyle w:val="Ttol3"/>
      </w:pPr>
      <w:bookmarkStart w:id="945" w:name="_Toc369592817"/>
      <w:r w:rsidRPr="009128F9">
        <w:t>Join</w:t>
      </w:r>
      <w:bookmarkEnd w:id="945"/>
    </w:p>
    <w:p w:rsidR="009128F9" w:rsidRDefault="009128F9" w:rsidP="009128F9">
      <w:pPr>
        <w:rPr>
          <w:rFonts w:ascii="Times New Roman" w:hAnsi="Times New Roman" w:cs="Times New Roman"/>
        </w:rPr>
      </w:pPr>
      <w:r>
        <w:t xml:space="preserve">Aquest node s'utilitza juntament amb el node </w:t>
      </w:r>
      <w:r>
        <w:rPr>
          <w:i/>
          <w:iCs/>
        </w:rPr>
        <w:t>Fork</w:t>
      </w:r>
      <w:r>
        <w:t xml:space="preserve">. La seva funció és esperar a tots els fils d'execució que s'han creat mitjançant un </w:t>
      </w:r>
      <w:r>
        <w:rPr>
          <w:i/>
          <w:iCs/>
        </w:rPr>
        <w:t>Fork</w:t>
      </w:r>
      <w:r>
        <w:t>. Quan han arribat tots deixa continuar el fil d'execució pa</w:t>
      </w:r>
      <w:r w:rsidR="00E45968">
        <w:t>re per la transició de sortida.</w:t>
      </w:r>
    </w:p>
    <w:p w:rsidR="009128F9" w:rsidRDefault="009128F9" w:rsidP="009128F9">
      <w:pPr>
        <w:pStyle w:val="Ttol3"/>
      </w:pPr>
      <w:bookmarkStart w:id="946" w:name="_Toc369592818"/>
      <w:r w:rsidRPr="009128F9">
        <w:t>Decision</w:t>
      </w:r>
      <w:bookmarkEnd w:id="946"/>
    </w:p>
    <w:p w:rsidR="009128F9" w:rsidRDefault="009128F9" w:rsidP="009128F9">
      <w:r>
        <w:t xml:space="preserve">Aquest node selecciona una transició de sortida </w:t>
      </w:r>
      <w:r w:rsidR="00E45968">
        <w:t>avaluant</w:t>
      </w:r>
      <w:r>
        <w:t xml:space="preserve"> diferents condicions.</w:t>
      </w:r>
    </w:p>
    <w:p w:rsidR="004C7F41" w:rsidRDefault="004C7F41" w:rsidP="009128F9">
      <w:r w:rsidRPr="008D66D5">
        <w:t>Les condicions són del tipus #{CONDICIONS}. Operadors: +, -, &lt;, &gt;, !, &amp;&amp;, ||, etc</w:t>
      </w:r>
    </w:p>
    <w:p w:rsidR="004C7F41" w:rsidRDefault="004C7F41" w:rsidP="009128F9">
      <w:pPr>
        <w:rPr>
          <w:rFonts w:ascii="Times New Roman" w:hAnsi="Times New Roman" w:cs="Times New Roman"/>
        </w:rPr>
      </w:pPr>
      <w:r w:rsidRPr="008D66D5">
        <w:t>El jBPM actua de la següent manera: si hi ha una condició que es compleix, agafa la branca (transition) que es compleix, sinó, s’agafa la primera (es compleixi o no). Així, cal anar amb cura al codi font, que o bé totes les branques tenen condició, o bé la branca que ha quedat sense condició és la primera.</w:t>
      </w:r>
    </w:p>
    <w:p w:rsidR="009128F9" w:rsidRDefault="009128F9" w:rsidP="009128F9">
      <w:pPr>
        <w:pStyle w:val="Ttol3"/>
      </w:pPr>
      <w:bookmarkStart w:id="947" w:name="_Toc369592819"/>
      <w:r>
        <w:t xml:space="preserve">Task </w:t>
      </w:r>
      <w:r w:rsidRPr="009128F9">
        <w:t>Node</w:t>
      </w:r>
      <w:bookmarkEnd w:id="947"/>
    </w:p>
    <w:p w:rsidR="009128F9" w:rsidRDefault="009128F9" w:rsidP="009128F9">
      <w:pPr>
        <w:rPr>
          <w:rFonts w:ascii="Times New Roman" w:hAnsi="Times New Roman" w:cs="Times New Roman"/>
        </w:rPr>
      </w:pPr>
      <w:r>
        <w:t>Aquest node representa una o més tasques que han de ser realitzades per persones. Així, quan l'execució arriba a un Task Node, es creen instàncies de tasques en la llista de tasques de la persona corresponent. Després d'això el node es queda en estat d'espera. A mida que cada responsable realitza la seva tasca, es deixa continuar amb l'execució o s'espera a que els altres responsables hagin finalitzat també les seves tasques.</w:t>
      </w:r>
    </w:p>
    <w:p w:rsidR="009128F9" w:rsidRDefault="009128F9" w:rsidP="009128F9">
      <w:r>
        <w:t>Típicament, un node d'aquest tipus crea una sola tasca i quan el responsable l'ha finalitzada es continua amb l'execució.</w:t>
      </w:r>
    </w:p>
    <w:p w:rsidR="009128F9" w:rsidRDefault="009128F9" w:rsidP="009128F9">
      <w:pPr>
        <w:pStyle w:val="Ttol3"/>
      </w:pPr>
      <w:bookmarkStart w:id="948" w:name="_Toc369592820"/>
      <w:r>
        <w:lastRenderedPageBreak/>
        <w:t>Process State</w:t>
      </w:r>
      <w:bookmarkEnd w:id="948"/>
    </w:p>
    <w:p w:rsidR="009128F9" w:rsidRDefault="009128F9" w:rsidP="009128F9">
      <w:r>
        <w:t>Aquest node crea una instància de procés</w:t>
      </w:r>
      <w:r w:rsidR="00E45968">
        <w:t xml:space="preserve"> filla a partir d'un altre flux</w:t>
      </w:r>
      <w:r>
        <w:t xml:space="preserve">grama. Quan aquesta instància de procés finalitzi la seva execució el node </w:t>
      </w:r>
      <w:r>
        <w:rPr>
          <w:i/>
          <w:iCs/>
        </w:rPr>
        <w:t>Process State</w:t>
      </w:r>
      <w:r>
        <w:t xml:space="preserve"> continua l'execució per la transició de sortida.</w:t>
      </w:r>
    </w:p>
    <w:p w:rsidR="00961088" w:rsidRDefault="00961088" w:rsidP="00961088">
      <w:pPr>
        <w:pStyle w:val="Ttol2"/>
      </w:pPr>
      <w:bookmarkStart w:id="949" w:name="_Toc369592821"/>
      <w:r>
        <w:t>Creació de tasques</w:t>
      </w:r>
      <w:bookmarkEnd w:id="949"/>
    </w:p>
    <w:p w:rsidR="00EB260D" w:rsidRPr="00EB260D" w:rsidRDefault="00EB260D" w:rsidP="00EB260D">
      <w:pPr>
        <w:pStyle w:val="Ttol3"/>
      </w:pPr>
      <w:bookmarkStart w:id="950" w:name="_Toc369592822"/>
      <w:r>
        <w:t>Definició</w:t>
      </w:r>
      <w:bookmarkEnd w:id="950"/>
    </w:p>
    <w:p w:rsidR="00BC3D39" w:rsidRDefault="00BC3D39" w:rsidP="00BC3D39">
      <w:r>
        <w:t>Per a crear una tasca, hem de posar un node de tipus “Task Node”. A continuació, i després d’haver posar un nom al node, hem d’anar a l’opció “Task” i afegir-hi la tasca</w:t>
      </w:r>
      <w:r w:rsidR="00560C9B">
        <w:t xml:space="preserve"> amb l’opció “New Task”</w:t>
      </w:r>
      <w:r>
        <w:t xml:space="preserve"> (Veure</w:t>
      </w:r>
      <w:r w:rsidR="00560C9B">
        <w:t xml:space="preserve"> </w:t>
      </w:r>
      <w:fldSimple w:instr=" REF _Ref259779752 \h  \* MERGEFORMAT ">
        <w:ins w:id="951" w:author="paulac" w:date="2013-10-10T13:09:00Z">
          <w:r w:rsidR="000D0864" w:rsidRPr="000D0864">
            <w:rPr>
              <w:i/>
              <w:rPrChange w:id="952" w:author="paulac" w:date="2013-10-10T13:09:00Z">
                <w:rPr>
                  <w:color w:val="0000FF" w:themeColor="hyperlink"/>
                  <w:u w:val="single"/>
                </w:rPr>
              </w:rPrChange>
            </w:rPr>
            <w:t xml:space="preserve">Figura </w:t>
          </w:r>
          <w:r w:rsidR="000D0864" w:rsidRPr="000D0864">
            <w:rPr>
              <w:i/>
              <w:noProof/>
              <w:rPrChange w:id="953" w:author="paulac" w:date="2013-10-10T13:09:00Z">
                <w:rPr>
                  <w:noProof/>
                  <w:color w:val="0000FF" w:themeColor="hyperlink"/>
                  <w:u w:val="single"/>
                </w:rPr>
              </w:rPrChange>
            </w:rPr>
            <w:t>14</w:t>
          </w:r>
        </w:ins>
        <w:del w:id="954" w:author="paulac" w:date="2013-10-09T15:46:00Z">
          <w:r w:rsidR="00C6521E" w:rsidRPr="00C6521E" w:rsidDel="00361A6D">
            <w:rPr>
              <w:i/>
            </w:rPr>
            <w:delText xml:space="preserve">Figura </w:delText>
          </w:r>
          <w:r w:rsidR="00C6521E" w:rsidRPr="00C6521E" w:rsidDel="00361A6D">
            <w:rPr>
              <w:i/>
              <w:noProof/>
            </w:rPr>
            <w:delText>8</w:delText>
          </w:r>
        </w:del>
      </w:fldSimple>
      <w:r>
        <w:t xml:space="preserve">). Després posem un nom identificatiu a la tasca i fer finalitzar hem de configurar-hi els events (Veure </w:t>
      </w:r>
      <w:fldSimple w:instr=" REF _Ref259779949 \n \h  \* MERGEFORMAT ">
        <w:ins w:id="955" w:author="paulac" w:date="2013-10-10T13:09:00Z">
          <w:r w:rsidR="000D0864" w:rsidRPr="000D0864">
            <w:rPr>
              <w:i/>
              <w:rPrChange w:id="956" w:author="paulac" w:date="2013-10-10T13:09:00Z">
                <w:rPr>
                  <w:color w:val="0000FF" w:themeColor="hyperlink"/>
                  <w:u w:val="single"/>
                </w:rPr>
              </w:rPrChange>
            </w:rPr>
            <w:t>4.2</w:t>
          </w:r>
        </w:ins>
        <w:del w:id="957" w:author="paulac" w:date="2013-10-10T13:09:00Z">
          <w:r w:rsidR="00C6521E" w:rsidRPr="00C6521E" w:rsidDel="00EF3840">
            <w:rPr>
              <w:i/>
            </w:rPr>
            <w:delText>4.2</w:delText>
          </w:r>
        </w:del>
      </w:fldSimple>
      <w:r w:rsidR="00EB260D" w:rsidRPr="00EB260D">
        <w:rPr>
          <w:i/>
        </w:rPr>
        <w:t xml:space="preserve">. </w:t>
      </w:r>
      <w:fldSimple w:instr=" REF _Ref259779949 \h  \* MERGEFORMAT ">
        <w:ins w:id="958" w:author="paulac" w:date="2013-10-10T13:09:00Z">
          <w:r w:rsidR="000D0864" w:rsidRPr="000D0864">
            <w:rPr>
              <w:i/>
              <w:rPrChange w:id="959" w:author="paulac" w:date="2013-10-10T13:09:00Z">
                <w:rPr>
                  <w:color w:val="0000FF" w:themeColor="hyperlink"/>
                  <w:u w:val="single"/>
                </w:rPr>
              </w:rPrChange>
            </w:rPr>
            <w:t>Events, scripts i classes delegades (handlers)</w:t>
          </w:r>
        </w:ins>
        <w:del w:id="960" w:author="paulac" w:date="2013-10-10T13:09:00Z">
          <w:r w:rsidR="00C6521E" w:rsidRPr="00C6521E" w:rsidDel="00EF3840">
            <w:rPr>
              <w:i/>
            </w:rPr>
            <w:delText>Events, scripts i classes delegades (handlers)</w:delText>
          </w:r>
        </w:del>
      </w:fldSimple>
      <w:r w:rsidR="00EB260D">
        <w:t xml:space="preserve"> </w:t>
      </w:r>
      <w:r>
        <w:t xml:space="preserve">) i l’assignació </w:t>
      </w:r>
      <w:r w:rsidR="002F3F1D">
        <w:t xml:space="preserve">de la tasca (Veure </w:t>
      </w:r>
      <w:fldSimple w:instr=" REF _Ref259780112 \n \h  \* MERGEFORMAT ">
        <w:ins w:id="961" w:author="paulac" w:date="2013-10-10T13:09:00Z">
          <w:r w:rsidR="000D0864" w:rsidRPr="000D0864">
            <w:rPr>
              <w:i/>
              <w:rPrChange w:id="962" w:author="paulac" w:date="2013-10-10T13:09:00Z">
                <w:rPr>
                  <w:color w:val="0000FF" w:themeColor="hyperlink"/>
                  <w:u w:val="single"/>
                </w:rPr>
              </w:rPrChange>
            </w:rPr>
            <w:t>3.7.2</w:t>
          </w:r>
        </w:ins>
        <w:del w:id="963" w:author="paulac" w:date="2013-10-10T13:09:00Z">
          <w:r w:rsidR="00C6521E" w:rsidRPr="00C6521E" w:rsidDel="00EF3840">
            <w:rPr>
              <w:i/>
            </w:rPr>
            <w:delText>3.7.2</w:delText>
          </w:r>
        </w:del>
      </w:fldSimple>
      <w:r w:rsidR="00EB260D" w:rsidRPr="00EB260D">
        <w:rPr>
          <w:i/>
        </w:rPr>
        <w:t xml:space="preserve">. </w:t>
      </w:r>
      <w:fldSimple w:instr=" REF _Ref259780118 \h  \* MERGEFORMAT ">
        <w:ins w:id="964" w:author="paulac" w:date="2013-10-10T13:09:00Z">
          <w:r w:rsidR="000D0864" w:rsidRPr="000D0864">
            <w:rPr>
              <w:i/>
              <w:rPrChange w:id="965" w:author="paulac" w:date="2013-10-10T13:09:00Z">
                <w:rPr>
                  <w:color w:val="0000FF" w:themeColor="hyperlink"/>
                  <w:u w:val="single"/>
                </w:rPr>
              </w:rPrChange>
            </w:rPr>
            <w:t>Assignació</w:t>
          </w:r>
        </w:ins>
        <w:del w:id="966" w:author="paulac" w:date="2013-10-10T13:09:00Z">
          <w:r w:rsidR="00C6521E" w:rsidRPr="00C6521E" w:rsidDel="00EF3840">
            <w:rPr>
              <w:i/>
            </w:rPr>
            <w:delText>Assignació</w:delText>
          </w:r>
        </w:del>
      </w:fldSimple>
      <w:r w:rsidR="002F3F1D">
        <w:t>).</w:t>
      </w:r>
    </w:p>
    <w:p w:rsidR="002F3F1D" w:rsidRDefault="002F3F1D" w:rsidP="002F3F1D">
      <w:pPr>
        <w:keepNext/>
        <w:jc w:val="center"/>
      </w:pPr>
      <w:r>
        <w:rPr>
          <w:noProof/>
          <w:lang w:val="es-ES" w:eastAsia="es-ES"/>
        </w:rPr>
        <w:drawing>
          <wp:inline distT="0" distB="0" distL="0" distR="0">
            <wp:extent cx="5400040" cy="2218488"/>
            <wp:effectExtent l="1905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srcRect/>
                    <a:stretch>
                      <a:fillRect/>
                    </a:stretch>
                  </pic:blipFill>
                  <pic:spPr bwMode="auto">
                    <a:xfrm>
                      <a:off x="0" y="0"/>
                      <a:ext cx="5400040" cy="2218488"/>
                    </a:xfrm>
                    <a:prstGeom prst="rect">
                      <a:avLst/>
                    </a:prstGeom>
                    <a:noFill/>
                    <a:ln w="9525">
                      <a:noFill/>
                      <a:miter lim="800000"/>
                      <a:headEnd/>
                      <a:tailEnd/>
                    </a:ln>
                  </pic:spPr>
                </pic:pic>
              </a:graphicData>
            </a:graphic>
          </wp:inline>
        </w:drawing>
      </w:r>
    </w:p>
    <w:p w:rsidR="002F3F1D" w:rsidRPr="00BC3D39" w:rsidRDefault="002F3F1D" w:rsidP="009242E7">
      <w:pPr>
        <w:pStyle w:val="Llegenda"/>
      </w:pPr>
      <w:bookmarkStart w:id="967" w:name="_Ref259779752"/>
      <w:bookmarkStart w:id="968" w:name="_Ref259779743"/>
      <w:r>
        <w:t xml:space="preserve">Figura </w:t>
      </w:r>
      <w:fldSimple w:instr=" SEQ Figura \* ARABIC ">
        <w:ins w:id="969" w:author="paulac" w:date="2013-10-10T13:09:00Z">
          <w:r w:rsidR="00EF3840">
            <w:rPr>
              <w:noProof/>
            </w:rPr>
            <w:t>14</w:t>
          </w:r>
        </w:ins>
        <w:ins w:id="970" w:author="sion" w:date="2013-09-19T17:54:00Z">
          <w:del w:id="971" w:author="paulac" w:date="2013-10-10T13:09:00Z">
            <w:r w:rsidR="008D6167" w:rsidDel="00EF3840">
              <w:rPr>
                <w:noProof/>
              </w:rPr>
              <w:delText>14</w:delText>
            </w:r>
          </w:del>
        </w:ins>
        <w:del w:id="972" w:author="paulac" w:date="2013-10-10T13:09:00Z">
          <w:r w:rsidR="00C6521E" w:rsidDel="00EF3840">
            <w:rPr>
              <w:noProof/>
            </w:rPr>
            <w:delText>8</w:delText>
          </w:r>
        </w:del>
      </w:fldSimple>
      <w:bookmarkEnd w:id="967"/>
      <w:r>
        <w:t>. Creació d'una nova tasca al jBPM</w:t>
      </w:r>
      <w:bookmarkEnd w:id="968"/>
    </w:p>
    <w:p w:rsidR="00961088" w:rsidRDefault="00961088" w:rsidP="00961088">
      <w:pPr>
        <w:pStyle w:val="Ttol3"/>
      </w:pPr>
      <w:bookmarkStart w:id="973" w:name="_Ref259780112"/>
      <w:bookmarkStart w:id="974" w:name="_Ref259780118"/>
      <w:bookmarkStart w:id="975" w:name="_Toc369592823"/>
      <w:r>
        <w:t>Assignació</w:t>
      </w:r>
      <w:bookmarkEnd w:id="973"/>
      <w:bookmarkEnd w:id="974"/>
      <w:bookmarkEnd w:id="975"/>
    </w:p>
    <w:p w:rsidR="00912E99" w:rsidRPr="00912E99" w:rsidRDefault="00912E99" w:rsidP="00912E99">
      <w:r>
        <w:t xml:space="preserve">Per assignar una tasca hem d’anar a l’opció “Tasks” i pitjar damunt la pipella “Assignment”. Aleshores ens sortirà una pantalla per elegir a qui va dirigida la tasca. </w:t>
      </w:r>
      <w:r w:rsidR="001339CC">
        <w:t>Les assignacions més comuns són les següents:</w:t>
      </w:r>
    </w:p>
    <w:p w:rsidR="00912E99" w:rsidRDefault="00912E99" w:rsidP="00753AA4">
      <w:pPr>
        <w:numPr>
          <w:ilvl w:val="1"/>
          <w:numId w:val="3"/>
        </w:numPr>
        <w:jc w:val="left"/>
      </w:pPr>
      <w:r w:rsidRPr="00396DBC">
        <w:t>Actor: usuari particular de l’aplicació</w:t>
      </w:r>
      <w:r w:rsidR="001339CC">
        <w:t xml:space="preserve"> (Veure </w:t>
      </w:r>
      <w:fldSimple w:instr=" REF _Ref259781481 \h  \* MERGEFORMAT ">
        <w:ins w:id="976" w:author="paulac" w:date="2013-10-10T13:09:00Z">
          <w:r w:rsidR="000D0864" w:rsidRPr="000D0864">
            <w:rPr>
              <w:i/>
              <w:rPrChange w:id="977" w:author="paulac" w:date="2013-10-10T13:09:00Z">
                <w:rPr>
                  <w:color w:val="0000FF" w:themeColor="hyperlink"/>
                  <w:u w:val="single"/>
                </w:rPr>
              </w:rPrChange>
            </w:rPr>
            <w:t xml:space="preserve">Figura </w:t>
          </w:r>
          <w:r w:rsidR="000D0864" w:rsidRPr="000D0864">
            <w:rPr>
              <w:i/>
              <w:noProof/>
              <w:rPrChange w:id="978" w:author="paulac" w:date="2013-10-10T13:09:00Z">
                <w:rPr>
                  <w:noProof/>
                  <w:color w:val="0000FF" w:themeColor="hyperlink"/>
                  <w:u w:val="single"/>
                </w:rPr>
              </w:rPrChange>
            </w:rPr>
            <w:t>15</w:t>
          </w:r>
        </w:ins>
        <w:del w:id="979" w:author="paulac" w:date="2013-10-09T15:46:00Z">
          <w:r w:rsidR="00C6521E" w:rsidRPr="00C6521E" w:rsidDel="00361A6D">
            <w:rPr>
              <w:i/>
            </w:rPr>
            <w:delText xml:space="preserve">Figura </w:delText>
          </w:r>
          <w:r w:rsidR="00C6521E" w:rsidRPr="00C6521E" w:rsidDel="00361A6D">
            <w:rPr>
              <w:i/>
              <w:noProof/>
            </w:rPr>
            <w:delText>9</w:delText>
          </w:r>
        </w:del>
      </w:fldSimple>
      <w:r w:rsidR="001339CC">
        <w:t>)</w:t>
      </w:r>
      <w:r w:rsidRPr="00396DBC">
        <w:t>.</w:t>
      </w:r>
    </w:p>
    <w:p w:rsidR="00912E99" w:rsidRDefault="00912E99" w:rsidP="00912E99">
      <w:pPr>
        <w:keepNext/>
        <w:jc w:val="center"/>
      </w:pPr>
      <w:r>
        <w:rPr>
          <w:noProof/>
          <w:lang w:val="es-ES" w:eastAsia="es-ES"/>
        </w:rPr>
        <w:drawing>
          <wp:inline distT="0" distB="0" distL="0" distR="0">
            <wp:extent cx="5334000" cy="962025"/>
            <wp:effectExtent l="19050" t="0" r="0" b="0"/>
            <wp:docPr id="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a:picLocks noChangeAspect="1" noChangeArrowheads="1"/>
                    </pic:cNvPicPr>
                  </pic:nvPicPr>
                  <pic:blipFill>
                    <a:blip r:embed="rId37" cstate="print"/>
                    <a:srcRect/>
                    <a:stretch>
                      <a:fillRect/>
                    </a:stretch>
                  </pic:blipFill>
                  <pic:spPr bwMode="auto">
                    <a:xfrm>
                      <a:off x="0" y="0"/>
                      <a:ext cx="5334000" cy="962025"/>
                    </a:xfrm>
                    <a:prstGeom prst="rect">
                      <a:avLst/>
                    </a:prstGeom>
                    <a:noFill/>
                    <a:ln w="9525">
                      <a:noFill/>
                      <a:miter lim="800000"/>
                      <a:headEnd/>
                      <a:tailEnd/>
                    </a:ln>
                  </pic:spPr>
                </pic:pic>
              </a:graphicData>
            </a:graphic>
          </wp:inline>
        </w:drawing>
      </w:r>
    </w:p>
    <w:p w:rsidR="00912E99" w:rsidRPr="00396DBC" w:rsidRDefault="00912E99" w:rsidP="009242E7">
      <w:pPr>
        <w:pStyle w:val="Llegenda"/>
      </w:pPr>
      <w:bookmarkStart w:id="980" w:name="_Ref259781481"/>
      <w:r>
        <w:t xml:space="preserve">Figura </w:t>
      </w:r>
      <w:fldSimple w:instr=" SEQ Figura \* ARABIC ">
        <w:ins w:id="981" w:author="paulac" w:date="2013-10-10T13:09:00Z">
          <w:r w:rsidR="00EF3840">
            <w:rPr>
              <w:noProof/>
            </w:rPr>
            <w:t>15</w:t>
          </w:r>
        </w:ins>
        <w:ins w:id="982" w:author="sion" w:date="2013-09-19T17:54:00Z">
          <w:del w:id="983" w:author="paulac" w:date="2013-10-10T13:09:00Z">
            <w:r w:rsidR="008D6167" w:rsidDel="00EF3840">
              <w:rPr>
                <w:noProof/>
              </w:rPr>
              <w:delText>15</w:delText>
            </w:r>
          </w:del>
        </w:ins>
        <w:del w:id="984" w:author="paulac" w:date="2013-10-10T13:09:00Z">
          <w:r w:rsidR="00C6521E" w:rsidDel="00EF3840">
            <w:rPr>
              <w:noProof/>
            </w:rPr>
            <w:delText>9</w:delText>
          </w:r>
        </w:del>
      </w:fldSimple>
      <w:bookmarkEnd w:id="980"/>
      <w:r>
        <w:t>. Assignar tasca a un actor concret.</w:t>
      </w:r>
    </w:p>
    <w:p w:rsidR="00912E99" w:rsidRDefault="00912E99" w:rsidP="00753AA4">
      <w:pPr>
        <w:numPr>
          <w:ilvl w:val="1"/>
          <w:numId w:val="3"/>
        </w:numPr>
        <w:jc w:val="left"/>
      </w:pPr>
      <w:r w:rsidRPr="00396DBC">
        <w:t>Group: grup d’usuaris de l’aplicació</w:t>
      </w:r>
      <w:r w:rsidR="001339CC">
        <w:t xml:space="preserve"> (Veure </w:t>
      </w:r>
      <w:fldSimple w:instr=" REF _Ref259781496 \h  \* MERGEFORMAT ">
        <w:ins w:id="985" w:author="paulac" w:date="2013-10-10T13:09:00Z">
          <w:r w:rsidR="000D0864" w:rsidRPr="000D0864">
            <w:rPr>
              <w:i/>
              <w:rPrChange w:id="986" w:author="paulac" w:date="2013-10-10T13:09:00Z">
                <w:rPr>
                  <w:color w:val="0000FF" w:themeColor="hyperlink"/>
                  <w:u w:val="single"/>
                </w:rPr>
              </w:rPrChange>
            </w:rPr>
            <w:t xml:space="preserve">Figura </w:t>
          </w:r>
          <w:r w:rsidR="000D0864" w:rsidRPr="000D0864">
            <w:rPr>
              <w:i/>
              <w:noProof/>
              <w:rPrChange w:id="987" w:author="paulac" w:date="2013-10-10T13:09:00Z">
                <w:rPr>
                  <w:noProof/>
                  <w:color w:val="0000FF" w:themeColor="hyperlink"/>
                  <w:u w:val="single"/>
                </w:rPr>
              </w:rPrChange>
            </w:rPr>
            <w:t>16</w:t>
          </w:r>
        </w:ins>
        <w:del w:id="988" w:author="paulac" w:date="2013-10-09T15:46:00Z">
          <w:r w:rsidR="00C6521E" w:rsidRPr="00C6521E" w:rsidDel="00361A6D">
            <w:rPr>
              <w:i/>
            </w:rPr>
            <w:delText xml:space="preserve">Figura </w:delText>
          </w:r>
          <w:r w:rsidR="00C6521E" w:rsidRPr="00C6521E" w:rsidDel="00361A6D">
            <w:rPr>
              <w:i/>
              <w:noProof/>
            </w:rPr>
            <w:delText>10</w:delText>
          </w:r>
        </w:del>
      </w:fldSimple>
      <w:r w:rsidR="001339CC">
        <w:t>)</w:t>
      </w:r>
      <w:r w:rsidRPr="00396DBC">
        <w:t>.</w:t>
      </w:r>
    </w:p>
    <w:p w:rsidR="00912E99" w:rsidRDefault="00912E99" w:rsidP="00912E99">
      <w:pPr>
        <w:keepNext/>
        <w:jc w:val="center"/>
      </w:pPr>
      <w:r>
        <w:rPr>
          <w:noProof/>
          <w:lang w:val="es-ES" w:eastAsia="es-ES"/>
        </w:rPr>
        <w:lastRenderedPageBreak/>
        <w:drawing>
          <wp:inline distT="0" distB="0" distL="0" distR="0">
            <wp:extent cx="5400675" cy="923925"/>
            <wp:effectExtent l="19050" t="0" r="9525" b="0"/>
            <wp:docPr id="6"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a:picLocks noChangeAspect="1" noChangeArrowheads="1"/>
                    </pic:cNvPicPr>
                  </pic:nvPicPr>
                  <pic:blipFill>
                    <a:blip r:embed="rId38" cstate="print"/>
                    <a:srcRect/>
                    <a:stretch>
                      <a:fillRect/>
                    </a:stretch>
                  </pic:blipFill>
                  <pic:spPr bwMode="auto">
                    <a:xfrm>
                      <a:off x="0" y="0"/>
                      <a:ext cx="5400675" cy="923925"/>
                    </a:xfrm>
                    <a:prstGeom prst="rect">
                      <a:avLst/>
                    </a:prstGeom>
                    <a:noFill/>
                    <a:ln w="9525">
                      <a:noFill/>
                      <a:miter lim="800000"/>
                      <a:headEnd/>
                      <a:tailEnd/>
                    </a:ln>
                  </pic:spPr>
                </pic:pic>
              </a:graphicData>
            </a:graphic>
          </wp:inline>
        </w:drawing>
      </w:r>
    </w:p>
    <w:p w:rsidR="00912E99" w:rsidRPr="00396DBC" w:rsidRDefault="00912E99" w:rsidP="009242E7">
      <w:pPr>
        <w:pStyle w:val="Llegenda"/>
      </w:pPr>
      <w:bookmarkStart w:id="989" w:name="_Ref259781496"/>
      <w:r>
        <w:t xml:space="preserve">Figura </w:t>
      </w:r>
      <w:fldSimple w:instr=" SEQ Figura \* ARABIC ">
        <w:ins w:id="990" w:author="paulac" w:date="2013-10-10T13:09:00Z">
          <w:r w:rsidR="00EF3840">
            <w:rPr>
              <w:noProof/>
            </w:rPr>
            <w:t>16</w:t>
          </w:r>
        </w:ins>
        <w:ins w:id="991" w:author="sion" w:date="2013-09-19T17:54:00Z">
          <w:del w:id="992" w:author="paulac" w:date="2013-10-10T13:09:00Z">
            <w:r w:rsidR="008D6167" w:rsidDel="00EF3840">
              <w:rPr>
                <w:noProof/>
              </w:rPr>
              <w:delText>16</w:delText>
            </w:r>
          </w:del>
        </w:ins>
        <w:del w:id="993" w:author="paulac" w:date="2013-10-10T13:09:00Z">
          <w:r w:rsidR="00C6521E" w:rsidDel="00EF3840">
            <w:rPr>
              <w:noProof/>
            </w:rPr>
            <w:delText>10</w:delText>
          </w:r>
        </w:del>
      </w:fldSimple>
      <w:bookmarkEnd w:id="989"/>
      <w:r>
        <w:t>. Assignar tasca a un grup de persones.</w:t>
      </w:r>
    </w:p>
    <w:p w:rsidR="00912E99" w:rsidRPr="00396DBC" w:rsidRDefault="00912E99" w:rsidP="00753AA4">
      <w:pPr>
        <w:numPr>
          <w:ilvl w:val="1"/>
          <w:numId w:val="3"/>
        </w:numPr>
        <w:jc w:val="left"/>
      </w:pPr>
      <w:r w:rsidRPr="00396DBC">
        <w:t xml:space="preserve">Swimlane: </w:t>
      </w:r>
      <w:r>
        <w:t>una “swimlane” és una expressió pareguda a l’assignació per a grups amb la diferència que la primera vegada que un usuari del grup d’usuaris de la swimlane agafi la tasca, totes les tasques posteriors assignades a aquesta swimlane aniran a aquesta persona</w:t>
      </w:r>
      <w:r w:rsidR="001339CC">
        <w:t xml:space="preserve"> (Veure </w:t>
      </w:r>
      <w:fldSimple w:instr=" REF _Ref259781508 \h  \* MERGEFORMAT ">
        <w:ins w:id="994" w:author="paulac" w:date="2013-10-10T13:09:00Z">
          <w:r w:rsidR="000D0864" w:rsidRPr="000D0864">
            <w:rPr>
              <w:i/>
              <w:rPrChange w:id="995" w:author="paulac" w:date="2013-10-10T13:09:00Z">
                <w:rPr>
                  <w:color w:val="0000FF" w:themeColor="hyperlink"/>
                  <w:u w:val="single"/>
                </w:rPr>
              </w:rPrChange>
            </w:rPr>
            <w:t xml:space="preserve">Figura </w:t>
          </w:r>
          <w:r w:rsidR="000D0864" w:rsidRPr="000D0864">
            <w:rPr>
              <w:i/>
              <w:noProof/>
              <w:rPrChange w:id="996" w:author="paulac" w:date="2013-10-10T13:09:00Z">
                <w:rPr>
                  <w:noProof/>
                  <w:color w:val="0000FF" w:themeColor="hyperlink"/>
                  <w:u w:val="single"/>
                </w:rPr>
              </w:rPrChange>
            </w:rPr>
            <w:t>17</w:t>
          </w:r>
        </w:ins>
        <w:del w:id="997" w:author="paulac" w:date="2013-10-09T15:46:00Z">
          <w:r w:rsidR="00C6521E" w:rsidRPr="00C6521E" w:rsidDel="00361A6D">
            <w:rPr>
              <w:i/>
            </w:rPr>
            <w:delText xml:space="preserve">Figura </w:delText>
          </w:r>
          <w:r w:rsidR="00C6521E" w:rsidRPr="00C6521E" w:rsidDel="00361A6D">
            <w:rPr>
              <w:i/>
              <w:noProof/>
            </w:rPr>
            <w:delText>11</w:delText>
          </w:r>
        </w:del>
      </w:fldSimple>
      <w:r w:rsidR="001339CC">
        <w:t>)</w:t>
      </w:r>
      <w:r>
        <w:t>.</w:t>
      </w:r>
      <w:r w:rsidRPr="00396DBC">
        <w:t xml:space="preserve"> </w:t>
      </w:r>
    </w:p>
    <w:p w:rsidR="00912E99" w:rsidRDefault="00912E99" w:rsidP="00912E99">
      <w:pPr>
        <w:keepNext/>
        <w:jc w:val="center"/>
      </w:pPr>
      <w:r>
        <w:rPr>
          <w:noProof/>
          <w:lang w:val="es-ES" w:eastAsia="es-ES"/>
        </w:rPr>
        <w:drawing>
          <wp:inline distT="0" distB="0" distL="0" distR="0">
            <wp:extent cx="5400675" cy="885825"/>
            <wp:effectExtent l="19050" t="0" r="9525" b="0"/>
            <wp:docPr id="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pic:cNvPicPr>
                      <a:picLocks noChangeAspect="1" noChangeArrowheads="1"/>
                    </pic:cNvPicPr>
                  </pic:nvPicPr>
                  <pic:blipFill>
                    <a:blip r:embed="rId39" cstate="print"/>
                    <a:srcRect/>
                    <a:stretch>
                      <a:fillRect/>
                    </a:stretch>
                  </pic:blipFill>
                  <pic:spPr bwMode="auto">
                    <a:xfrm>
                      <a:off x="0" y="0"/>
                      <a:ext cx="5400675" cy="885825"/>
                    </a:xfrm>
                    <a:prstGeom prst="rect">
                      <a:avLst/>
                    </a:prstGeom>
                    <a:noFill/>
                    <a:ln w="9525">
                      <a:noFill/>
                      <a:miter lim="800000"/>
                      <a:headEnd/>
                      <a:tailEnd/>
                    </a:ln>
                  </pic:spPr>
                </pic:pic>
              </a:graphicData>
            </a:graphic>
          </wp:inline>
        </w:drawing>
      </w:r>
    </w:p>
    <w:p w:rsidR="00912E99" w:rsidRDefault="00912E99" w:rsidP="009242E7">
      <w:pPr>
        <w:pStyle w:val="Llegenda"/>
      </w:pPr>
      <w:bookmarkStart w:id="998" w:name="_Ref259781508"/>
      <w:r>
        <w:t xml:space="preserve">Figura </w:t>
      </w:r>
      <w:fldSimple w:instr=" SEQ Figura \* ARABIC ">
        <w:ins w:id="999" w:author="paulac" w:date="2013-10-10T13:09:00Z">
          <w:r w:rsidR="00EF3840">
            <w:rPr>
              <w:noProof/>
            </w:rPr>
            <w:t>17</w:t>
          </w:r>
        </w:ins>
        <w:ins w:id="1000" w:author="sion" w:date="2013-09-19T17:54:00Z">
          <w:del w:id="1001" w:author="paulac" w:date="2013-10-10T13:09:00Z">
            <w:r w:rsidR="008D6167" w:rsidDel="00EF3840">
              <w:rPr>
                <w:noProof/>
              </w:rPr>
              <w:delText>17</w:delText>
            </w:r>
          </w:del>
        </w:ins>
        <w:del w:id="1002" w:author="paulac" w:date="2013-10-10T13:09:00Z">
          <w:r w:rsidR="00C6521E" w:rsidDel="00EF3840">
            <w:rPr>
              <w:noProof/>
            </w:rPr>
            <w:delText>11</w:delText>
          </w:r>
        </w:del>
      </w:fldSimple>
      <w:bookmarkEnd w:id="998"/>
      <w:r>
        <w:t>. Assignar tasca a una swimlane.</w:t>
      </w:r>
    </w:p>
    <w:p w:rsidR="00A14FAD" w:rsidRDefault="00A14FAD" w:rsidP="00A14FAD">
      <w:pPr>
        <w:pStyle w:val="Ttol4"/>
      </w:pPr>
      <w:bookmarkStart w:id="1003" w:name="_Toc369592824"/>
      <w:r>
        <w:t>Assignació avançada de tasques</w:t>
      </w:r>
      <w:bookmarkEnd w:id="1003"/>
    </w:p>
    <w:p w:rsidR="00A14FAD" w:rsidRPr="00A14FAD" w:rsidRDefault="00A14FAD" w:rsidP="009A0D50">
      <w:pPr>
        <w:rPr>
          <w:lang w:eastAsia="ca-ES"/>
        </w:rPr>
      </w:pPr>
      <w:r w:rsidRPr="00A14FAD">
        <w:rPr>
          <w:lang w:eastAsia="ca-ES"/>
        </w:rPr>
        <w:t>Les expressions d'assignació serveixen per indicar el responsable o responsables de realitzar una tasca. Aquestes expressions t</w:t>
      </w:r>
      <w:r w:rsidR="009A0D50">
        <w:rPr>
          <w:lang w:eastAsia="ca-ES"/>
        </w:rPr>
        <w:t>e</w:t>
      </w:r>
      <w:r w:rsidRPr="00A14FAD">
        <w:rPr>
          <w:lang w:eastAsia="ca-ES"/>
        </w:rPr>
        <w:t>nen la següent sintaxi:</w:t>
      </w:r>
    </w:p>
    <w:p w:rsidR="00A14FAD" w:rsidRPr="009A0D50" w:rsidRDefault="00A14FAD" w:rsidP="009A0D50">
      <w:pPr>
        <w:rPr>
          <w:lang w:eastAsia="ca-ES"/>
        </w:rPr>
      </w:pPr>
      <w:r w:rsidRPr="009A0D50">
        <w:rPr>
          <w:rFonts w:cs="Courier New"/>
          <w:lang w:eastAsia="ca-ES"/>
        </w:rPr>
        <w:t>primer-terme --&gt; proxim-terme --&gt; proxim-terme --&gt; ... --&gt; proxim-terme</w:t>
      </w:r>
    </w:p>
    <w:p w:rsidR="00A14FAD" w:rsidRPr="00A14FAD" w:rsidRDefault="00A14FAD" w:rsidP="009A0D50">
      <w:pPr>
        <w:rPr>
          <w:lang w:eastAsia="ca-ES"/>
        </w:rPr>
      </w:pPr>
      <w:r w:rsidRPr="00A14FAD">
        <w:rPr>
          <w:lang w:eastAsia="ca-ES"/>
        </w:rPr>
        <w:t>A on:</w:t>
      </w:r>
    </w:p>
    <w:p w:rsidR="00A14FAD" w:rsidRPr="009A0D50" w:rsidRDefault="00A14FAD" w:rsidP="009A0D50">
      <w:pPr>
        <w:rPr>
          <w:rFonts w:cs="Courier New"/>
          <w:lang w:eastAsia="ca-ES"/>
        </w:rPr>
      </w:pPr>
      <w:r w:rsidRPr="009A0D50">
        <w:rPr>
          <w:rFonts w:cs="Courier New"/>
          <w:lang w:eastAsia="ca-ES"/>
        </w:rPr>
        <w:t>primer-terme ::=</w:t>
      </w:r>
      <w:r w:rsidRPr="009A0D50">
        <w:rPr>
          <w:rFonts w:cs="Courier New"/>
          <w:lang w:eastAsia="ca-ES"/>
        </w:rPr>
        <w:tab/>
        <w:t>previous |</w:t>
      </w:r>
    </w:p>
    <w:p w:rsidR="00A14FAD" w:rsidRPr="009A0D50" w:rsidRDefault="00A14FAD" w:rsidP="009A0D50">
      <w:pPr>
        <w:rPr>
          <w:rFonts w:cs="Courier New"/>
          <w:lang w:eastAsia="ca-ES"/>
        </w:rPr>
      </w:pPr>
      <w:r w:rsidRPr="009A0D50">
        <w:rPr>
          <w:rFonts w:cs="Courier New"/>
          <w:lang w:eastAsia="ca-ES"/>
        </w:rPr>
        <w:tab/>
      </w:r>
      <w:r w:rsidRPr="009A0D50">
        <w:rPr>
          <w:rFonts w:cs="Courier New"/>
          <w:lang w:eastAsia="ca-ES"/>
        </w:rPr>
        <w:tab/>
      </w:r>
      <w:r w:rsidRPr="009A0D50">
        <w:rPr>
          <w:rFonts w:cs="Courier New"/>
          <w:lang w:eastAsia="ca-ES"/>
        </w:rPr>
        <w:tab/>
        <w:t>swimlane(nom-swimlane) |</w:t>
      </w:r>
    </w:p>
    <w:p w:rsidR="00A14FAD" w:rsidRPr="009A0D50" w:rsidRDefault="00A14FAD" w:rsidP="009A0D50">
      <w:pPr>
        <w:rPr>
          <w:rFonts w:cs="Courier New"/>
          <w:lang w:eastAsia="ca-ES"/>
        </w:rPr>
      </w:pPr>
      <w:r w:rsidRPr="009A0D50">
        <w:rPr>
          <w:rFonts w:cs="Courier New"/>
          <w:lang w:eastAsia="ca-ES"/>
        </w:rPr>
        <w:tab/>
      </w:r>
      <w:r w:rsidRPr="009A0D50">
        <w:rPr>
          <w:rFonts w:cs="Courier New"/>
          <w:lang w:eastAsia="ca-ES"/>
        </w:rPr>
        <w:tab/>
      </w:r>
      <w:r w:rsidRPr="009A0D50">
        <w:rPr>
          <w:rFonts w:cs="Courier New"/>
          <w:lang w:eastAsia="ca-ES"/>
        </w:rPr>
        <w:tab/>
        <w:t>variable(codi-variable) |</w:t>
      </w:r>
    </w:p>
    <w:p w:rsidR="00A14FAD" w:rsidRPr="009A0D50" w:rsidRDefault="00A14FAD" w:rsidP="009A0D50">
      <w:pPr>
        <w:rPr>
          <w:rFonts w:cs="Courier New"/>
          <w:lang w:eastAsia="ca-ES"/>
        </w:rPr>
      </w:pPr>
      <w:r w:rsidRPr="009A0D50">
        <w:rPr>
          <w:rFonts w:cs="Courier New"/>
          <w:lang w:eastAsia="ca-ES"/>
        </w:rPr>
        <w:tab/>
      </w:r>
      <w:r w:rsidRPr="009A0D50">
        <w:rPr>
          <w:rFonts w:cs="Courier New"/>
          <w:lang w:eastAsia="ca-ES"/>
        </w:rPr>
        <w:tab/>
      </w:r>
      <w:r w:rsidRPr="009A0D50">
        <w:rPr>
          <w:rFonts w:cs="Courier New"/>
          <w:lang w:eastAsia="ca-ES"/>
        </w:rPr>
        <w:tab/>
        <w:t>user(codi-persona) |</w:t>
      </w:r>
    </w:p>
    <w:p w:rsidR="00A14FAD" w:rsidRPr="009A0D50" w:rsidRDefault="00A14FAD" w:rsidP="009A0D50">
      <w:pPr>
        <w:rPr>
          <w:rFonts w:cs="Courier New"/>
          <w:lang w:eastAsia="ca-ES"/>
        </w:rPr>
      </w:pPr>
      <w:r w:rsidRPr="009A0D50">
        <w:rPr>
          <w:rFonts w:cs="Courier New"/>
          <w:lang w:eastAsia="ca-ES"/>
        </w:rPr>
        <w:tab/>
      </w:r>
      <w:r w:rsidRPr="009A0D50">
        <w:rPr>
          <w:rFonts w:cs="Courier New"/>
          <w:lang w:eastAsia="ca-ES"/>
        </w:rPr>
        <w:tab/>
      </w:r>
      <w:r w:rsidRPr="009A0D50">
        <w:rPr>
          <w:rFonts w:cs="Courier New"/>
          <w:lang w:eastAsia="ca-ES"/>
        </w:rPr>
        <w:tab/>
        <w:t>group(codi-area)</w:t>
      </w:r>
    </w:p>
    <w:p w:rsidR="00A14FAD" w:rsidRPr="009A0D50" w:rsidRDefault="00A14FAD" w:rsidP="009A0D50">
      <w:pPr>
        <w:rPr>
          <w:rFonts w:cs="Courier New"/>
          <w:lang w:eastAsia="ca-ES"/>
        </w:rPr>
      </w:pPr>
    </w:p>
    <w:p w:rsidR="00A14FAD" w:rsidRPr="009A0D50" w:rsidRDefault="00A14FAD" w:rsidP="009A0D50">
      <w:pPr>
        <w:rPr>
          <w:rFonts w:cs="Courier New"/>
          <w:lang w:eastAsia="ca-ES"/>
        </w:rPr>
      </w:pPr>
      <w:r w:rsidRPr="009A0D50">
        <w:rPr>
          <w:rFonts w:cs="Courier New"/>
          <w:lang w:eastAsia="ca-ES"/>
        </w:rPr>
        <w:t>proxim-terme ::= group(codi-area) |</w:t>
      </w:r>
    </w:p>
    <w:p w:rsidR="00A14FAD" w:rsidRPr="009A0D50" w:rsidRDefault="00A14FAD" w:rsidP="009A0D50">
      <w:pPr>
        <w:rPr>
          <w:rFonts w:cs="Courier New"/>
          <w:lang w:eastAsia="ca-ES"/>
        </w:rPr>
      </w:pPr>
      <w:r w:rsidRPr="009A0D50">
        <w:rPr>
          <w:rFonts w:cs="Courier New"/>
          <w:lang w:eastAsia="ca-ES"/>
        </w:rPr>
        <w:t xml:space="preserve">             </w:t>
      </w:r>
      <w:r w:rsidR="009A0D50">
        <w:rPr>
          <w:rFonts w:cs="Courier New"/>
          <w:lang w:eastAsia="ca-ES"/>
        </w:rPr>
        <w:tab/>
      </w:r>
      <w:r w:rsidRPr="009A0D50">
        <w:rPr>
          <w:rFonts w:cs="Courier New"/>
          <w:lang w:eastAsia="ca-ES"/>
        </w:rPr>
        <w:t xml:space="preserve"> </w:t>
      </w:r>
      <w:r w:rsidR="009A0D50" w:rsidRPr="009A0D50">
        <w:rPr>
          <w:rFonts w:cs="Courier New"/>
          <w:lang w:eastAsia="ca-ES"/>
        </w:rPr>
        <w:tab/>
      </w:r>
      <w:r w:rsidR="009A0D50">
        <w:rPr>
          <w:rFonts w:cs="Courier New"/>
          <w:lang w:eastAsia="ca-ES"/>
        </w:rPr>
        <w:t xml:space="preserve">     </w:t>
      </w:r>
      <w:r w:rsidRPr="009A0D50">
        <w:rPr>
          <w:rFonts w:cs="Courier New"/>
          <w:lang w:eastAsia="ca-ES"/>
        </w:rPr>
        <w:t>member(codi-carrec)</w:t>
      </w:r>
    </w:p>
    <w:p w:rsidR="00A14FAD" w:rsidRPr="00A14FAD" w:rsidRDefault="00A14FAD" w:rsidP="00A14FAD"/>
    <w:p w:rsidR="001E3B99" w:rsidRDefault="001E3B99" w:rsidP="001E3B99">
      <w:pPr>
        <w:pStyle w:val="Ttol3"/>
      </w:pPr>
      <w:bookmarkStart w:id="1004" w:name="_Toc369592825"/>
      <w:r>
        <w:t>Transicions</w:t>
      </w:r>
      <w:bookmarkEnd w:id="1004"/>
    </w:p>
    <w:p w:rsidR="001E3B99" w:rsidRPr="001E3B99" w:rsidRDefault="001E3B99" w:rsidP="001E3B99">
      <w:r>
        <w:t>Si una tasca té més d’una transició aleshores</w:t>
      </w:r>
      <w:r w:rsidR="00166E26">
        <w:t xml:space="preserve"> la tasca passarà de tenir un únic botó per finalitzar la tasca (botó “Finalitzar”) a tenir-ne tants com transicions hi hagi a la tasca. A més, </w:t>
      </w:r>
      <w:r w:rsidR="00166E26">
        <w:lastRenderedPageBreak/>
        <w:t>aquests botons tindran el nom de la transició. Així, per exemple, si una tasca té dues transicions anomenades “Camí 1” i “Camí 2”, la tasca tindrà enlloc del botó finalitzar, dos altres botons anomenats “Camí 1” i “Camí 2” els quals, en ser pitjats, durà cap a una branca o cap a l’altra depenent del cas.</w:t>
      </w:r>
    </w:p>
    <w:p w:rsidR="0004137F" w:rsidRDefault="0004137F" w:rsidP="0004137F">
      <w:pPr>
        <w:pStyle w:val="Ttol2"/>
      </w:pPr>
      <w:bookmarkStart w:id="1005" w:name="_Toc369592826"/>
      <w:r>
        <w:t>Creació de l’arxiu .par per a carregar a l’Helium</w:t>
      </w:r>
      <w:bookmarkEnd w:id="1005"/>
    </w:p>
    <w:p w:rsidR="00A02BEA" w:rsidRDefault="00A02BEA" w:rsidP="00A02BEA">
      <w:pPr>
        <w:rPr>
          <w:lang w:eastAsia="ca-ES"/>
        </w:rPr>
      </w:pPr>
      <w:r w:rsidRPr="00A02BEA">
        <w:rPr>
          <w:lang w:eastAsia="ca-ES"/>
        </w:rPr>
        <w:t xml:space="preserve">Per crear l'arxiu de desplegament s'ha d'anar a la pipella </w:t>
      </w:r>
      <w:r w:rsidRPr="00A02BEA">
        <w:rPr>
          <w:i/>
          <w:iCs/>
          <w:lang w:eastAsia="ca-ES"/>
        </w:rPr>
        <w:t>Deployment</w:t>
      </w:r>
      <w:r w:rsidRPr="00A02BEA">
        <w:rPr>
          <w:lang w:eastAsia="ca-ES"/>
        </w:rPr>
        <w:t>. En aquesta pantalla hi ha totes les opcions possibles per efectua</w:t>
      </w:r>
      <w:r>
        <w:rPr>
          <w:lang w:eastAsia="ca-ES"/>
        </w:rPr>
        <w:t>r el desplegament d'aquest flux</w:t>
      </w:r>
      <w:r w:rsidRPr="00A02BEA">
        <w:rPr>
          <w:lang w:eastAsia="ca-ES"/>
        </w:rPr>
        <w:t>grama</w:t>
      </w:r>
      <w:r>
        <w:rPr>
          <w:lang w:eastAsia="ca-ES"/>
        </w:rPr>
        <w:t xml:space="preserve"> (Veure </w:t>
      </w:r>
      <w:r w:rsidR="000D0864">
        <w:rPr>
          <w:lang w:eastAsia="ca-ES"/>
        </w:rPr>
        <w:fldChar w:fldCharType="begin"/>
      </w:r>
      <w:r>
        <w:rPr>
          <w:lang w:eastAsia="ca-ES"/>
        </w:rPr>
        <w:instrText xml:space="preserve"> REF _Ref259780316 \h </w:instrText>
      </w:r>
      <w:r w:rsidR="000D0864">
        <w:rPr>
          <w:lang w:eastAsia="ca-ES"/>
        </w:rPr>
      </w:r>
      <w:r w:rsidR="000D0864">
        <w:rPr>
          <w:lang w:eastAsia="ca-ES"/>
        </w:rPr>
        <w:fldChar w:fldCharType="separate"/>
      </w:r>
      <w:ins w:id="1006" w:author="paulac" w:date="2013-10-10T13:09:00Z">
        <w:r w:rsidR="00EF3840">
          <w:t xml:space="preserve">Figura </w:t>
        </w:r>
        <w:r w:rsidR="00EF3840">
          <w:rPr>
            <w:noProof/>
          </w:rPr>
          <w:t>18</w:t>
        </w:r>
      </w:ins>
      <w:del w:id="1007" w:author="paulac" w:date="2013-10-09T15:46:00Z">
        <w:r w:rsidR="00C6521E" w:rsidDel="00361A6D">
          <w:delText xml:space="preserve">Figura </w:delText>
        </w:r>
        <w:r w:rsidR="00C6521E" w:rsidDel="00361A6D">
          <w:rPr>
            <w:noProof/>
          </w:rPr>
          <w:delText>12</w:delText>
        </w:r>
      </w:del>
      <w:r w:rsidR="000D0864">
        <w:rPr>
          <w:lang w:eastAsia="ca-ES"/>
        </w:rPr>
        <w:fldChar w:fldCharType="end"/>
      </w:r>
      <w:r w:rsidRPr="00A02BEA">
        <w:rPr>
          <w:lang w:eastAsia="ca-ES"/>
        </w:rPr>
        <w:t>.</w:t>
      </w:r>
    </w:p>
    <w:p w:rsidR="00A02BEA" w:rsidRDefault="00A02BEA" w:rsidP="00A02BEA">
      <w:pPr>
        <w:keepNext/>
        <w:jc w:val="center"/>
      </w:pPr>
      <w:r>
        <w:rPr>
          <w:noProof/>
          <w:lang w:val="es-ES" w:eastAsia="es-ES"/>
        </w:rPr>
        <w:drawing>
          <wp:inline distT="0" distB="0" distL="0" distR="0">
            <wp:extent cx="4457700" cy="4019550"/>
            <wp:effectExtent l="19050" t="0" r="0" b="0"/>
            <wp:docPr id="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cstate="print"/>
                    <a:srcRect/>
                    <a:stretch>
                      <a:fillRect/>
                    </a:stretch>
                  </pic:blipFill>
                  <pic:spPr bwMode="auto">
                    <a:xfrm>
                      <a:off x="0" y="0"/>
                      <a:ext cx="4457700" cy="4019550"/>
                    </a:xfrm>
                    <a:prstGeom prst="rect">
                      <a:avLst/>
                    </a:prstGeom>
                    <a:noFill/>
                    <a:ln w="9525">
                      <a:noFill/>
                      <a:miter lim="800000"/>
                      <a:headEnd/>
                      <a:tailEnd/>
                    </a:ln>
                  </pic:spPr>
                </pic:pic>
              </a:graphicData>
            </a:graphic>
          </wp:inline>
        </w:drawing>
      </w:r>
    </w:p>
    <w:p w:rsidR="00A02BEA" w:rsidRPr="00A02BEA" w:rsidRDefault="00A02BEA" w:rsidP="009242E7">
      <w:pPr>
        <w:pStyle w:val="Llegenda"/>
        <w:rPr>
          <w:lang w:eastAsia="ca-ES"/>
        </w:rPr>
      </w:pPr>
      <w:bookmarkStart w:id="1008" w:name="_Ref259780316"/>
      <w:r>
        <w:t xml:space="preserve">Figura </w:t>
      </w:r>
      <w:fldSimple w:instr=" SEQ Figura \* ARABIC ">
        <w:ins w:id="1009" w:author="paulac" w:date="2013-10-10T13:09:00Z">
          <w:r w:rsidR="00EF3840">
            <w:rPr>
              <w:noProof/>
            </w:rPr>
            <w:t>18</w:t>
          </w:r>
        </w:ins>
        <w:ins w:id="1010" w:author="sion" w:date="2013-09-19T17:54:00Z">
          <w:del w:id="1011" w:author="paulac" w:date="2013-10-10T13:09:00Z">
            <w:r w:rsidR="008D6167" w:rsidDel="00EF3840">
              <w:rPr>
                <w:noProof/>
              </w:rPr>
              <w:delText>18</w:delText>
            </w:r>
          </w:del>
        </w:ins>
        <w:del w:id="1012" w:author="paulac" w:date="2013-10-10T13:09:00Z">
          <w:r w:rsidR="00C6521E" w:rsidDel="00EF3840">
            <w:rPr>
              <w:noProof/>
            </w:rPr>
            <w:delText>12</w:delText>
          </w:r>
        </w:del>
      </w:fldSimple>
      <w:bookmarkEnd w:id="1008"/>
      <w:r>
        <w:t>. Pantalla per a crear l'arxiu .par.</w:t>
      </w:r>
    </w:p>
    <w:p w:rsidR="00A02BEA" w:rsidRPr="00A02BEA" w:rsidRDefault="00A02BEA" w:rsidP="00A02BEA">
      <w:pPr>
        <w:rPr>
          <w:lang w:eastAsia="ca-ES"/>
        </w:rPr>
      </w:pPr>
      <w:r w:rsidRPr="00A02BEA">
        <w:rPr>
          <w:lang w:eastAsia="ca-ES"/>
        </w:rPr>
        <w:t xml:space="preserve">Per crear l'arxiu activarem l'opció </w:t>
      </w:r>
      <w:r w:rsidRPr="00A02BEA">
        <w:rPr>
          <w:i/>
          <w:iCs/>
          <w:lang w:eastAsia="ca-ES"/>
        </w:rPr>
        <w:t>Save Process Archive Locally</w:t>
      </w:r>
      <w:r w:rsidRPr="00A02BEA">
        <w:rPr>
          <w:lang w:eastAsia="ca-ES"/>
        </w:rPr>
        <w:t xml:space="preserve"> i a dins </w:t>
      </w:r>
      <w:r w:rsidRPr="00A02BEA">
        <w:rPr>
          <w:i/>
          <w:iCs/>
          <w:lang w:eastAsia="ca-ES"/>
        </w:rPr>
        <w:t>Location</w:t>
      </w:r>
      <w:r w:rsidRPr="00A02BEA">
        <w:rPr>
          <w:lang w:eastAsia="ca-ES"/>
        </w:rPr>
        <w:t xml:space="preserve"> seleccionarem el la carpeta i el nom de l'arxiu que volem crear. Recoman</w:t>
      </w:r>
      <w:r w:rsidR="009A0D50">
        <w:rPr>
          <w:lang w:eastAsia="ca-ES"/>
        </w:rPr>
        <w:t>e</w:t>
      </w:r>
      <w:r w:rsidRPr="00A02BEA">
        <w:rPr>
          <w:lang w:eastAsia="ca-ES"/>
        </w:rPr>
        <w:t>m que els arxius creats t</w:t>
      </w:r>
      <w:r w:rsidR="009A0D50">
        <w:rPr>
          <w:lang w:eastAsia="ca-ES"/>
        </w:rPr>
        <w:t>i</w:t>
      </w:r>
      <w:r w:rsidRPr="00A02BEA">
        <w:rPr>
          <w:lang w:eastAsia="ca-ES"/>
        </w:rPr>
        <w:t xml:space="preserve">nguin l'extensió .par (de </w:t>
      </w:r>
      <w:r w:rsidRPr="00A02BEA">
        <w:rPr>
          <w:i/>
          <w:iCs/>
          <w:lang w:eastAsia="ca-ES"/>
        </w:rPr>
        <w:t>Process Archive</w:t>
      </w:r>
      <w:r w:rsidRPr="00A02BEA">
        <w:rPr>
          <w:lang w:eastAsia="ca-ES"/>
        </w:rPr>
        <w:t>).</w:t>
      </w:r>
    </w:p>
    <w:p w:rsidR="00A02BEA" w:rsidRPr="00A02BEA" w:rsidRDefault="00A02BEA" w:rsidP="00A02BEA">
      <w:pPr>
        <w:rPr>
          <w:lang w:eastAsia="ca-ES"/>
        </w:rPr>
      </w:pPr>
      <w:r w:rsidRPr="00A02BEA">
        <w:rPr>
          <w:lang w:eastAsia="ca-ES"/>
        </w:rPr>
        <w:t xml:space="preserve">Una vegada </w:t>
      </w:r>
      <w:r w:rsidR="009A0D50">
        <w:rPr>
          <w:lang w:eastAsia="ca-ES"/>
        </w:rPr>
        <w:t>seleccionat el destí farem clic</w:t>
      </w:r>
      <w:r w:rsidRPr="00A02BEA">
        <w:rPr>
          <w:lang w:eastAsia="ca-ES"/>
        </w:rPr>
        <w:t xml:space="preserve"> damunt Save Without Deploying per crear l'arxiu.</w:t>
      </w:r>
    </w:p>
    <w:p w:rsidR="00A02BEA" w:rsidRPr="00A02BEA" w:rsidRDefault="00A02BEA" w:rsidP="00A02BEA">
      <w:pPr>
        <w:rPr>
          <w:lang w:eastAsia="ca-ES"/>
        </w:rPr>
      </w:pPr>
      <w:r w:rsidRPr="00A02BEA">
        <w:rPr>
          <w:lang w:eastAsia="ca-ES"/>
        </w:rPr>
        <w:t>Aquest arxiu creat és el que s'emprarà a l'hora de crear una nova definició de procés a dins l'aplicació.</w:t>
      </w:r>
    </w:p>
    <w:p w:rsidR="00D97D2A" w:rsidRDefault="00D97D2A" w:rsidP="00D97D2A">
      <w:pPr>
        <w:pStyle w:val="Ttol1"/>
      </w:pPr>
      <w:bookmarkStart w:id="1013" w:name="_Toc369592827"/>
      <w:r>
        <w:lastRenderedPageBreak/>
        <w:t>JBPM avançat</w:t>
      </w:r>
      <w:bookmarkEnd w:id="1013"/>
    </w:p>
    <w:p w:rsidR="00D97D2A" w:rsidRDefault="00D97D2A" w:rsidP="00D97D2A">
      <w:pPr>
        <w:pStyle w:val="Ttol2"/>
      </w:pPr>
      <w:bookmarkStart w:id="1014" w:name="_Toc369592828"/>
      <w:r>
        <w:t>Subprocessos</w:t>
      </w:r>
      <w:bookmarkEnd w:id="1014"/>
    </w:p>
    <w:p w:rsidR="00F57F39" w:rsidRPr="001807A9" w:rsidRDefault="00F57F39" w:rsidP="00F57F39">
      <w:pPr>
        <w:jc w:val="left"/>
      </w:pPr>
      <w:r>
        <w:t>Un subprocés o subflux és un flux</w:t>
      </w:r>
      <w:r w:rsidRPr="001807A9">
        <w:t xml:space="preserve"> q</w:t>
      </w:r>
      <w:r>
        <w:t>ue es crida des d’un altre flux</w:t>
      </w:r>
      <w:r w:rsidRPr="001807A9">
        <w:t>.</w:t>
      </w:r>
      <w:r>
        <w:t xml:space="preserve"> La funció del subprocés és la de poder desglossar un flux gran en diferents parts per tal de fer el procés més manejable, mantenible i modificable.</w:t>
      </w:r>
    </w:p>
    <w:p w:rsidR="00F57F39" w:rsidRPr="001807A9" w:rsidRDefault="00F57F39" w:rsidP="00F57F39">
      <w:pPr>
        <w:jc w:val="left"/>
      </w:pPr>
      <w:r w:rsidRPr="001807A9">
        <w:t xml:space="preserve">Els subprocessos poden tenir variables d’entrada (Read) i de sortida (Write). Això significa que el subprocés llegirà les variables d’entrada i configurarà les variables de sortida. </w:t>
      </w:r>
    </w:p>
    <w:p w:rsidR="00F57F39" w:rsidRPr="001807A9" w:rsidRDefault="00F57F39" w:rsidP="00F57F39">
      <w:pPr>
        <w:jc w:val="left"/>
      </w:pPr>
      <w:r w:rsidRPr="001807A9">
        <w:t>A l’exemple</w:t>
      </w:r>
      <w:r>
        <w:t xml:space="preserve"> (Veure </w:t>
      </w:r>
      <w:fldSimple w:instr=" REF _Ref260035308 \h  \* MERGEFORMAT ">
        <w:ins w:id="1015" w:author="paulac" w:date="2013-10-10T13:09:00Z">
          <w:r w:rsidR="000D0864" w:rsidRPr="000D0864">
            <w:rPr>
              <w:i/>
              <w:rPrChange w:id="1016" w:author="paulac" w:date="2013-10-10T13:09:00Z">
                <w:rPr>
                  <w:color w:val="0000FF" w:themeColor="hyperlink"/>
                  <w:u w:val="single"/>
                </w:rPr>
              </w:rPrChange>
            </w:rPr>
            <w:t xml:space="preserve">Figura </w:t>
          </w:r>
          <w:r w:rsidR="000D0864" w:rsidRPr="000D0864">
            <w:rPr>
              <w:i/>
              <w:noProof/>
              <w:rPrChange w:id="1017" w:author="paulac" w:date="2013-10-10T13:09:00Z">
                <w:rPr>
                  <w:noProof/>
                  <w:color w:val="0000FF" w:themeColor="hyperlink"/>
                  <w:u w:val="single"/>
                </w:rPr>
              </w:rPrChange>
            </w:rPr>
            <w:t>19</w:t>
          </w:r>
        </w:ins>
        <w:del w:id="1018" w:author="paulac" w:date="2013-10-09T15:47:00Z">
          <w:r w:rsidR="00C6521E" w:rsidRPr="00C6521E" w:rsidDel="00361A6D">
            <w:rPr>
              <w:i/>
            </w:rPr>
            <w:delText xml:space="preserve">Figura </w:delText>
          </w:r>
          <w:r w:rsidR="00C6521E" w:rsidRPr="00C6521E" w:rsidDel="00361A6D">
            <w:rPr>
              <w:i/>
              <w:noProof/>
            </w:rPr>
            <w:delText>13</w:delText>
          </w:r>
        </w:del>
      </w:fldSimple>
      <w:r>
        <w:t xml:space="preserve">) </w:t>
      </w:r>
      <w:r w:rsidRPr="001807A9">
        <w:t xml:space="preserve"> podem veure com el subprocés “organisme” tindrà variables d’entrada que li serviran per a mostrar o calcular informació i generarà variables de sortida. </w:t>
      </w:r>
    </w:p>
    <w:p w:rsidR="00F57F39" w:rsidRDefault="00F57F39" w:rsidP="00F57F39">
      <w:pPr>
        <w:keepNext/>
        <w:jc w:val="center"/>
      </w:pPr>
      <w:r>
        <w:rPr>
          <w:noProof/>
          <w:lang w:val="es-ES" w:eastAsia="es-ES"/>
        </w:rPr>
        <w:drawing>
          <wp:inline distT="0" distB="0" distL="0" distR="0">
            <wp:extent cx="5400675" cy="2324100"/>
            <wp:effectExtent l="19050" t="0" r="9525" b="0"/>
            <wp:docPr id="9"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
                    <pic:cNvPicPr>
                      <a:picLocks noChangeAspect="1" noChangeArrowheads="1"/>
                    </pic:cNvPicPr>
                  </pic:nvPicPr>
                  <pic:blipFill>
                    <a:blip r:embed="rId41" cstate="print"/>
                    <a:srcRect/>
                    <a:stretch>
                      <a:fillRect/>
                    </a:stretch>
                  </pic:blipFill>
                  <pic:spPr bwMode="auto">
                    <a:xfrm>
                      <a:off x="0" y="0"/>
                      <a:ext cx="5400675" cy="2324100"/>
                    </a:xfrm>
                    <a:prstGeom prst="rect">
                      <a:avLst/>
                    </a:prstGeom>
                    <a:noFill/>
                    <a:ln w="9525">
                      <a:noFill/>
                      <a:miter lim="800000"/>
                      <a:headEnd/>
                      <a:tailEnd/>
                    </a:ln>
                  </pic:spPr>
                </pic:pic>
              </a:graphicData>
            </a:graphic>
          </wp:inline>
        </w:drawing>
      </w:r>
    </w:p>
    <w:p w:rsidR="00F57F39" w:rsidRDefault="00F57F39" w:rsidP="009242E7">
      <w:pPr>
        <w:pStyle w:val="Llegenda"/>
      </w:pPr>
      <w:bookmarkStart w:id="1019" w:name="_Ref260035308"/>
      <w:r>
        <w:t xml:space="preserve">Figura </w:t>
      </w:r>
      <w:fldSimple w:instr=" SEQ Figura \* ARABIC ">
        <w:ins w:id="1020" w:author="paulac" w:date="2013-10-10T13:09:00Z">
          <w:r w:rsidR="00EF3840">
            <w:rPr>
              <w:noProof/>
            </w:rPr>
            <w:t>19</w:t>
          </w:r>
        </w:ins>
        <w:ins w:id="1021" w:author="sion" w:date="2013-09-19T17:54:00Z">
          <w:del w:id="1022" w:author="paulac" w:date="2013-10-10T13:09:00Z">
            <w:r w:rsidR="008D6167" w:rsidDel="00EF3840">
              <w:rPr>
                <w:noProof/>
              </w:rPr>
              <w:delText>19</w:delText>
            </w:r>
          </w:del>
        </w:ins>
        <w:del w:id="1023" w:author="paulac" w:date="2013-10-10T13:09:00Z">
          <w:r w:rsidR="00C6521E" w:rsidDel="00EF3840">
            <w:rPr>
              <w:noProof/>
            </w:rPr>
            <w:delText>13</w:delText>
          </w:r>
        </w:del>
      </w:fldSimple>
      <w:bookmarkEnd w:id="1019"/>
      <w:r>
        <w:t>. Exemple de configuració d'un subprocés.</w:t>
      </w:r>
    </w:p>
    <w:p w:rsidR="00F57F39" w:rsidRPr="00F57F39" w:rsidRDefault="00F57F39" w:rsidP="00F57F39"/>
    <w:p w:rsidR="00D97D2A" w:rsidRDefault="00C36FE9" w:rsidP="00D97D2A">
      <w:pPr>
        <w:pStyle w:val="Ttol2"/>
      </w:pPr>
      <w:bookmarkStart w:id="1024" w:name="_Ref259779949"/>
      <w:bookmarkStart w:id="1025" w:name="_Toc369592829"/>
      <w:r>
        <w:t>Events, scripts i classes delegades (handlers)</w:t>
      </w:r>
      <w:bookmarkEnd w:id="1024"/>
      <w:bookmarkEnd w:id="1025"/>
    </w:p>
    <w:p w:rsidR="002A751A" w:rsidRDefault="002A751A" w:rsidP="002A751A">
      <w:r>
        <w:t>Un event és l’execució d’un algorisme (a través d’un script o una acció) en un moment determinat d’</w:t>
      </w:r>
      <w:r w:rsidR="00441363">
        <w:t>un node (típicament, un node de tipus “Task node”)</w:t>
      </w:r>
      <w:r>
        <w:t xml:space="preserve">. </w:t>
      </w:r>
      <w:r w:rsidRPr="001807A9">
        <w:t>L’event es pot l</w:t>
      </w:r>
      <w:r w:rsidR="00441363">
        <w:t>lançar en diversos moments del node</w:t>
      </w:r>
      <w:r w:rsidRPr="001807A9">
        <w:t>: creació</w:t>
      </w:r>
      <w:r>
        <w:t xml:space="preserve"> de la tasca</w:t>
      </w:r>
      <w:r w:rsidRPr="001807A9">
        <w:t>,</w:t>
      </w:r>
      <w:r>
        <w:t xml:space="preserve"> començament de la tasca,</w:t>
      </w:r>
      <w:r w:rsidRPr="001807A9">
        <w:t xml:space="preserve"> entrada</w:t>
      </w:r>
      <w:r>
        <w:t xml:space="preserve"> al node</w:t>
      </w:r>
      <w:r w:rsidRPr="001807A9">
        <w:t>, sortida</w:t>
      </w:r>
      <w:r>
        <w:t xml:space="preserve"> del node</w:t>
      </w:r>
      <w:r w:rsidRPr="001807A9">
        <w:t xml:space="preserve">, etc. </w:t>
      </w:r>
    </w:p>
    <w:p w:rsidR="002A751A" w:rsidRPr="001807A9" w:rsidRDefault="002A751A" w:rsidP="002A751A">
      <w:r>
        <w:t xml:space="preserve">Per a crear un event, hem d’anar a l’opció “Events” dels nodes de tipus tasca i afegir tots els events que vulguem pels distints moments que passa el node (Veure </w:t>
      </w:r>
      <w:fldSimple w:instr=" REF _Ref260036124 \h  \* MERGEFORMAT ">
        <w:ins w:id="1026" w:author="paulac" w:date="2013-10-10T13:09:00Z">
          <w:r w:rsidR="000D0864" w:rsidRPr="000D0864">
            <w:rPr>
              <w:i/>
              <w:rPrChange w:id="1027" w:author="paulac" w:date="2013-10-10T13:09:00Z">
                <w:rPr>
                  <w:color w:val="0000FF" w:themeColor="hyperlink"/>
                  <w:u w:val="single"/>
                </w:rPr>
              </w:rPrChange>
            </w:rPr>
            <w:t xml:space="preserve">Figura </w:t>
          </w:r>
          <w:r w:rsidR="000D0864" w:rsidRPr="000D0864">
            <w:rPr>
              <w:i/>
              <w:noProof/>
              <w:rPrChange w:id="1028" w:author="paulac" w:date="2013-10-10T13:09:00Z">
                <w:rPr>
                  <w:noProof/>
                  <w:color w:val="0000FF" w:themeColor="hyperlink"/>
                  <w:u w:val="single"/>
                </w:rPr>
              </w:rPrChange>
            </w:rPr>
            <w:t>20</w:t>
          </w:r>
        </w:ins>
        <w:del w:id="1029" w:author="paulac" w:date="2013-10-09T15:47:00Z">
          <w:r w:rsidR="00C6521E" w:rsidRPr="00C6521E" w:rsidDel="00361A6D">
            <w:rPr>
              <w:i/>
            </w:rPr>
            <w:delText xml:space="preserve">Figura </w:delText>
          </w:r>
          <w:r w:rsidR="00C6521E" w:rsidRPr="00C6521E" w:rsidDel="00361A6D">
            <w:rPr>
              <w:i/>
              <w:noProof/>
            </w:rPr>
            <w:delText>14</w:delText>
          </w:r>
        </w:del>
      </w:fldSimple>
      <w:r>
        <w:t>).</w:t>
      </w:r>
    </w:p>
    <w:p w:rsidR="002A751A" w:rsidRDefault="002A751A" w:rsidP="002A751A">
      <w:pPr>
        <w:keepNext/>
        <w:tabs>
          <w:tab w:val="num" w:pos="720"/>
        </w:tabs>
        <w:jc w:val="center"/>
      </w:pPr>
      <w:r>
        <w:rPr>
          <w:noProof/>
          <w:lang w:val="es-ES" w:eastAsia="es-ES"/>
        </w:rPr>
        <w:lastRenderedPageBreak/>
        <w:drawing>
          <wp:inline distT="0" distB="0" distL="0" distR="0">
            <wp:extent cx="4276725" cy="1524000"/>
            <wp:effectExtent l="19050" t="0" r="9525" b="0"/>
            <wp:docPr id="15"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
                    <pic:cNvPicPr>
                      <a:picLocks noChangeAspect="1" noChangeArrowheads="1"/>
                    </pic:cNvPicPr>
                  </pic:nvPicPr>
                  <pic:blipFill>
                    <a:blip r:embed="rId42" cstate="print"/>
                    <a:srcRect/>
                    <a:stretch>
                      <a:fillRect/>
                    </a:stretch>
                  </pic:blipFill>
                  <pic:spPr bwMode="auto">
                    <a:xfrm>
                      <a:off x="0" y="0"/>
                      <a:ext cx="4276725" cy="1524000"/>
                    </a:xfrm>
                    <a:prstGeom prst="rect">
                      <a:avLst/>
                    </a:prstGeom>
                    <a:noFill/>
                    <a:ln w="9525">
                      <a:noFill/>
                      <a:miter lim="800000"/>
                      <a:headEnd/>
                      <a:tailEnd/>
                    </a:ln>
                  </pic:spPr>
                </pic:pic>
              </a:graphicData>
            </a:graphic>
          </wp:inline>
        </w:drawing>
      </w:r>
    </w:p>
    <w:p w:rsidR="002A751A" w:rsidRPr="001807A9" w:rsidRDefault="002A751A" w:rsidP="009242E7">
      <w:pPr>
        <w:pStyle w:val="Llegenda"/>
      </w:pPr>
      <w:bookmarkStart w:id="1030" w:name="_Ref260036124"/>
      <w:r>
        <w:t xml:space="preserve">Figura </w:t>
      </w:r>
      <w:fldSimple w:instr=" SEQ Figura \* ARABIC ">
        <w:ins w:id="1031" w:author="paulac" w:date="2013-10-10T13:09:00Z">
          <w:r w:rsidR="00EF3840">
            <w:rPr>
              <w:noProof/>
            </w:rPr>
            <w:t>20</w:t>
          </w:r>
        </w:ins>
        <w:ins w:id="1032" w:author="sion" w:date="2013-09-19T17:54:00Z">
          <w:del w:id="1033" w:author="paulac" w:date="2013-10-10T13:09:00Z">
            <w:r w:rsidR="008D6167" w:rsidDel="00EF3840">
              <w:rPr>
                <w:noProof/>
              </w:rPr>
              <w:delText>20</w:delText>
            </w:r>
          </w:del>
        </w:ins>
        <w:del w:id="1034" w:author="paulac" w:date="2013-10-10T13:09:00Z">
          <w:r w:rsidR="00C6521E" w:rsidDel="00EF3840">
            <w:rPr>
              <w:noProof/>
            </w:rPr>
            <w:delText>14</w:delText>
          </w:r>
        </w:del>
      </w:fldSimple>
      <w:bookmarkEnd w:id="1030"/>
      <w:r>
        <w:rPr>
          <w:noProof/>
        </w:rPr>
        <w:t xml:space="preserve"> . Exemple de creació d'un event.</w:t>
      </w:r>
    </w:p>
    <w:p w:rsidR="002A751A" w:rsidRDefault="002A751A" w:rsidP="002A751A">
      <w:r w:rsidRPr="001807A9">
        <w:t xml:space="preserve">Scripts: Un script és una acció que executa un script beanshell (basat en </w:t>
      </w:r>
      <w:r w:rsidRPr="001807A9">
        <w:rPr>
          <w:u w:val="single"/>
        </w:rPr>
        <w:t>Java</w:t>
      </w:r>
      <w:r w:rsidRPr="001807A9">
        <w:t>). Per obtenir més informació sobre beanshell, consulteu el lloc web de beanshell (</w:t>
      </w:r>
      <w:hyperlink r:id="rId43" w:history="1">
        <w:r w:rsidRPr="001807A9">
          <w:rPr>
            <w:rStyle w:val="Enlla"/>
          </w:rPr>
          <w:t>http://www.beanshell.org/manual/contents.html</w:t>
        </w:r>
      </w:hyperlink>
      <w:r w:rsidRPr="001807A9">
        <w:t>). Per defecte, totes les variables de procés estan disponibles com a script de les variables. També la següent seqüència de les variables estaran disponibles: ExecutionContext, T</w:t>
      </w:r>
      <w:r w:rsidR="00441363">
        <w:t>oken, Node, Task i TaskInstance.</w:t>
      </w:r>
    </w:p>
    <w:p w:rsidR="00441363" w:rsidRPr="001807A9" w:rsidRDefault="00441363" w:rsidP="002A751A">
      <w:r>
        <w:t xml:space="preserve">L’script es pot crear o bé dins un event d’un node o bé en dins d’una transició. Podem veure un exemple de creació d’un script dintre d’un event a la </w:t>
      </w:r>
      <w:fldSimple w:instr=" REF _Ref260036493 \h  \* MERGEFORMAT ">
        <w:ins w:id="1035" w:author="paulac" w:date="2013-10-10T13:09:00Z">
          <w:r w:rsidR="000D0864" w:rsidRPr="000D0864">
            <w:rPr>
              <w:i/>
              <w:rPrChange w:id="1036" w:author="paulac" w:date="2013-10-10T13:09:00Z">
                <w:rPr>
                  <w:color w:val="0000FF" w:themeColor="hyperlink"/>
                  <w:u w:val="single"/>
                </w:rPr>
              </w:rPrChange>
            </w:rPr>
            <w:t xml:space="preserve">Figura </w:t>
          </w:r>
          <w:r w:rsidR="000D0864" w:rsidRPr="000D0864">
            <w:rPr>
              <w:i/>
              <w:noProof/>
              <w:rPrChange w:id="1037" w:author="paulac" w:date="2013-10-10T13:09:00Z">
                <w:rPr>
                  <w:noProof/>
                  <w:color w:val="0000FF" w:themeColor="hyperlink"/>
                  <w:u w:val="single"/>
                </w:rPr>
              </w:rPrChange>
            </w:rPr>
            <w:t>21</w:t>
          </w:r>
        </w:ins>
        <w:del w:id="1038" w:author="paulac" w:date="2013-10-09T15:47:00Z">
          <w:r w:rsidR="00C6521E" w:rsidRPr="00C6521E" w:rsidDel="00361A6D">
            <w:rPr>
              <w:i/>
            </w:rPr>
            <w:delText xml:space="preserve">Figura </w:delText>
          </w:r>
          <w:r w:rsidR="00C6521E" w:rsidRPr="00C6521E" w:rsidDel="00361A6D">
            <w:rPr>
              <w:i/>
              <w:noProof/>
            </w:rPr>
            <w:delText>15</w:delText>
          </w:r>
        </w:del>
      </w:fldSimple>
      <w:r>
        <w:t>.</w:t>
      </w:r>
    </w:p>
    <w:p w:rsidR="00441363" w:rsidRDefault="002A751A" w:rsidP="00441363">
      <w:pPr>
        <w:keepNext/>
        <w:jc w:val="center"/>
      </w:pPr>
      <w:r>
        <w:rPr>
          <w:noProof/>
          <w:lang w:val="es-ES" w:eastAsia="es-ES"/>
        </w:rPr>
        <w:drawing>
          <wp:inline distT="0" distB="0" distL="0" distR="0">
            <wp:extent cx="5400675" cy="1209675"/>
            <wp:effectExtent l="19050" t="0" r="9525" b="0"/>
            <wp:docPr id="14"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
                    <pic:cNvPicPr>
                      <a:picLocks noChangeAspect="1" noChangeArrowheads="1"/>
                    </pic:cNvPicPr>
                  </pic:nvPicPr>
                  <pic:blipFill>
                    <a:blip r:embed="rId44" cstate="print"/>
                    <a:srcRect/>
                    <a:stretch>
                      <a:fillRect/>
                    </a:stretch>
                  </pic:blipFill>
                  <pic:spPr bwMode="auto">
                    <a:xfrm>
                      <a:off x="0" y="0"/>
                      <a:ext cx="5400675" cy="1209675"/>
                    </a:xfrm>
                    <a:prstGeom prst="rect">
                      <a:avLst/>
                    </a:prstGeom>
                    <a:noFill/>
                    <a:ln w="9525">
                      <a:noFill/>
                      <a:miter lim="800000"/>
                      <a:headEnd/>
                      <a:tailEnd/>
                    </a:ln>
                  </pic:spPr>
                </pic:pic>
              </a:graphicData>
            </a:graphic>
          </wp:inline>
        </w:drawing>
      </w:r>
    </w:p>
    <w:p w:rsidR="002A751A" w:rsidRPr="001807A9" w:rsidRDefault="00441363" w:rsidP="009242E7">
      <w:pPr>
        <w:pStyle w:val="Llegenda"/>
      </w:pPr>
      <w:bookmarkStart w:id="1039" w:name="_Ref260036493"/>
      <w:r>
        <w:t xml:space="preserve">Figura </w:t>
      </w:r>
      <w:fldSimple w:instr=" SEQ Figura \* ARABIC ">
        <w:ins w:id="1040" w:author="paulac" w:date="2013-10-10T13:09:00Z">
          <w:r w:rsidR="00EF3840">
            <w:rPr>
              <w:noProof/>
            </w:rPr>
            <w:t>21</w:t>
          </w:r>
        </w:ins>
        <w:ins w:id="1041" w:author="sion" w:date="2013-09-19T17:54:00Z">
          <w:del w:id="1042" w:author="paulac" w:date="2013-10-10T13:09:00Z">
            <w:r w:rsidR="008D6167" w:rsidDel="00EF3840">
              <w:rPr>
                <w:noProof/>
              </w:rPr>
              <w:delText>21</w:delText>
            </w:r>
          </w:del>
        </w:ins>
        <w:del w:id="1043" w:author="paulac" w:date="2013-10-10T13:09:00Z">
          <w:r w:rsidR="00C6521E" w:rsidDel="00EF3840">
            <w:rPr>
              <w:noProof/>
            </w:rPr>
            <w:delText>15</w:delText>
          </w:r>
        </w:del>
      </w:fldSimple>
      <w:bookmarkEnd w:id="1039"/>
      <w:r>
        <w:t>. Exemple de creació d’un script.</w:t>
      </w:r>
    </w:p>
    <w:p w:rsidR="002A751A" w:rsidRDefault="002A751A" w:rsidP="002A751A">
      <w:r w:rsidRPr="001807A9">
        <w:t>Classes delegades (action): Una acció és una funció a l’Helium. Així, podem crear funcions per evitar la duplicitat de codi (creació de terminis o enviament de correu electrònic</w:t>
      </w:r>
      <w:r w:rsidR="00C4647D">
        <w:t>, per exemple</w:t>
      </w:r>
      <w:r w:rsidRPr="001807A9">
        <w:t>) o també per evitar tenir un script molt llarg i per tant, mal de mantenir.</w:t>
      </w:r>
    </w:p>
    <w:p w:rsidR="00C4647D" w:rsidRPr="001807A9" w:rsidRDefault="00C4647D" w:rsidP="002A751A">
      <w:r>
        <w:t xml:space="preserve">Una acció és pot crear als mateixos llocs que un script, és a dir, dins d’un event d’un node o bé dins d’una transició. A la </w:t>
      </w:r>
      <w:fldSimple w:instr=" REF _Ref260037641 \h  \* MERGEFORMAT ">
        <w:ins w:id="1044" w:author="paulac" w:date="2013-10-10T13:09:00Z">
          <w:r w:rsidR="000D0864" w:rsidRPr="000D0864">
            <w:rPr>
              <w:i/>
              <w:rPrChange w:id="1045" w:author="paulac" w:date="2013-10-10T13:09:00Z">
                <w:rPr>
                  <w:color w:val="0000FF" w:themeColor="hyperlink"/>
                  <w:u w:val="single"/>
                </w:rPr>
              </w:rPrChange>
            </w:rPr>
            <w:t xml:space="preserve">Figura </w:t>
          </w:r>
          <w:r w:rsidR="000D0864" w:rsidRPr="000D0864">
            <w:rPr>
              <w:i/>
              <w:noProof/>
              <w:rPrChange w:id="1046" w:author="paulac" w:date="2013-10-10T13:09:00Z">
                <w:rPr>
                  <w:noProof/>
                  <w:color w:val="0000FF" w:themeColor="hyperlink"/>
                  <w:u w:val="single"/>
                </w:rPr>
              </w:rPrChange>
            </w:rPr>
            <w:t>22</w:t>
          </w:r>
        </w:ins>
        <w:del w:id="1047" w:author="paulac" w:date="2013-10-09T15:47:00Z">
          <w:r w:rsidR="00C6521E" w:rsidRPr="00C6521E" w:rsidDel="00361A6D">
            <w:rPr>
              <w:i/>
            </w:rPr>
            <w:delText xml:space="preserve">Figura </w:delText>
          </w:r>
          <w:r w:rsidR="00C6521E" w:rsidRPr="00C6521E" w:rsidDel="00361A6D">
            <w:rPr>
              <w:i/>
              <w:noProof/>
            </w:rPr>
            <w:delText>16</w:delText>
          </w:r>
        </w:del>
      </w:fldSimple>
      <w:r>
        <w:t xml:space="preserve"> podem veure un exemple per adjuntar una acció a un event.</w:t>
      </w:r>
    </w:p>
    <w:p w:rsidR="00C4647D" w:rsidRDefault="002A751A" w:rsidP="00C4647D">
      <w:pPr>
        <w:keepNext/>
      </w:pPr>
      <w:r w:rsidRPr="00C4647D">
        <w:rPr>
          <w:i/>
          <w:noProof/>
          <w:lang w:val="es-ES" w:eastAsia="es-ES"/>
        </w:rPr>
        <w:drawing>
          <wp:inline distT="0" distB="0" distL="0" distR="0">
            <wp:extent cx="5400675" cy="723900"/>
            <wp:effectExtent l="19050" t="0" r="9525" b="0"/>
            <wp:docPr id="11"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6"/>
                    <pic:cNvPicPr>
                      <a:picLocks noChangeAspect="1" noChangeArrowheads="1"/>
                    </pic:cNvPicPr>
                  </pic:nvPicPr>
                  <pic:blipFill>
                    <a:blip r:embed="rId45" cstate="print"/>
                    <a:srcRect/>
                    <a:stretch>
                      <a:fillRect/>
                    </a:stretch>
                  </pic:blipFill>
                  <pic:spPr bwMode="auto">
                    <a:xfrm>
                      <a:off x="0" y="0"/>
                      <a:ext cx="5400675" cy="723900"/>
                    </a:xfrm>
                    <a:prstGeom prst="rect">
                      <a:avLst/>
                    </a:prstGeom>
                    <a:noFill/>
                    <a:ln w="9525">
                      <a:noFill/>
                      <a:miter lim="800000"/>
                      <a:headEnd/>
                      <a:tailEnd/>
                    </a:ln>
                  </pic:spPr>
                </pic:pic>
              </a:graphicData>
            </a:graphic>
          </wp:inline>
        </w:drawing>
      </w:r>
    </w:p>
    <w:p w:rsidR="002A751A" w:rsidRPr="001807A9" w:rsidRDefault="00C4647D" w:rsidP="009242E7">
      <w:pPr>
        <w:pStyle w:val="Llegenda"/>
      </w:pPr>
      <w:bookmarkStart w:id="1048" w:name="_Ref260037641"/>
      <w:r>
        <w:t xml:space="preserve">Figura </w:t>
      </w:r>
      <w:fldSimple w:instr=" SEQ Figura \* ARABIC ">
        <w:ins w:id="1049" w:author="paulac" w:date="2013-10-10T13:09:00Z">
          <w:r w:rsidR="00EF3840">
            <w:rPr>
              <w:noProof/>
            </w:rPr>
            <w:t>22</w:t>
          </w:r>
        </w:ins>
        <w:ins w:id="1050" w:author="sion" w:date="2013-09-19T17:54:00Z">
          <w:del w:id="1051" w:author="paulac" w:date="2013-10-10T13:09:00Z">
            <w:r w:rsidR="008D6167" w:rsidDel="00EF3840">
              <w:rPr>
                <w:noProof/>
              </w:rPr>
              <w:delText>22</w:delText>
            </w:r>
          </w:del>
        </w:ins>
        <w:del w:id="1052" w:author="paulac" w:date="2013-10-10T13:09:00Z">
          <w:r w:rsidR="00C6521E" w:rsidDel="00EF3840">
            <w:rPr>
              <w:noProof/>
            </w:rPr>
            <w:delText>16</w:delText>
          </w:r>
        </w:del>
      </w:fldSimple>
      <w:bookmarkEnd w:id="1048"/>
      <w:r>
        <w:t>. Exemple d’inserció d’una acció a un event.</w:t>
      </w:r>
    </w:p>
    <w:p w:rsidR="002A751A" w:rsidRPr="002A751A" w:rsidRDefault="002A751A" w:rsidP="002A751A"/>
    <w:p w:rsidR="00961088" w:rsidRDefault="00DD6D0B" w:rsidP="00961088">
      <w:pPr>
        <w:pStyle w:val="Ttol2"/>
      </w:pPr>
      <w:bookmarkStart w:id="1053" w:name="_Ref260044291"/>
      <w:bookmarkStart w:id="1054" w:name="_Toc369592830"/>
      <w:r>
        <w:lastRenderedPageBreak/>
        <w:t>Handlers predefinits</w:t>
      </w:r>
      <w:r w:rsidR="00C36FE9">
        <w:t>.</w:t>
      </w:r>
      <w:bookmarkEnd w:id="1053"/>
      <w:bookmarkEnd w:id="1054"/>
    </w:p>
    <w:p w:rsidR="004F7485" w:rsidRDefault="00DD6D0B" w:rsidP="004F7485">
      <w:r>
        <w:t>La llibreria helium-disseny.jar incorpora una sèrie de Handlers predefinits que ens permeten accedir a algunes de les funcionalitats de Helium</w:t>
      </w:r>
      <w:r w:rsidR="001A67C3">
        <w:t>:</w:t>
      </w:r>
    </w:p>
    <w:p w:rsidR="006C6890" w:rsidRPr="002E272E" w:rsidRDefault="000D0864" w:rsidP="00CE5945">
      <w:pPr>
        <w:pStyle w:val="Ttol3"/>
        <w:spacing w:before="240" w:after="120"/>
        <w:rPr>
          <w:ins w:id="1055" w:author="paulac" w:date="2013-10-09T16:28:00Z"/>
          <w:rPrChange w:id="1056" w:author="paulac" w:date="2013-10-15T09:21:00Z">
            <w:rPr>
              <w:ins w:id="1057" w:author="paulac" w:date="2013-10-09T16:28:00Z"/>
            </w:rPr>
          </w:rPrChange>
        </w:rPr>
      </w:pPr>
      <w:bookmarkStart w:id="1058" w:name="_Toc369592831"/>
      <w:ins w:id="1059" w:author="paulac" w:date="2013-10-09T16:29:00Z">
        <w:r w:rsidRPr="002E272E">
          <w:rPr>
            <w:rPrChange w:id="1060" w:author="paulac" w:date="2013-10-15T09:21:00Z">
              <w:rPr>
                <w:rFonts w:asciiTheme="minorHAnsi" w:eastAsiaTheme="minorHAnsi" w:hAnsiTheme="minorHAnsi" w:cstheme="minorBidi"/>
                <w:b w:val="0"/>
                <w:bCs w:val="0"/>
                <w:color w:val="0000FF" w:themeColor="hyperlink"/>
                <w:u w:val="single"/>
              </w:rPr>
            </w:rPrChange>
          </w:rPr>
          <w:t>Genèrics</w:t>
        </w:r>
        <w:bookmarkEnd w:id="1058"/>
        <w:r w:rsidRPr="002E272E">
          <w:rPr>
            <w:rPrChange w:id="1061" w:author="paulac" w:date="2013-10-15T09:21:00Z">
              <w:rPr>
                <w:rFonts w:asciiTheme="minorHAnsi" w:eastAsiaTheme="minorHAnsi" w:hAnsiTheme="minorHAnsi" w:cstheme="minorBidi"/>
                <w:b w:val="0"/>
                <w:bCs w:val="0"/>
                <w:color w:val="0000FF" w:themeColor="hyperlink"/>
                <w:u w:val="single"/>
              </w:rPr>
            </w:rPrChange>
          </w:rPr>
          <w:t xml:space="preserve"> </w:t>
        </w:r>
      </w:ins>
    </w:p>
    <w:p w:rsidR="00E21426" w:rsidRDefault="006C6890">
      <w:pPr>
        <w:pStyle w:val="Ttol4"/>
        <w:rPr>
          <w:ins w:id="1062" w:author="paulac" w:date="2013-10-09T16:27:00Z"/>
        </w:rPr>
        <w:pPrChange w:id="1063" w:author="paulac" w:date="2013-10-09T16:34:00Z">
          <w:pPr>
            <w:pStyle w:val="Ttol3"/>
            <w:spacing w:before="240" w:after="120"/>
          </w:pPr>
        </w:pPrChange>
      </w:pPr>
      <w:bookmarkStart w:id="1064" w:name="_Toc369592832"/>
      <w:ins w:id="1065" w:author="paulac" w:date="2013-10-09T16:30:00Z">
        <w:r>
          <w:t>Retrocés</w:t>
        </w:r>
      </w:ins>
      <w:bookmarkEnd w:id="1064"/>
    </w:p>
    <w:p w:rsidR="00E21426" w:rsidRDefault="002E272E">
      <w:pPr>
        <w:rPr>
          <w:ins w:id="1066" w:author="paulac" w:date="2013-10-09T16:27:00Z"/>
        </w:rPr>
        <w:pPrChange w:id="1067" w:author="paulac" w:date="2013-10-09T16:27:00Z">
          <w:pPr>
            <w:pStyle w:val="Ttol3"/>
            <w:spacing w:before="240" w:after="120"/>
          </w:pPr>
        </w:pPrChange>
      </w:pPr>
      <w:ins w:id="1068" w:author="paulac" w:date="2013-10-15T09:21:00Z">
        <w:r w:rsidRPr="002E272E">
          <w:rPr>
            <w:rPrChange w:id="1069" w:author="paulac" w:date="2013-10-15T09:22:00Z">
              <w:rPr>
                <w:rFonts w:ascii="Arial" w:hAnsi="Arial" w:cs="Arial"/>
                <w:color w:val="00396D"/>
                <w:sz w:val="18"/>
                <w:szCs w:val="18"/>
              </w:rPr>
            </w:rPrChange>
          </w:rPr>
          <w:t>Els handlers que necessitin efectuar alguna acció durant el retrocés de l'expedient han d'implementar aquesta interfície. La interfície consta d'un mètode anomenat retrocedir que Helium s'encarregarà de cridar durant l'execució del retrocés.</w:t>
        </w:r>
      </w:ins>
    </w:p>
    <w:p w:rsidR="006C6890" w:rsidRDefault="006C6890" w:rsidP="006C6890">
      <w:pPr>
        <w:pStyle w:val="Pargrafdellista"/>
        <w:numPr>
          <w:ilvl w:val="0"/>
          <w:numId w:val="8"/>
        </w:numPr>
        <w:rPr>
          <w:ins w:id="1070" w:author="paulac" w:date="2013-10-09T16:31:00Z"/>
        </w:rPr>
      </w:pPr>
      <w:ins w:id="1071" w:author="paulac" w:date="2013-10-09T16:27:00Z">
        <w:r>
          <w:t xml:space="preserve">Classe: </w:t>
        </w:r>
        <w:r w:rsidRPr="002D778A">
          <w:t>net.conselldemallorca.helium.jbpm3.handlers</w:t>
        </w:r>
        <w:r>
          <w:t>.</w:t>
        </w:r>
        <w:r w:rsidRPr="006C6890">
          <w:t>AccioExternaRetrocedirHandler</w:t>
        </w:r>
      </w:ins>
    </w:p>
    <w:p w:rsidR="00E21426" w:rsidRDefault="009D6446">
      <w:pPr>
        <w:pStyle w:val="Ttol4"/>
        <w:autoSpaceDE w:val="0"/>
        <w:autoSpaceDN w:val="0"/>
        <w:adjustRightInd w:val="0"/>
        <w:spacing w:line="240" w:lineRule="auto"/>
        <w:rPr>
          <w:ins w:id="1072" w:author="paulac" w:date="2013-10-09T16:33:00Z"/>
        </w:rPr>
        <w:pPrChange w:id="1073" w:author="paulac" w:date="2013-10-09T16:32:00Z">
          <w:pPr>
            <w:numPr>
              <w:numId w:val="8"/>
            </w:numPr>
            <w:ind w:left="720" w:hanging="360"/>
          </w:pPr>
        </w:pPrChange>
      </w:pPr>
      <w:bookmarkStart w:id="1074" w:name="_Toc369592833"/>
      <w:ins w:id="1075" w:author="paulac" w:date="2013-10-09T16:34:00Z">
        <w:r>
          <w:t>Bàsic</w:t>
        </w:r>
      </w:ins>
      <w:bookmarkEnd w:id="1074"/>
    </w:p>
    <w:p w:rsidR="00E21426" w:rsidRDefault="000D0864">
      <w:pPr>
        <w:autoSpaceDE w:val="0"/>
        <w:autoSpaceDN w:val="0"/>
        <w:adjustRightInd w:val="0"/>
        <w:spacing w:after="0" w:line="240" w:lineRule="auto"/>
        <w:rPr>
          <w:ins w:id="1076" w:author="paulac" w:date="2013-10-09T16:32:00Z"/>
        </w:rPr>
        <w:pPrChange w:id="1077" w:author="paulac" w:date="2013-10-14T09:26:00Z">
          <w:pPr>
            <w:numPr>
              <w:numId w:val="8"/>
            </w:numPr>
            <w:ind w:left="720" w:hanging="360"/>
          </w:pPr>
        </w:pPrChange>
      </w:pPr>
      <w:ins w:id="1078" w:author="paulac" w:date="2013-10-09T16:31:00Z">
        <w:r w:rsidRPr="000D0864">
          <w:rPr>
            <w:rPrChange w:id="1079" w:author="paulac" w:date="2013-10-09T16:32:00Z">
              <w:rPr>
                <w:rFonts w:ascii="Courier New" w:hAnsi="Courier New" w:cs="Courier New"/>
                <w:color w:val="3F5FBF"/>
                <w:sz w:val="20"/>
                <w:szCs w:val="20"/>
                <w:u w:val="single"/>
                <w:lang w:val="es-ES"/>
              </w:rPr>
            </w:rPrChange>
          </w:rPr>
          <w:t>Handler que pot servir com a base per als handlers que s'hagin</w:t>
        </w:r>
      </w:ins>
      <w:ins w:id="1080" w:author="paulac" w:date="2013-10-09T16:32:00Z">
        <w:r w:rsidR="009D6446">
          <w:t xml:space="preserve"> </w:t>
        </w:r>
      </w:ins>
      <w:ins w:id="1081" w:author="paulac" w:date="2013-10-09T16:31:00Z">
        <w:r w:rsidRPr="000D0864">
          <w:rPr>
            <w:rPrChange w:id="1082" w:author="paulac" w:date="2013-10-09T16:32:00Z">
              <w:rPr>
                <w:color w:val="0000FF" w:themeColor="hyperlink"/>
                <w:u w:val="single"/>
              </w:rPr>
            </w:rPrChange>
          </w:rPr>
          <w:t>d'implementar a dins les</w:t>
        </w:r>
      </w:ins>
    </w:p>
    <w:p w:rsidR="00E21426" w:rsidRDefault="009D6446">
      <w:pPr>
        <w:autoSpaceDE w:val="0"/>
        <w:autoSpaceDN w:val="0"/>
        <w:adjustRightInd w:val="0"/>
        <w:spacing w:after="0" w:line="240" w:lineRule="auto"/>
        <w:rPr>
          <w:ins w:id="1083" w:author="paulac" w:date="2013-10-09T16:33:00Z"/>
        </w:rPr>
        <w:pPrChange w:id="1084" w:author="paulac" w:date="2013-10-14T09:26:00Z">
          <w:pPr>
            <w:numPr>
              <w:numId w:val="8"/>
            </w:numPr>
            <w:ind w:left="720" w:hanging="360"/>
          </w:pPr>
        </w:pPrChange>
      </w:pPr>
      <w:ins w:id="1085" w:author="paulac" w:date="2013-10-09T16:32:00Z">
        <w:r>
          <w:t>d</w:t>
        </w:r>
      </w:ins>
      <w:ins w:id="1086" w:author="paulac" w:date="2013-10-09T16:31:00Z">
        <w:r w:rsidR="000D0864" w:rsidRPr="000D0864">
          <w:rPr>
            <w:rPrChange w:id="1087" w:author="paulac" w:date="2013-10-09T16:32:00Z">
              <w:rPr>
                <w:color w:val="0000FF" w:themeColor="hyperlink"/>
                <w:u w:val="single"/>
              </w:rPr>
            </w:rPrChange>
          </w:rPr>
          <w:t>efinicions de proc</w:t>
        </w:r>
      </w:ins>
      <w:ins w:id="1088" w:author="paulac" w:date="2013-10-09T16:32:00Z">
        <w:r>
          <w:t>é</w:t>
        </w:r>
      </w:ins>
      <w:ins w:id="1089" w:author="paulac" w:date="2013-10-09T16:31:00Z">
        <w:r w:rsidR="000D0864" w:rsidRPr="000D0864">
          <w:rPr>
            <w:rPrChange w:id="1090" w:author="paulac" w:date="2013-10-09T16:32:00Z">
              <w:rPr>
                <w:color w:val="0000FF" w:themeColor="hyperlink"/>
                <w:u w:val="single"/>
                <w:lang w:val="es-ES"/>
              </w:rPr>
            </w:rPrChange>
          </w:rPr>
          <w:t>s.</w:t>
        </w:r>
      </w:ins>
    </w:p>
    <w:p w:rsidR="00E21426" w:rsidRDefault="00E21426">
      <w:pPr>
        <w:autoSpaceDE w:val="0"/>
        <w:autoSpaceDN w:val="0"/>
        <w:adjustRightInd w:val="0"/>
        <w:spacing w:after="0" w:line="240" w:lineRule="auto"/>
        <w:rPr>
          <w:ins w:id="1091" w:author="paulac" w:date="2013-10-09T16:33:00Z"/>
        </w:rPr>
        <w:pPrChange w:id="1092" w:author="paulac" w:date="2013-10-09T16:32:00Z">
          <w:pPr>
            <w:numPr>
              <w:numId w:val="8"/>
            </w:numPr>
            <w:ind w:left="720" w:hanging="360"/>
          </w:pPr>
        </w:pPrChange>
      </w:pPr>
    </w:p>
    <w:p w:rsidR="00E21426" w:rsidRDefault="009D6446">
      <w:pPr>
        <w:pStyle w:val="Pargrafdellista"/>
        <w:numPr>
          <w:ilvl w:val="0"/>
          <w:numId w:val="8"/>
        </w:numPr>
        <w:autoSpaceDE w:val="0"/>
        <w:autoSpaceDN w:val="0"/>
        <w:adjustRightInd w:val="0"/>
        <w:spacing w:after="0" w:line="240" w:lineRule="auto"/>
        <w:rPr>
          <w:ins w:id="1093" w:author="paulac" w:date="2013-10-09T16:27:00Z"/>
        </w:rPr>
        <w:pPrChange w:id="1094" w:author="paulac" w:date="2013-10-09T16:33:00Z">
          <w:pPr>
            <w:pStyle w:val="Pargrafdellista"/>
            <w:numPr>
              <w:numId w:val="8"/>
            </w:numPr>
            <w:ind w:hanging="360"/>
          </w:pPr>
        </w:pPrChange>
      </w:pPr>
      <w:ins w:id="1095" w:author="paulac" w:date="2013-10-09T16:33:00Z">
        <w:r>
          <w:t xml:space="preserve">Classe: </w:t>
        </w:r>
        <w:r w:rsidRPr="002D778A">
          <w:t>net.conselldemallorca.helium.jbpm3.handlers</w:t>
        </w:r>
        <w:r>
          <w:t>.</w:t>
        </w:r>
        <w:r w:rsidR="000D0864" w:rsidRPr="000D0864">
          <w:rPr>
            <w:rPrChange w:id="1096" w:author="paulac" w:date="2013-10-09T16:33:00Z">
              <w:rPr>
                <w:rFonts w:ascii="Courier New" w:hAnsi="Courier New" w:cs="Courier New"/>
                <w:color w:val="000000"/>
                <w:sz w:val="20"/>
                <w:szCs w:val="20"/>
                <w:highlight w:val="blue"/>
                <w:u w:val="single"/>
                <w:lang w:val="es-ES"/>
              </w:rPr>
            </w:rPrChange>
          </w:rPr>
          <w:t>BasicActionHandler</w:t>
        </w:r>
      </w:ins>
    </w:p>
    <w:p w:rsidR="00614EB0" w:rsidRDefault="00614EB0" w:rsidP="00614EB0">
      <w:pPr>
        <w:pStyle w:val="Ttol3"/>
        <w:spacing w:before="240" w:after="120"/>
        <w:rPr>
          <w:ins w:id="1097" w:author="paulac" w:date="2013-10-10T11:43:00Z"/>
        </w:rPr>
      </w:pPr>
      <w:bookmarkStart w:id="1098" w:name="_Toc369592834"/>
      <w:ins w:id="1099" w:author="paulac" w:date="2013-10-10T11:43:00Z">
        <w:r>
          <w:t>Gestió d’expedients</w:t>
        </w:r>
        <w:bookmarkEnd w:id="1098"/>
      </w:ins>
    </w:p>
    <w:p w:rsidR="00614EB0" w:rsidRDefault="00614EB0" w:rsidP="00614EB0">
      <w:pPr>
        <w:pStyle w:val="Ttol4"/>
        <w:rPr>
          <w:ins w:id="1100" w:author="paulac" w:date="2013-10-10T11:43:00Z"/>
        </w:rPr>
      </w:pPr>
      <w:bookmarkStart w:id="1101" w:name="_Toc369592835"/>
      <w:ins w:id="1102" w:author="paulac" w:date="2013-10-10T11:43:00Z">
        <w:r>
          <w:t>Modificar el comentari de l’expedient</w:t>
        </w:r>
        <w:bookmarkEnd w:id="1101"/>
      </w:ins>
    </w:p>
    <w:p w:rsidR="00614EB0" w:rsidRPr="002D778A" w:rsidRDefault="00614EB0" w:rsidP="00614EB0">
      <w:pPr>
        <w:spacing w:after="120"/>
        <w:rPr>
          <w:ins w:id="1103" w:author="paulac" w:date="2013-10-10T11:43:00Z"/>
        </w:rPr>
      </w:pPr>
      <w:ins w:id="1104" w:author="paulac" w:date="2013-10-10T11:43:00Z">
        <w:r>
          <w:t>Aquest handler ens permet modificar el comentari de l’expedient.</w:t>
        </w:r>
      </w:ins>
    </w:p>
    <w:p w:rsidR="00614EB0" w:rsidRDefault="00614EB0" w:rsidP="00614EB0">
      <w:pPr>
        <w:pStyle w:val="Pargrafdellista"/>
        <w:numPr>
          <w:ilvl w:val="0"/>
          <w:numId w:val="8"/>
        </w:numPr>
        <w:rPr>
          <w:ins w:id="1105" w:author="paulac" w:date="2013-10-10T11:43:00Z"/>
        </w:rPr>
      </w:pPr>
      <w:ins w:id="1106" w:author="paulac" w:date="2013-10-10T11:43:00Z">
        <w:r>
          <w:t xml:space="preserve">Classe: </w:t>
        </w:r>
        <w:r w:rsidRPr="002D778A">
          <w:t>net.conselldemallorca.helium.jbpm3.handlers</w:t>
        </w:r>
        <w:r>
          <w:t>.ExpedientComentariModificarHandler</w:t>
        </w:r>
      </w:ins>
    </w:p>
    <w:p w:rsidR="00614EB0" w:rsidRDefault="00614EB0" w:rsidP="00614EB0">
      <w:pPr>
        <w:pStyle w:val="Pargrafdellista"/>
        <w:numPr>
          <w:ilvl w:val="0"/>
          <w:numId w:val="8"/>
        </w:numPr>
        <w:rPr>
          <w:ins w:id="1107" w:author="paulac" w:date="2013-10-10T11:43:00Z"/>
        </w:rPr>
      </w:pPr>
      <w:ins w:id="1108" w:author="paulac" w:date="2013-10-10T11:43:00Z">
        <w:r>
          <w:t>Paràmetres:</w:t>
        </w:r>
      </w:ins>
    </w:p>
    <w:tbl>
      <w:tblPr>
        <w:tblStyle w:val="LIMIT"/>
        <w:tblW w:w="7860" w:type="dxa"/>
        <w:tblLayout w:type="fixed"/>
        <w:tblLook w:val="04A0"/>
      </w:tblPr>
      <w:tblGrid>
        <w:gridCol w:w="2108"/>
        <w:gridCol w:w="5752"/>
      </w:tblGrid>
      <w:tr w:rsidR="00614EB0" w:rsidRPr="002E272E" w:rsidTr="00EA4D18">
        <w:trPr>
          <w:cnfStyle w:val="100000000000"/>
          <w:trHeight w:val="340"/>
          <w:ins w:id="1109" w:author="paulac" w:date="2013-10-10T11:43:00Z"/>
        </w:trPr>
        <w:tc>
          <w:tcPr>
            <w:cnfStyle w:val="001000000000"/>
            <w:tcW w:w="2108" w:type="dxa"/>
          </w:tcPr>
          <w:p w:rsidR="00614EB0" w:rsidRPr="00104BF9" w:rsidRDefault="000D0864" w:rsidP="002E272E">
            <w:pPr>
              <w:rPr>
                <w:ins w:id="1110" w:author="paulac" w:date="2013-10-10T11:43:00Z"/>
                <w:rPrChange w:id="1111" w:author="paulac" w:date="2013-10-14T16:14:00Z">
                  <w:rPr>
                    <w:ins w:id="1112" w:author="paulac" w:date="2013-10-10T11:43:00Z"/>
                    <w:rFonts w:eastAsiaTheme="minorHAnsi"/>
                    <w:b w:val="0"/>
                    <w:bCs w:val="0"/>
                    <w:color w:val="auto"/>
                    <w:szCs w:val="22"/>
                    <w:lang w:val="ca-ES" w:eastAsia="en-US"/>
                  </w:rPr>
                </w:rPrChange>
              </w:rPr>
              <w:pPrChange w:id="1113" w:author="paulac" w:date="2013-10-15T09:22:00Z">
                <w:pPr>
                  <w:spacing w:after="200" w:line="276" w:lineRule="auto"/>
                </w:pPr>
              </w:pPrChange>
            </w:pPr>
            <w:ins w:id="1114" w:author="paulac" w:date="2013-10-10T11:43:00Z">
              <w:r w:rsidRPr="002E272E">
                <w:rPr>
                  <w:rPrChange w:id="1115" w:author="paulac" w:date="2013-10-15T09:22:00Z">
                    <w:rPr>
                      <w:color w:val="0000FF" w:themeColor="hyperlink"/>
                      <w:u w:val="single"/>
                    </w:rPr>
                  </w:rPrChange>
                </w:rPr>
                <w:t>Nom paràmetre</w:t>
              </w:r>
            </w:ins>
          </w:p>
        </w:tc>
        <w:tc>
          <w:tcPr>
            <w:tcW w:w="5752" w:type="dxa"/>
          </w:tcPr>
          <w:p w:rsidR="00614EB0" w:rsidRPr="00332B27" w:rsidRDefault="00614EB0" w:rsidP="00EA4D18">
            <w:pPr>
              <w:cnfStyle w:val="100000000000"/>
              <w:rPr>
                <w:ins w:id="1116" w:author="paulac" w:date="2013-10-10T11:43:00Z"/>
              </w:rPr>
            </w:pPr>
            <w:ins w:id="1117" w:author="paulac" w:date="2013-10-10T11:43:00Z">
              <w:r w:rsidRPr="00332B27">
                <w:t>Descripció</w:t>
              </w:r>
            </w:ins>
          </w:p>
        </w:tc>
      </w:tr>
      <w:tr w:rsidR="00614EB0" w:rsidRPr="00CE5945" w:rsidTr="00EA4D18">
        <w:trPr>
          <w:cnfStyle w:val="000000100000"/>
          <w:trHeight w:val="397"/>
          <w:ins w:id="1118" w:author="paulac" w:date="2013-10-10T11:43:00Z"/>
        </w:trPr>
        <w:tc>
          <w:tcPr>
            <w:cnfStyle w:val="001000000000"/>
            <w:tcW w:w="2108" w:type="dxa"/>
          </w:tcPr>
          <w:p w:rsidR="00614EB0" w:rsidRPr="002E272E" w:rsidRDefault="000D0864" w:rsidP="002E272E">
            <w:pPr>
              <w:jc w:val="left"/>
              <w:rPr>
                <w:ins w:id="1119" w:author="paulac" w:date="2013-10-10T11:43:00Z"/>
                <w:b w:val="0"/>
                <w:bCs w:val="0"/>
                <w:rPrChange w:id="1120" w:author="paulac" w:date="2013-10-15T09:22:00Z">
                  <w:rPr>
                    <w:ins w:id="1121" w:author="paulac" w:date="2013-10-10T11:43:00Z"/>
                    <w:rFonts w:eastAsiaTheme="minorHAnsi"/>
                    <w:b w:val="0"/>
                    <w:bCs w:val="0"/>
                    <w:szCs w:val="22"/>
                    <w:lang w:val="ca-ES" w:eastAsia="en-US"/>
                  </w:rPr>
                </w:rPrChange>
              </w:rPr>
              <w:pPrChange w:id="1122" w:author="paulac" w:date="2013-10-15T09:22:00Z">
                <w:pPr>
                  <w:spacing w:after="200" w:line="276" w:lineRule="auto"/>
                  <w:jc w:val="left"/>
                </w:pPr>
              </w:pPrChange>
            </w:pPr>
            <w:ins w:id="1123" w:author="paulac" w:date="2013-10-10T11:43:00Z">
              <w:r w:rsidRPr="000D0864">
                <w:rPr>
                  <w:rPrChange w:id="1124" w:author="paulac" w:date="2013-10-14T16:14:00Z">
                    <w:rPr>
                      <w:color w:val="0000FF" w:themeColor="hyperlink"/>
                      <w:u w:val="single"/>
                    </w:rPr>
                  </w:rPrChange>
                </w:rPr>
                <w:t>comentari</w:t>
              </w:r>
            </w:ins>
          </w:p>
        </w:tc>
        <w:tc>
          <w:tcPr>
            <w:tcW w:w="5752" w:type="dxa"/>
          </w:tcPr>
          <w:p w:rsidR="00614EB0" w:rsidRPr="00CE5945" w:rsidRDefault="00614EB0" w:rsidP="00EA4D18">
            <w:pPr>
              <w:jc w:val="left"/>
              <w:cnfStyle w:val="000000100000"/>
              <w:rPr>
                <w:ins w:id="1125" w:author="paulac" w:date="2013-10-10T11:43:00Z"/>
              </w:rPr>
            </w:pPr>
            <w:ins w:id="1126" w:author="paulac" w:date="2013-10-10T11:43:00Z">
              <w:r>
                <w:t>Comentari de l’expedient</w:t>
              </w:r>
            </w:ins>
          </w:p>
        </w:tc>
      </w:tr>
      <w:tr w:rsidR="00614EB0" w:rsidRPr="00CE5945" w:rsidTr="00EA4D18">
        <w:trPr>
          <w:trHeight w:val="397"/>
          <w:ins w:id="1127" w:author="paulac" w:date="2013-10-10T11:43:00Z"/>
        </w:trPr>
        <w:tc>
          <w:tcPr>
            <w:cnfStyle w:val="001000000000"/>
            <w:tcW w:w="2108" w:type="dxa"/>
          </w:tcPr>
          <w:p w:rsidR="00614EB0" w:rsidRPr="002E272E" w:rsidRDefault="000D0864" w:rsidP="002E272E">
            <w:pPr>
              <w:jc w:val="left"/>
              <w:rPr>
                <w:ins w:id="1128" w:author="paulac" w:date="2013-10-10T11:43:00Z"/>
                <w:b w:val="0"/>
                <w:bCs w:val="0"/>
                <w:rPrChange w:id="1129" w:author="paulac" w:date="2013-10-15T09:22:00Z">
                  <w:rPr>
                    <w:ins w:id="1130" w:author="paulac" w:date="2013-10-10T11:43:00Z"/>
                    <w:rFonts w:eastAsiaTheme="minorHAnsi"/>
                    <w:b w:val="0"/>
                    <w:bCs w:val="0"/>
                    <w:szCs w:val="22"/>
                    <w:lang w:val="ca-ES" w:eastAsia="en-US"/>
                  </w:rPr>
                </w:rPrChange>
              </w:rPr>
              <w:pPrChange w:id="1131" w:author="paulac" w:date="2013-10-15T09:22:00Z">
                <w:pPr>
                  <w:spacing w:after="200" w:line="276" w:lineRule="auto"/>
                  <w:jc w:val="left"/>
                </w:pPr>
              </w:pPrChange>
            </w:pPr>
            <w:ins w:id="1132" w:author="paulac" w:date="2013-10-10T11:43:00Z">
              <w:r w:rsidRPr="000D0864">
                <w:rPr>
                  <w:rPrChange w:id="1133" w:author="paulac" w:date="2013-10-14T16:14:00Z">
                    <w:rPr>
                      <w:color w:val="0000FF" w:themeColor="hyperlink"/>
                      <w:u w:val="single"/>
                    </w:rPr>
                  </w:rPrChange>
                </w:rPr>
                <w:t>varComentari</w:t>
              </w:r>
            </w:ins>
          </w:p>
        </w:tc>
        <w:tc>
          <w:tcPr>
            <w:tcW w:w="5752" w:type="dxa"/>
          </w:tcPr>
          <w:p w:rsidR="00614EB0" w:rsidRPr="00CE5945" w:rsidRDefault="00614EB0" w:rsidP="00EA4D18">
            <w:pPr>
              <w:jc w:val="left"/>
              <w:cnfStyle w:val="000000000000"/>
              <w:rPr>
                <w:ins w:id="1134" w:author="paulac" w:date="2013-10-10T11:43:00Z"/>
              </w:rPr>
            </w:pPr>
            <w:ins w:id="1135" w:author="paulac" w:date="2013-10-10T11:43:00Z">
              <w:r w:rsidRPr="00CE5945">
                <w:t xml:space="preserve">Variable que conté el </w:t>
              </w:r>
              <w:r>
                <w:t>comentari de l’expedient</w:t>
              </w:r>
            </w:ins>
          </w:p>
        </w:tc>
      </w:tr>
    </w:tbl>
    <w:p w:rsidR="00614EB0" w:rsidRDefault="00614EB0" w:rsidP="00614EB0">
      <w:pPr>
        <w:pStyle w:val="Ttol4"/>
        <w:rPr>
          <w:ins w:id="1136" w:author="paulac" w:date="2013-10-10T11:43:00Z"/>
        </w:rPr>
      </w:pPr>
      <w:bookmarkStart w:id="1137" w:name="_Toc369592836"/>
      <w:ins w:id="1138" w:author="paulac" w:date="2013-10-10T11:43:00Z">
        <w:r>
          <w:t>Modificar l’estat de l’expedient</w:t>
        </w:r>
        <w:bookmarkEnd w:id="1137"/>
      </w:ins>
    </w:p>
    <w:p w:rsidR="00614EB0" w:rsidRPr="002D778A" w:rsidRDefault="00614EB0" w:rsidP="00614EB0">
      <w:pPr>
        <w:spacing w:after="120"/>
        <w:rPr>
          <w:ins w:id="1139" w:author="paulac" w:date="2013-10-10T11:43:00Z"/>
        </w:rPr>
      </w:pPr>
      <w:ins w:id="1140" w:author="paulac" w:date="2013-10-10T11:43:00Z">
        <w:r>
          <w:t>Aquest handler ens permet modificar l’estat de l’expedient.</w:t>
        </w:r>
      </w:ins>
    </w:p>
    <w:p w:rsidR="00614EB0" w:rsidRDefault="00614EB0" w:rsidP="00614EB0">
      <w:pPr>
        <w:pStyle w:val="Pargrafdellista"/>
        <w:numPr>
          <w:ilvl w:val="0"/>
          <w:numId w:val="8"/>
        </w:numPr>
        <w:rPr>
          <w:ins w:id="1141" w:author="paulac" w:date="2013-10-10T11:43:00Z"/>
        </w:rPr>
      </w:pPr>
      <w:ins w:id="1142" w:author="paulac" w:date="2013-10-10T11:43:00Z">
        <w:r>
          <w:t xml:space="preserve">Classe: </w:t>
        </w:r>
        <w:r w:rsidRPr="002D778A">
          <w:t>net.conselldemallorca.helium.jbpm3.handlers</w:t>
        </w:r>
        <w:r>
          <w:t>.ExpedientEstatModificarHandler</w:t>
        </w:r>
      </w:ins>
    </w:p>
    <w:p w:rsidR="00614EB0" w:rsidRDefault="00614EB0" w:rsidP="00614EB0">
      <w:pPr>
        <w:pStyle w:val="Pargrafdellista"/>
        <w:numPr>
          <w:ilvl w:val="0"/>
          <w:numId w:val="8"/>
        </w:numPr>
        <w:rPr>
          <w:ins w:id="1143" w:author="paulac" w:date="2013-10-10T11:43:00Z"/>
        </w:rPr>
      </w:pPr>
      <w:ins w:id="1144" w:author="paulac" w:date="2013-10-10T11:43:00Z">
        <w:r>
          <w:t>Paràmetres:</w:t>
        </w:r>
      </w:ins>
    </w:p>
    <w:tbl>
      <w:tblPr>
        <w:tblStyle w:val="LIMIT"/>
        <w:tblW w:w="7860" w:type="dxa"/>
        <w:tblLayout w:type="fixed"/>
        <w:tblLook w:val="04A0"/>
      </w:tblPr>
      <w:tblGrid>
        <w:gridCol w:w="2108"/>
        <w:gridCol w:w="5752"/>
      </w:tblGrid>
      <w:tr w:rsidR="00614EB0" w:rsidRPr="00332B27" w:rsidTr="00EA4D18">
        <w:trPr>
          <w:cnfStyle w:val="100000000000"/>
          <w:trHeight w:val="340"/>
          <w:ins w:id="1145" w:author="paulac" w:date="2013-10-10T11:43:00Z"/>
        </w:trPr>
        <w:tc>
          <w:tcPr>
            <w:cnfStyle w:val="001000000000"/>
            <w:tcW w:w="2108" w:type="dxa"/>
          </w:tcPr>
          <w:p w:rsidR="00614EB0" w:rsidRPr="00332B27" w:rsidRDefault="00614EB0" w:rsidP="00EA4D18">
            <w:pPr>
              <w:rPr>
                <w:ins w:id="1146" w:author="paulac" w:date="2013-10-10T11:43:00Z"/>
              </w:rPr>
            </w:pPr>
            <w:ins w:id="1147" w:author="paulac" w:date="2013-10-10T11:43:00Z">
              <w:r w:rsidRPr="00332B27">
                <w:t>Nom paràmetre</w:t>
              </w:r>
            </w:ins>
          </w:p>
        </w:tc>
        <w:tc>
          <w:tcPr>
            <w:tcW w:w="5752" w:type="dxa"/>
          </w:tcPr>
          <w:p w:rsidR="00614EB0" w:rsidRPr="00332B27" w:rsidRDefault="00614EB0" w:rsidP="00EA4D18">
            <w:pPr>
              <w:cnfStyle w:val="100000000000"/>
              <w:rPr>
                <w:ins w:id="1148" w:author="paulac" w:date="2013-10-10T11:43:00Z"/>
              </w:rPr>
            </w:pPr>
            <w:ins w:id="1149" w:author="paulac" w:date="2013-10-10T11:43:00Z">
              <w:r w:rsidRPr="00332B27">
                <w:t>Descripció</w:t>
              </w:r>
            </w:ins>
          </w:p>
        </w:tc>
      </w:tr>
      <w:tr w:rsidR="00614EB0" w:rsidRPr="00CE5945" w:rsidTr="00EA4D18">
        <w:trPr>
          <w:cnfStyle w:val="000000100000"/>
          <w:trHeight w:val="397"/>
          <w:ins w:id="1150" w:author="paulac" w:date="2013-10-10T11:43:00Z"/>
        </w:trPr>
        <w:tc>
          <w:tcPr>
            <w:cnfStyle w:val="001000000000"/>
            <w:tcW w:w="2108" w:type="dxa"/>
          </w:tcPr>
          <w:p w:rsidR="00614EB0" w:rsidRPr="002E272E" w:rsidRDefault="000D0864" w:rsidP="002E272E">
            <w:pPr>
              <w:jc w:val="left"/>
              <w:rPr>
                <w:ins w:id="1151" w:author="paulac" w:date="2013-10-10T11:43:00Z"/>
                <w:b w:val="0"/>
                <w:bCs w:val="0"/>
                <w:rPrChange w:id="1152" w:author="paulac" w:date="2013-10-15T09:22:00Z">
                  <w:rPr>
                    <w:ins w:id="1153" w:author="paulac" w:date="2013-10-10T11:43:00Z"/>
                    <w:rFonts w:eastAsiaTheme="minorHAnsi"/>
                    <w:b w:val="0"/>
                    <w:bCs w:val="0"/>
                    <w:szCs w:val="22"/>
                    <w:lang w:val="ca-ES" w:eastAsia="en-US"/>
                  </w:rPr>
                </w:rPrChange>
              </w:rPr>
              <w:pPrChange w:id="1154" w:author="paulac" w:date="2013-10-15T09:22:00Z">
                <w:pPr>
                  <w:spacing w:after="200" w:line="276" w:lineRule="auto"/>
                  <w:jc w:val="left"/>
                </w:pPr>
              </w:pPrChange>
            </w:pPr>
            <w:ins w:id="1155" w:author="paulac" w:date="2013-10-10T11:43:00Z">
              <w:r w:rsidRPr="000D0864">
                <w:rPr>
                  <w:rPrChange w:id="1156" w:author="paulac" w:date="2013-10-14T16:14:00Z">
                    <w:rPr>
                      <w:color w:val="0000FF" w:themeColor="hyperlink"/>
                      <w:u w:val="single"/>
                    </w:rPr>
                  </w:rPrChange>
                </w:rPr>
                <w:t>estatCodi</w:t>
              </w:r>
            </w:ins>
          </w:p>
        </w:tc>
        <w:tc>
          <w:tcPr>
            <w:tcW w:w="5752" w:type="dxa"/>
          </w:tcPr>
          <w:p w:rsidR="00614EB0" w:rsidRPr="00CE5945" w:rsidRDefault="00614EB0" w:rsidP="00EA4D18">
            <w:pPr>
              <w:jc w:val="left"/>
              <w:cnfStyle w:val="000000100000"/>
              <w:rPr>
                <w:ins w:id="1157" w:author="paulac" w:date="2013-10-10T11:43:00Z"/>
              </w:rPr>
            </w:pPr>
            <w:ins w:id="1158" w:author="paulac" w:date="2013-10-10T11:43:00Z">
              <w:r>
                <w:t>Codi de l’estat</w:t>
              </w:r>
            </w:ins>
          </w:p>
        </w:tc>
      </w:tr>
      <w:tr w:rsidR="00614EB0" w:rsidRPr="00CE5945" w:rsidTr="00EA4D18">
        <w:trPr>
          <w:trHeight w:val="397"/>
          <w:ins w:id="1159" w:author="paulac" w:date="2013-10-10T11:43:00Z"/>
        </w:trPr>
        <w:tc>
          <w:tcPr>
            <w:cnfStyle w:val="001000000000"/>
            <w:tcW w:w="2108" w:type="dxa"/>
          </w:tcPr>
          <w:p w:rsidR="00614EB0" w:rsidRPr="002E272E" w:rsidRDefault="000D0864" w:rsidP="002E272E">
            <w:pPr>
              <w:jc w:val="left"/>
              <w:rPr>
                <w:ins w:id="1160" w:author="paulac" w:date="2013-10-10T11:43:00Z"/>
                <w:b w:val="0"/>
                <w:bCs w:val="0"/>
                <w:rPrChange w:id="1161" w:author="paulac" w:date="2013-10-15T09:22:00Z">
                  <w:rPr>
                    <w:ins w:id="1162" w:author="paulac" w:date="2013-10-10T11:43:00Z"/>
                    <w:rFonts w:eastAsiaTheme="minorHAnsi"/>
                    <w:b w:val="0"/>
                    <w:bCs w:val="0"/>
                    <w:szCs w:val="22"/>
                    <w:lang w:val="ca-ES" w:eastAsia="en-US"/>
                  </w:rPr>
                </w:rPrChange>
              </w:rPr>
              <w:pPrChange w:id="1163" w:author="paulac" w:date="2013-10-15T09:22:00Z">
                <w:pPr>
                  <w:spacing w:after="200" w:line="276" w:lineRule="auto"/>
                  <w:jc w:val="left"/>
                </w:pPr>
              </w:pPrChange>
            </w:pPr>
            <w:ins w:id="1164" w:author="paulac" w:date="2013-10-10T11:43:00Z">
              <w:r w:rsidRPr="000D0864">
                <w:rPr>
                  <w:rPrChange w:id="1165" w:author="paulac" w:date="2013-10-14T16:14:00Z">
                    <w:rPr>
                      <w:color w:val="0000FF" w:themeColor="hyperlink"/>
                      <w:u w:val="single"/>
                    </w:rPr>
                  </w:rPrChange>
                </w:rPr>
                <w:t>varEstatCodi</w:t>
              </w:r>
            </w:ins>
          </w:p>
        </w:tc>
        <w:tc>
          <w:tcPr>
            <w:tcW w:w="5752" w:type="dxa"/>
          </w:tcPr>
          <w:p w:rsidR="00614EB0" w:rsidRPr="00CE5945" w:rsidRDefault="00614EB0" w:rsidP="00EA4D18">
            <w:pPr>
              <w:jc w:val="left"/>
              <w:cnfStyle w:val="000000000000"/>
              <w:rPr>
                <w:ins w:id="1166" w:author="paulac" w:date="2013-10-10T11:43:00Z"/>
              </w:rPr>
            </w:pPr>
            <w:ins w:id="1167" w:author="paulac" w:date="2013-10-10T11:43:00Z">
              <w:r w:rsidRPr="00CE5945">
                <w:t xml:space="preserve">Variable que conté el </w:t>
              </w:r>
              <w:r>
                <w:t>codi de l’estat</w:t>
              </w:r>
            </w:ins>
          </w:p>
        </w:tc>
      </w:tr>
    </w:tbl>
    <w:p w:rsidR="00614EB0" w:rsidRDefault="00614EB0" w:rsidP="00614EB0">
      <w:pPr>
        <w:pStyle w:val="Ttol4"/>
        <w:rPr>
          <w:ins w:id="1168" w:author="paulac" w:date="2013-10-10T11:43:00Z"/>
        </w:rPr>
      </w:pPr>
      <w:bookmarkStart w:id="1169" w:name="_Toc369592837"/>
      <w:ins w:id="1170" w:author="paulac" w:date="2013-10-10T11:43:00Z">
        <w:r>
          <w:t>Modificar el número de l’expedient</w:t>
        </w:r>
        <w:bookmarkEnd w:id="1169"/>
      </w:ins>
    </w:p>
    <w:p w:rsidR="00614EB0" w:rsidRPr="002D778A" w:rsidRDefault="00614EB0" w:rsidP="00614EB0">
      <w:pPr>
        <w:spacing w:after="120"/>
        <w:rPr>
          <w:ins w:id="1171" w:author="paulac" w:date="2013-10-10T11:43:00Z"/>
        </w:rPr>
      </w:pPr>
      <w:ins w:id="1172" w:author="paulac" w:date="2013-10-10T11:43:00Z">
        <w:r>
          <w:t>Aquest handler ens permet modificar el número d’expedient.</w:t>
        </w:r>
      </w:ins>
    </w:p>
    <w:p w:rsidR="00614EB0" w:rsidRDefault="00614EB0" w:rsidP="00614EB0">
      <w:pPr>
        <w:pStyle w:val="Pargrafdellista"/>
        <w:numPr>
          <w:ilvl w:val="0"/>
          <w:numId w:val="8"/>
        </w:numPr>
        <w:rPr>
          <w:ins w:id="1173" w:author="paulac" w:date="2013-10-10T11:43:00Z"/>
        </w:rPr>
      </w:pPr>
      <w:ins w:id="1174" w:author="paulac" w:date="2013-10-10T11:43:00Z">
        <w:r>
          <w:t xml:space="preserve">Classe: </w:t>
        </w:r>
        <w:r w:rsidRPr="002D778A">
          <w:t>net.conselldemallorca.helium.jbpm3.handlers</w:t>
        </w:r>
        <w:r>
          <w:t>.ExpedientNumeroModificarHandler</w:t>
        </w:r>
      </w:ins>
    </w:p>
    <w:p w:rsidR="00614EB0" w:rsidRDefault="00614EB0" w:rsidP="00614EB0">
      <w:pPr>
        <w:pStyle w:val="Pargrafdellista"/>
        <w:numPr>
          <w:ilvl w:val="0"/>
          <w:numId w:val="8"/>
        </w:numPr>
        <w:rPr>
          <w:ins w:id="1175" w:author="paulac" w:date="2013-10-10T11:43:00Z"/>
        </w:rPr>
      </w:pPr>
      <w:ins w:id="1176" w:author="paulac" w:date="2013-10-10T11:43:00Z">
        <w:r>
          <w:lastRenderedPageBreak/>
          <w:t>Paràmetres:</w:t>
        </w:r>
      </w:ins>
    </w:p>
    <w:tbl>
      <w:tblPr>
        <w:tblStyle w:val="LIMIT"/>
        <w:tblW w:w="7860" w:type="dxa"/>
        <w:tblLayout w:type="fixed"/>
        <w:tblLook w:val="04A0"/>
      </w:tblPr>
      <w:tblGrid>
        <w:gridCol w:w="2108"/>
        <w:gridCol w:w="5752"/>
      </w:tblGrid>
      <w:tr w:rsidR="00614EB0" w:rsidRPr="00332B27" w:rsidTr="00EA4D18">
        <w:trPr>
          <w:cnfStyle w:val="100000000000"/>
          <w:trHeight w:val="340"/>
          <w:ins w:id="1177" w:author="paulac" w:date="2013-10-10T11:43:00Z"/>
        </w:trPr>
        <w:tc>
          <w:tcPr>
            <w:cnfStyle w:val="001000000000"/>
            <w:tcW w:w="2108" w:type="dxa"/>
          </w:tcPr>
          <w:p w:rsidR="00614EB0" w:rsidRPr="00332B27" w:rsidRDefault="00614EB0" w:rsidP="00EA4D18">
            <w:pPr>
              <w:rPr>
                <w:ins w:id="1178" w:author="paulac" w:date="2013-10-10T11:43:00Z"/>
              </w:rPr>
            </w:pPr>
            <w:ins w:id="1179" w:author="paulac" w:date="2013-10-10T11:43:00Z">
              <w:r w:rsidRPr="00332B27">
                <w:t>Nom paràmetre</w:t>
              </w:r>
            </w:ins>
          </w:p>
        </w:tc>
        <w:tc>
          <w:tcPr>
            <w:tcW w:w="5752" w:type="dxa"/>
          </w:tcPr>
          <w:p w:rsidR="00614EB0" w:rsidRPr="00332B27" w:rsidRDefault="00614EB0" w:rsidP="00EA4D18">
            <w:pPr>
              <w:cnfStyle w:val="100000000000"/>
              <w:rPr>
                <w:ins w:id="1180" w:author="paulac" w:date="2013-10-10T11:43:00Z"/>
              </w:rPr>
            </w:pPr>
            <w:ins w:id="1181" w:author="paulac" w:date="2013-10-10T11:43:00Z">
              <w:r w:rsidRPr="00332B27">
                <w:t>Descripció</w:t>
              </w:r>
            </w:ins>
          </w:p>
        </w:tc>
      </w:tr>
      <w:tr w:rsidR="00614EB0" w:rsidRPr="00CE5945" w:rsidTr="00EA4D18">
        <w:trPr>
          <w:cnfStyle w:val="000000100000"/>
          <w:trHeight w:val="397"/>
          <w:ins w:id="1182" w:author="paulac" w:date="2013-10-10T11:43:00Z"/>
        </w:trPr>
        <w:tc>
          <w:tcPr>
            <w:cnfStyle w:val="001000000000"/>
            <w:tcW w:w="2108" w:type="dxa"/>
          </w:tcPr>
          <w:p w:rsidR="00614EB0" w:rsidRPr="002E272E" w:rsidRDefault="000D0864" w:rsidP="002E272E">
            <w:pPr>
              <w:jc w:val="left"/>
              <w:rPr>
                <w:ins w:id="1183" w:author="paulac" w:date="2013-10-10T11:43:00Z"/>
                <w:b w:val="0"/>
                <w:bCs w:val="0"/>
                <w:rPrChange w:id="1184" w:author="paulac" w:date="2013-10-15T09:22:00Z">
                  <w:rPr>
                    <w:ins w:id="1185" w:author="paulac" w:date="2013-10-10T11:43:00Z"/>
                    <w:rFonts w:eastAsiaTheme="minorHAnsi"/>
                    <w:b w:val="0"/>
                    <w:bCs w:val="0"/>
                    <w:szCs w:val="22"/>
                    <w:lang w:val="ca-ES" w:eastAsia="en-US"/>
                  </w:rPr>
                </w:rPrChange>
              </w:rPr>
              <w:pPrChange w:id="1186" w:author="paulac" w:date="2013-10-15T09:22:00Z">
                <w:pPr>
                  <w:spacing w:after="200" w:line="276" w:lineRule="auto"/>
                  <w:jc w:val="left"/>
                </w:pPr>
              </w:pPrChange>
            </w:pPr>
            <w:ins w:id="1187" w:author="paulac" w:date="2013-10-10T11:43:00Z">
              <w:r w:rsidRPr="000D0864">
                <w:rPr>
                  <w:rPrChange w:id="1188" w:author="paulac" w:date="2013-10-14T16:15:00Z">
                    <w:rPr>
                      <w:color w:val="0000FF" w:themeColor="hyperlink"/>
                      <w:u w:val="single"/>
                    </w:rPr>
                  </w:rPrChange>
                </w:rPr>
                <w:t>numero</w:t>
              </w:r>
            </w:ins>
          </w:p>
        </w:tc>
        <w:tc>
          <w:tcPr>
            <w:tcW w:w="5752" w:type="dxa"/>
          </w:tcPr>
          <w:p w:rsidR="00614EB0" w:rsidRPr="00CE5945" w:rsidRDefault="00614EB0" w:rsidP="00EA4D18">
            <w:pPr>
              <w:jc w:val="left"/>
              <w:cnfStyle w:val="000000100000"/>
              <w:rPr>
                <w:ins w:id="1189" w:author="paulac" w:date="2013-10-10T11:43:00Z"/>
              </w:rPr>
            </w:pPr>
            <w:ins w:id="1190" w:author="paulac" w:date="2013-10-10T11:43:00Z">
              <w:r>
                <w:t>Número d’expedient</w:t>
              </w:r>
            </w:ins>
          </w:p>
        </w:tc>
      </w:tr>
      <w:tr w:rsidR="00614EB0" w:rsidRPr="00CE5945" w:rsidTr="00EA4D18">
        <w:trPr>
          <w:trHeight w:val="397"/>
          <w:ins w:id="1191" w:author="paulac" w:date="2013-10-10T11:43:00Z"/>
        </w:trPr>
        <w:tc>
          <w:tcPr>
            <w:cnfStyle w:val="001000000000"/>
            <w:tcW w:w="2108" w:type="dxa"/>
          </w:tcPr>
          <w:p w:rsidR="00614EB0" w:rsidRPr="002E272E" w:rsidRDefault="000D0864" w:rsidP="002E272E">
            <w:pPr>
              <w:jc w:val="left"/>
              <w:rPr>
                <w:ins w:id="1192" w:author="paulac" w:date="2013-10-10T11:43:00Z"/>
                <w:b w:val="0"/>
                <w:bCs w:val="0"/>
                <w:rPrChange w:id="1193" w:author="paulac" w:date="2013-10-15T09:22:00Z">
                  <w:rPr>
                    <w:ins w:id="1194" w:author="paulac" w:date="2013-10-10T11:43:00Z"/>
                    <w:rFonts w:eastAsiaTheme="minorHAnsi"/>
                    <w:b w:val="0"/>
                    <w:bCs w:val="0"/>
                    <w:szCs w:val="22"/>
                    <w:lang w:val="ca-ES" w:eastAsia="en-US"/>
                  </w:rPr>
                </w:rPrChange>
              </w:rPr>
              <w:pPrChange w:id="1195" w:author="paulac" w:date="2013-10-15T09:22:00Z">
                <w:pPr>
                  <w:spacing w:after="200" w:line="276" w:lineRule="auto"/>
                  <w:jc w:val="left"/>
                </w:pPr>
              </w:pPrChange>
            </w:pPr>
            <w:ins w:id="1196" w:author="paulac" w:date="2013-10-10T11:43:00Z">
              <w:r w:rsidRPr="000D0864">
                <w:rPr>
                  <w:rPrChange w:id="1197" w:author="paulac" w:date="2013-10-14T16:15:00Z">
                    <w:rPr>
                      <w:color w:val="0000FF" w:themeColor="hyperlink"/>
                      <w:u w:val="single"/>
                    </w:rPr>
                  </w:rPrChange>
                </w:rPr>
                <w:t>varNumero</w:t>
              </w:r>
            </w:ins>
          </w:p>
        </w:tc>
        <w:tc>
          <w:tcPr>
            <w:tcW w:w="5752" w:type="dxa"/>
          </w:tcPr>
          <w:p w:rsidR="00614EB0" w:rsidRPr="00CE5945" w:rsidRDefault="00614EB0" w:rsidP="00EA4D18">
            <w:pPr>
              <w:jc w:val="left"/>
              <w:cnfStyle w:val="000000000000"/>
              <w:rPr>
                <w:ins w:id="1198" w:author="paulac" w:date="2013-10-10T11:43:00Z"/>
              </w:rPr>
            </w:pPr>
            <w:ins w:id="1199" w:author="paulac" w:date="2013-10-10T11:43:00Z">
              <w:r w:rsidRPr="00CE5945">
                <w:t xml:space="preserve">Variable que conté el </w:t>
              </w:r>
              <w:r>
                <w:t>número d’expedient</w:t>
              </w:r>
            </w:ins>
          </w:p>
        </w:tc>
      </w:tr>
    </w:tbl>
    <w:p w:rsidR="00614EB0" w:rsidRDefault="00614EB0" w:rsidP="00614EB0">
      <w:pPr>
        <w:pStyle w:val="Ttol4"/>
        <w:rPr>
          <w:ins w:id="1200" w:author="paulac" w:date="2013-10-10T11:43:00Z"/>
        </w:rPr>
      </w:pPr>
      <w:bookmarkStart w:id="1201" w:name="_Toc369592838"/>
      <w:ins w:id="1202" w:author="paulac" w:date="2013-10-10T11:43:00Z">
        <w:r>
          <w:t>Modificar el responsable de l’expedient</w:t>
        </w:r>
        <w:bookmarkEnd w:id="1201"/>
      </w:ins>
    </w:p>
    <w:p w:rsidR="00614EB0" w:rsidRPr="002D778A" w:rsidRDefault="00614EB0" w:rsidP="00614EB0">
      <w:pPr>
        <w:spacing w:after="120"/>
        <w:rPr>
          <w:ins w:id="1203" w:author="paulac" w:date="2013-10-10T11:43:00Z"/>
        </w:rPr>
      </w:pPr>
      <w:ins w:id="1204" w:author="paulac" w:date="2013-10-10T11:43:00Z">
        <w:r>
          <w:t>Aquest handler ens permet modificar la persona responsable de l’expedient.</w:t>
        </w:r>
      </w:ins>
    </w:p>
    <w:p w:rsidR="00614EB0" w:rsidRDefault="00614EB0" w:rsidP="00614EB0">
      <w:pPr>
        <w:pStyle w:val="Pargrafdellista"/>
        <w:numPr>
          <w:ilvl w:val="0"/>
          <w:numId w:val="8"/>
        </w:numPr>
        <w:rPr>
          <w:ins w:id="1205" w:author="paulac" w:date="2013-10-10T11:43:00Z"/>
        </w:rPr>
      </w:pPr>
      <w:ins w:id="1206" w:author="paulac" w:date="2013-10-10T11:43:00Z">
        <w:r>
          <w:t xml:space="preserve">Classe: </w:t>
        </w:r>
        <w:r w:rsidRPr="002D778A">
          <w:t>net.conselldemallorca.helium.jbpm3.handlers</w:t>
        </w:r>
        <w:r>
          <w:t>.ExpedientResponsableModificarHandler</w:t>
        </w:r>
      </w:ins>
    </w:p>
    <w:p w:rsidR="00614EB0" w:rsidRDefault="00614EB0" w:rsidP="00614EB0">
      <w:pPr>
        <w:pStyle w:val="Pargrafdellista"/>
        <w:numPr>
          <w:ilvl w:val="0"/>
          <w:numId w:val="8"/>
        </w:numPr>
        <w:rPr>
          <w:ins w:id="1207" w:author="paulac" w:date="2013-10-10T11:43:00Z"/>
        </w:rPr>
      </w:pPr>
      <w:ins w:id="1208" w:author="paulac" w:date="2013-10-10T11:43:00Z">
        <w:r>
          <w:t>Paràmetres:</w:t>
        </w:r>
      </w:ins>
    </w:p>
    <w:tbl>
      <w:tblPr>
        <w:tblStyle w:val="LIMIT"/>
        <w:tblW w:w="7860" w:type="dxa"/>
        <w:tblLayout w:type="fixed"/>
        <w:tblLook w:val="04A0"/>
      </w:tblPr>
      <w:tblGrid>
        <w:gridCol w:w="2108"/>
        <w:gridCol w:w="5752"/>
      </w:tblGrid>
      <w:tr w:rsidR="00614EB0" w:rsidRPr="00332B27" w:rsidTr="00EA4D18">
        <w:trPr>
          <w:cnfStyle w:val="100000000000"/>
          <w:trHeight w:val="340"/>
          <w:ins w:id="1209" w:author="paulac" w:date="2013-10-10T11:43:00Z"/>
        </w:trPr>
        <w:tc>
          <w:tcPr>
            <w:cnfStyle w:val="001000000000"/>
            <w:tcW w:w="2108" w:type="dxa"/>
          </w:tcPr>
          <w:p w:rsidR="00614EB0" w:rsidRPr="00332B27" w:rsidRDefault="00614EB0" w:rsidP="00EA4D18">
            <w:pPr>
              <w:rPr>
                <w:ins w:id="1210" w:author="paulac" w:date="2013-10-10T11:43:00Z"/>
              </w:rPr>
            </w:pPr>
            <w:ins w:id="1211" w:author="paulac" w:date="2013-10-10T11:43:00Z">
              <w:r w:rsidRPr="00332B27">
                <w:t>Nom paràmetre</w:t>
              </w:r>
            </w:ins>
          </w:p>
        </w:tc>
        <w:tc>
          <w:tcPr>
            <w:tcW w:w="5752" w:type="dxa"/>
          </w:tcPr>
          <w:p w:rsidR="00614EB0" w:rsidRPr="00332B27" w:rsidRDefault="00614EB0" w:rsidP="00EA4D18">
            <w:pPr>
              <w:cnfStyle w:val="100000000000"/>
              <w:rPr>
                <w:ins w:id="1212" w:author="paulac" w:date="2013-10-10T11:43:00Z"/>
              </w:rPr>
            </w:pPr>
            <w:ins w:id="1213" w:author="paulac" w:date="2013-10-10T11:43:00Z">
              <w:r w:rsidRPr="00332B27">
                <w:t>Descripció</w:t>
              </w:r>
            </w:ins>
          </w:p>
        </w:tc>
      </w:tr>
      <w:tr w:rsidR="00614EB0" w:rsidRPr="00CE5945" w:rsidTr="00EA4D18">
        <w:trPr>
          <w:cnfStyle w:val="000000100000"/>
          <w:trHeight w:val="397"/>
          <w:ins w:id="1214" w:author="paulac" w:date="2013-10-10T11:43:00Z"/>
        </w:trPr>
        <w:tc>
          <w:tcPr>
            <w:cnfStyle w:val="001000000000"/>
            <w:tcW w:w="2108" w:type="dxa"/>
          </w:tcPr>
          <w:p w:rsidR="00614EB0" w:rsidRPr="002E272E" w:rsidRDefault="000D0864" w:rsidP="002E272E">
            <w:pPr>
              <w:jc w:val="left"/>
              <w:rPr>
                <w:ins w:id="1215" w:author="paulac" w:date="2013-10-10T11:43:00Z"/>
                <w:b w:val="0"/>
                <w:bCs w:val="0"/>
                <w:rPrChange w:id="1216" w:author="paulac" w:date="2013-10-15T09:23:00Z">
                  <w:rPr>
                    <w:ins w:id="1217" w:author="paulac" w:date="2013-10-10T11:43:00Z"/>
                    <w:rFonts w:eastAsiaTheme="minorHAnsi"/>
                    <w:b w:val="0"/>
                    <w:bCs w:val="0"/>
                    <w:szCs w:val="22"/>
                    <w:lang w:val="ca-ES" w:eastAsia="en-US"/>
                  </w:rPr>
                </w:rPrChange>
              </w:rPr>
              <w:pPrChange w:id="1218" w:author="paulac" w:date="2013-10-15T09:23:00Z">
                <w:pPr>
                  <w:spacing w:after="200" w:line="276" w:lineRule="auto"/>
                  <w:jc w:val="left"/>
                </w:pPr>
              </w:pPrChange>
            </w:pPr>
            <w:ins w:id="1219" w:author="paulac" w:date="2013-10-10T11:43:00Z">
              <w:r w:rsidRPr="000D0864">
                <w:rPr>
                  <w:rPrChange w:id="1220" w:author="paulac" w:date="2013-10-14T16:15:00Z">
                    <w:rPr>
                      <w:color w:val="0000FF" w:themeColor="hyperlink"/>
                      <w:u w:val="single"/>
                    </w:rPr>
                  </w:rPrChange>
                </w:rPr>
                <w:t>responsableCodi</w:t>
              </w:r>
            </w:ins>
          </w:p>
        </w:tc>
        <w:tc>
          <w:tcPr>
            <w:tcW w:w="5752" w:type="dxa"/>
          </w:tcPr>
          <w:p w:rsidR="00614EB0" w:rsidRPr="00CE5945" w:rsidRDefault="00614EB0" w:rsidP="00EA4D18">
            <w:pPr>
              <w:jc w:val="left"/>
              <w:cnfStyle w:val="000000100000"/>
              <w:rPr>
                <w:ins w:id="1221" w:author="paulac" w:date="2013-10-10T11:43:00Z"/>
              </w:rPr>
            </w:pPr>
            <w:ins w:id="1222" w:author="paulac" w:date="2013-10-10T11:43:00Z">
              <w:r>
                <w:t>Codi de l’usuari responsable</w:t>
              </w:r>
            </w:ins>
          </w:p>
        </w:tc>
      </w:tr>
      <w:tr w:rsidR="00614EB0" w:rsidRPr="00CE5945" w:rsidTr="00EA4D18">
        <w:trPr>
          <w:trHeight w:val="397"/>
          <w:ins w:id="1223" w:author="paulac" w:date="2013-10-10T11:43:00Z"/>
        </w:trPr>
        <w:tc>
          <w:tcPr>
            <w:cnfStyle w:val="001000000000"/>
            <w:tcW w:w="2108" w:type="dxa"/>
          </w:tcPr>
          <w:p w:rsidR="00614EB0" w:rsidRPr="002E272E" w:rsidRDefault="000D0864" w:rsidP="002E272E">
            <w:pPr>
              <w:jc w:val="left"/>
              <w:rPr>
                <w:ins w:id="1224" w:author="paulac" w:date="2013-10-10T11:43:00Z"/>
                <w:b w:val="0"/>
                <w:bCs w:val="0"/>
                <w:rPrChange w:id="1225" w:author="paulac" w:date="2013-10-15T09:23:00Z">
                  <w:rPr>
                    <w:ins w:id="1226" w:author="paulac" w:date="2013-10-10T11:43:00Z"/>
                    <w:rFonts w:eastAsiaTheme="minorHAnsi"/>
                    <w:b w:val="0"/>
                    <w:bCs w:val="0"/>
                    <w:szCs w:val="22"/>
                    <w:lang w:val="ca-ES" w:eastAsia="en-US"/>
                  </w:rPr>
                </w:rPrChange>
              </w:rPr>
              <w:pPrChange w:id="1227" w:author="paulac" w:date="2013-10-15T09:23:00Z">
                <w:pPr>
                  <w:spacing w:after="200" w:line="276" w:lineRule="auto"/>
                  <w:jc w:val="left"/>
                </w:pPr>
              </w:pPrChange>
            </w:pPr>
            <w:ins w:id="1228" w:author="paulac" w:date="2013-10-10T11:43:00Z">
              <w:r w:rsidRPr="000D0864">
                <w:rPr>
                  <w:rPrChange w:id="1229" w:author="paulac" w:date="2013-10-14T16:15:00Z">
                    <w:rPr>
                      <w:color w:val="0000FF" w:themeColor="hyperlink"/>
                      <w:u w:val="single"/>
                    </w:rPr>
                  </w:rPrChange>
                </w:rPr>
                <w:t>varResponsableCodi</w:t>
              </w:r>
            </w:ins>
          </w:p>
        </w:tc>
        <w:tc>
          <w:tcPr>
            <w:tcW w:w="5752" w:type="dxa"/>
          </w:tcPr>
          <w:p w:rsidR="00614EB0" w:rsidRPr="00CE5945" w:rsidRDefault="00614EB0" w:rsidP="00EA4D18">
            <w:pPr>
              <w:jc w:val="left"/>
              <w:cnfStyle w:val="000000000000"/>
              <w:rPr>
                <w:ins w:id="1230" w:author="paulac" w:date="2013-10-10T11:43:00Z"/>
              </w:rPr>
            </w:pPr>
            <w:ins w:id="1231" w:author="paulac" w:date="2013-10-10T11:43:00Z">
              <w:r w:rsidRPr="00CE5945">
                <w:t xml:space="preserve">Variable que conté el </w:t>
              </w:r>
              <w:r>
                <w:t>codi de l’usuari responsable</w:t>
              </w:r>
            </w:ins>
          </w:p>
        </w:tc>
      </w:tr>
    </w:tbl>
    <w:p w:rsidR="00614EB0" w:rsidRDefault="00614EB0" w:rsidP="00614EB0">
      <w:pPr>
        <w:pStyle w:val="Ttol4"/>
        <w:rPr>
          <w:ins w:id="1232" w:author="paulac" w:date="2013-10-10T11:43:00Z"/>
        </w:rPr>
      </w:pPr>
      <w:bookmarkStart w:id="1233" w:name="_Toc369592839"/>
      <w:ins w:id="1234" w:author="paulac" w:date="2013-10-10T11:43:00Z">
        <w:r>
          <w:t>Modificar el títol de l’expedient</w:t>
        </w:r>
        <w:bookmarkEnd w:id="1233"/>
      </w:ins>
    </w:p>
    <w:p w:rsidR="00614EB0" w:rsidRPr="002D778A" w:rsidRDefault="00614EB0" w:rsidP="00614EB0">
      <w:pPr>
        <w:spacing w:after="120"/>
        <w:rPr>
          <w:ins w:id="1235" w:author="paulac" w:date="2013-10-10T11:43:00Z"/>
        </w:rPr>
      </w:pPr>
      <w:ins w:id="1236" w:author="paulac" w:date="2013-10-10T11:43:00Z">
        <w:r>
          <w:t>Aquest handler ens permet modificar el títol de l’expedient.</w:t>
        </w:r>
      </w:ins>
    </w:p>
    <w:p w:rsidR="00614EB0" w:rsidRDefault="00614EB0" w:rsidP="00614EB0">
      <w:pPr>
        <w:pStyle w:val="Pargrafdellista"/>
        <w:numPr>
          <w:ilvl w:val="0"/>
          <w:numId w:val="8"/>
        </w:numPr>
        <w:rPr>
          <w:ins w:id="1237" w:author="paulac" w:date="2013-10-10T11:43:00Z"/>
        </w:rPr>
      </w:pPr>
      <w:ins w:id="1238" w:author="paulac" w:date="2013-10-10T11:43:00Z">
        <w:r>
          <w:t xml:space="preserve">Classe: </w:t>
        </w:r>
        <w:r w:rsidRPr="002D778A">
          <w:t>net.conselldemallorca.helium.jbpm3.handlers</w:t>
        </w:r>
        <w:r>
          <w:t>.ExpedientTitolModificarHandler</w:t>
        </w:r>
      </w:ins>
    </w:p>
    <w:p w:rsidR="00614EB0" w:rsidRDefault="00614EB0" w:rsidP="00614EB0">
      <w:pPr>
        <w:pStyle w:val="Pargrafdellista"/>
        <w:numPr>
          <w:ilvl w:val="0"/>
          <w:numId w:val="8"/>
        </w:numPr>
        <w:rPr>
          <w:ins w:id="1239" w:author="paulac" w:date="2013-10-10T11:43:00Z"/>
        </w:rPr>
      </w:pPr>
      <w:ins w:id="1240" w:author="paulac" w:date="2013-10-10T11:43:00Z">
        <w:r>
          <w:t>Paràmetres:</w:t>
        </w:r>
      </w:ins>
    </w:p>
    <w:tbl>
      <w:tblPr>
        <w:tblStyle w:val="LIMIT"/>
        <w:tblW w:w="7860" w:type="dxa"/>
        <w:tblLayout w:type="fixed"/>
        <w:tblLook w:val="04A0"/>
      </w:tblPr>
      <w:tblGrid>
        <w:gridCol w:w="2108"/>
        <w:gridCol w:w="5752"/>
      </w:tblGrid>
      <w:tr w:rsidR="00614EB0" w:rsidRPr="00332B27" w:rsidTr="00EA4D18">
        <w:trPr>
          <w:cnfStyle w:val="100000000000"/>
          <w:trHeight w:val="340"/>
          <w:ins w:id="1241" w:author="paulac" w:date="2013-10-10T11:43:00Z"/>
        </w:trPr>
        <w:tc>
          <w:tcPr>
            <w:cnfStyle w:val="001000000000"/>
            <w:tcW w:w="2108" w:type="dxa"/>
          </w:tcPr>
          <w:p w:rsidR="00614EB0" w:rsidRPr="00332B27" w:rsidRDefault="00614EB0" w:rsidP="00EA4D18">
            <w:pPr>
              <w:rPr>
                <w:ins w:id="1242" w:author="paulac" w:date="2013-10-10T11:43:00Z"/>
              </w:rPr>
            </w:pPr>
            <w:ins w:id="1243" w:author="paulac" w:date="2013-10-10T11:43:00Z">
              <w:r w:rsidRPr="00332B27">
                <w:t>Nom paràmetre</w:t>
              </w:r>
            </w:ins>
          </w:p>
        </w:tc>
        <w:tc>
          <w:tcPr>
            <w:tcW w:w="5752" w:type="dxa"/>
          </w:tcPr>
          <w:p w:rsidR="00614EB0" w:rsidRPr="00332B27" w:rsidRDefault="00614EB0" w:rsidP="00EA4D18">
            <w:pPr>
              <w:cnfStyle w:val="100000000000"/>
              <w:rPr>
                <w:ins w:id="1244" w:author="paulac" w:date="2013-10-10T11:43:00Z"/>
              </w:rPr>
            </w:pPr>
            <w:ins w:id="1245" w:author="paulac" w:date="2013-10-10T11:43:00Z">
              <w:r w:rsidRPr="00332B27">
                <w:t>Descripció</w:t>
              </w:r>
            </w:ins>
          </w:p>
        </w:tc>
      </w:tr>
      <w:tr w:rsidR="00614EB0" w:rsidRPr="00CE5945" w:rsidTr="00EA4D18">
        <w:trPr>
          <w:cnfStyle w:val="000000100000"/>
          <w:trHeight w:val="397"/>
          <w:ins w:id="1246" w:author="paulac" w:date="2013-10-10T11:43:00Z"/>
        </w:trPr>
        <w:tc>
          <w:tcPr>
            <w:cnfStyle w:val="001000000000"/>
            <w:tcW w:w="2108" w:type="dxa"/>
          </w:tcPr>
          <w:p w:rsidR="00614EB0" w:rsidRPr="002E272E" w:rsidRDefault="000D0864" w:rsidP="002E272E">
            <w:pPr>
              <w:jc w:val="left"/>
              <w:rPr>
                <w:ins w:id="1247" w:author="paulac" w:date="2013-10-10T11:43:00Z"/>
                <w:b w:val="0"/>
                <w:bCs w:val="0"/>
                <w:rPrChange w:id="1248" w:author="paulac" w:date="2013-10-15T09:23:00Z">
                  <w:rPr>
                    <w:ins w:id="1249" w:author="paulac" w:date="2013-10-10T11:43:00Z"/>
                    <w:rFonts w:eastAsiaTheme="minorHAnsi"/>
                    <w:b w:val="0"/>
                    <w:bCs w:val="0"/>
                    <w:szCs w:val="22"/>
                    <w:lang w:val="ca-ES" w:eastAsia="en-US"/>
                  </w:rPr>
                </w:rPrChange>
              </w:rPr>
              <w:pPrChange w:id="1250" w:author="paulac" w:date="2013-10-15T09:23:00Z">
                <w:pPr>
                  <w:spacing w:after="200" w:line="276" w:lineRule="auto"/>
                  <w:jc w:val="left"/>
                </w:pPr>
              </w:pPrChange>
            </w:pPr>
            <w:ins w:id="1251" w:author="paulac" w:date="2013-10-10T11:43:00Z">
              <w:r w:rsidRPr="000D0864">
                <w:rPr>
                  <w:rPrChange w:id="1252" w:author="paulac" w:date="2013-10-14T16:15:00Z">
                    <w:rPr>
                      <w:color w:val="0000FF" w:themeColor="hyperlink"/>
                      <w:u w:val="single"/>
                    </w:rPr>
                  </w:rPrChange>
                </w:rPr>
                <w:t>titol</w:t>
              </w:r>
            </w:ins>
          </w:p>
        </w:tc>
        <w:tc>
          <w:tcPr>
            <w:tcW w:w="5752" w:type="dxa"/>
          </w:tcPr>
          <w:p w:rsidR="00614EB0" w:rsidRPr="00CE5945" w:rsidRDefault="00614EB0" w:rsidP="00EA4D18">
            <w:pPr>
              <w:jc w:val="left"/>
              <w:cnfStyle w:val="000000100000"/>
              <w:rPr>
                <w:ins w:id="1253" w:author="paulac" w:date="2013-10-10T11:43:00Z"/>
              </w:rPr>
            </w:pPr>
            <w:ins w:id="1254" w:author="paulac" w:date="2013-10-10T11:43:00Z">
              <w:r>
                <w:t>Títol de l’expedient</w:t>
              </w:r>
            </w:ins>
          </w:p>
        </w:tc>
      </w:tr>
      <w:tr w:rsidR="00614EB0" w:rsidRPr="00CE5945" w:rsidTr="00EA4D18">
        <w:trPr>
          <w:trHeight w:val="397"/>
          <w:ins w:id="1255" w:author="paulac" w:date="2013-10-10T11:43:00Z"/>
        </w:trPr>
        <w:tc>
          <w:tcPr>
            <w:cnfStyle w:val="001000000000"/>
            <w:tcW w:w="2108" w:type="dxa"/>
          </w:tcPr>
          <w:p w:rsidR="00614EB0" w:rsidRPr="002E272E" w:rsidRDefault="000D0864" w:rsidP="002E272E">
            <w:pPr>
              <w:jc w:val="left"/>
              <w:rPr>
                <w:ins w:id="1256" w:author="paulac" w:date="2013-10-10T11:43:00Z"/>
                <w:b w:val="0"/>
                <w:bCs w:val="0"/>
                <w:rPrChange w:id="1257" w:author="paulac" w:date="2013-10-15T09:23:00Z">
                  <w:rPr>
                    <w:ins w:id="1258" w:author="paulac" w:date="2013-10-10T11:43:00Z"/>
                    <w:rFonts w:eastAsiaTheme="minorHAnsi"/>
                    <w:b w:val="0"/>
                    <w:bCs w:val="0"/>
                    <w:szCs w:val="22"/>
                    <w:lang w:val="ca-ES" w:eastAsia="en-US"/>
                  </w:rPr>
                </w:rPrChange>
              </w:rPr>
              <w:pPrChange w:id="1259" w:author="paulac" w:date="2013-10-15T09:23:00Z">
                <w:pPr>
                  <w:spacing w:after="200" w:line="276" w:lineRule="auto"/>
                  <w:jc w:val="left"/>
                </w:pPr>
              </w:pPrChange>
            </w:pPr>
            <w:ins w:id="1260" w:author="paulac" w:date="2013-10-10T11:43:00Z">
              <w:r w:rsidRPr="000D0864">
                <w:rPr>
                  <w:rPrChange w:id="1261" w:author="paulac" w:date="2013-10-14T16:15:00Z">
                    <w:rPr>
                      <w:color w:val="0000FF" w:themeColor="hyperlink"/>
                      <w:u w:val="single"/>
                    </w:rPr>
                  </w:rPrChange>
                </w:rPr>
                <w:t>varTitol</w:t>
              </w:r>
            </w:ins>
          </w:p>
        </w:tc>
        <w:tc>
          <w:tcPr>
            <w:tcW w:w="5752" w:type="dxa"/>
          </w:tcPr>
          <w:p w:rsidR="00614EB0" w:rsidRPr="00CE5945" w:rsidRDefault="00614EB0" w:rsidP="00EA4D18">
            <w:pPr>
              <w:jc w:val="left"/>
              <w:cnfStyle w:val="000000000000"/>
              <w:rPr>
                <w:ins w:id="1262" w:author="paulac" w:date="2013-10-10T11:43:00Z"/>
              </w:rPr>
            </w:pPr>
            <w:ins w:id="1263" w:author="paulac" w:date="2013-10-10T11:43:00Z">
              <w:r w:rsidRPr="00CE5945">
                <w:t xml:space="preserve">Variable que conté el </w:t>
              </w:r>
              <w:r>
                <w:t>títol de l’expedient</w:t>
              </w:r>
            </w:ins>
          </w:p>
        </w:tc>
      </w:tr>
    </w:tbl>
    <w:p w:rsidR="00614EB0" w:rsidRDefault="00614EB0" w:rsidP="00614EB0">
      <w:pPr>
        <w:pStyle w:val="Ttol4"/>
        <w:rPr>
          <w:ins w:id="1264" w:author="paulac" w:date="2013-10-10T11:43:00Z"/>
        </w:rPr>
      </w:pPr>
      <w:bookmarkStart w:id="1265" w:name="_Toc369592840"/>
      <w:ins w:id="1266" w:author="paulac" w:date="2013-10-10T11:43:00Z">
        <w:r>
          <w:t>Georeferenciació d’un expedient</w:t>
        </w:r>
        <w:bookmarkEnd w:id="1265"/>
      </w:ins>
    </w:p>
    <w:p w:rsidR="00614EB0" w:rsidRPr="002D778A" w:rsidRDefault="00614EB0" w:rsidP="00614EB0">
      <w:pPr>
        <w:spacing w:after="120"/>
        <w:rPr>
          <w:ins w:id="1267" w:author="paulac" w:date="2013-10-10T11:43:00Z"/>
        </w:rPr>
      </w:pPr>
      <w:ins w:id="1268" w:author="paulac" w:date="2013-10-10T11:43:00Z">
        <w:r>
          <w:t>Aquest handler permet modificar les dades necessàries per a la georeferenciació d’un expedient, la qual es pot dur a terme per referència cadastral o coordenades XY.</w:t>
        </w:r>
      </w:ins>
    </w:p>
    <w:p w:rsidR="00614EB0" w:rsidRDefault="00614EB0" w:rsidP="00614EB0">
      <w:pPr>
        <w:pStyle w:val="Pargrafdellista"/>
        <w:numPr>
          <w:ilvl w:val="0"/>
          <w:numId w:val="8"/>
        </w:numPr>
        <w:rPr>
          <w:ins w:id="1269" w:author="paulac" w:date="2013-10-10T11:43:00Z"/>
        </w:rPr>
      </w:pPr>
      <w:ins w:id="1270" w:author="paulac" w:date="2013-10-10T11:43:00Z">
        <w:r>
          <w:t xml:space="preserve">Classe: </w:t>
        </w:r>
        <w:r w:rsidRPr="002D778A">
          <w:t>net.conselldemallorca.helium.jbpm3.handlers</w:t>
        </w:r>
        <w:r>
          <w:t>.ExpedientGeorefModificarHandler</w:t>
        </w:r>
      </w:ins>
    </w:p>
    <w:p w:rsidR="00614EB0" w:rsidRDefault="00614EB0" w:rsidP="00614EB0">
      <w:pPr>
        <w:pStyle w:val="Pargrafdellista"/>
        <w:numPr>
          <w:ilvl w:val="0"/>
          <w:numId w:val="8"/>
        </w:numPr>
        <w:rPr>
          <w:ins w:id="1271" w:author="paulac" w:date="2013-10-10T11:43:00Z"/>
        </w:rPr>
      </w:pPr>
      <w:ins w:id="1272" w:author="paulac" w:date="2013-10-10T11:43:00Z">
        <w:r>
          <w:t>Paràmetres:</w:t>
        </w:r>
      </w:ins>
    </w:p>
    <w:tbl>
      <w:tblPr>
        <w:tblStyle w:val="LIMIT"/>
        <w:tblW w:w="7860" w:type="dxa"/>
        <w:tblLayout w:type="fixed"/>
        <w:tblLook w:val="04A0"/>
      </w:tblPr>
      <w:tblGrid>
        <w:gridCol w:w="2108"/>
        <w:gridCol w:w="5752"/>
      </w:tblGrid>
      <w:tr w:rsidR="00614EB0" w:rsidRPr="005359CC" w:rsidTr="00EA4D18">
        <w:trPr>
          <w:cnfStyle w:val="100000000000"/>
          <w:trHeight w:val="340"/>
          <w:ins w:id="1273" w:author="paulac" w:date="2013-10-10T11:43:00Z"/>
        </w:trPr>
        <w:tc>
          <w:tcPr>
            <w:cnfStyle w:val="001000000000"/>
            <w:tcW w:w="2108" w:type="dxa"/>
          </w:tcPr>
          <w:p w:rsidR="00614EB0" w:rsidRDefault="00614EB0" w:rsidP="00EA4D18">
            <w:pPr>
              <w:rPr>
                <w:ins w:id="1274" w:author="paulac" w:date="2013-10-10T11:43:00Z"/>
              </w:rPr>
            </w:pPr>
            <w:ins w:id="1275" w:author="paulac" w:date="2013-10-10T11:43:00Z">
              <w:r w:rsidRPr="00DF33FB">
                <w:t>Nom paràmetre</w:t>
              </w:r>
            </w:ins>
          </w:p>
        </w:tc>
        <w:tc>
          <w:tcPr>
            <w:tcW w:w="5752" w:type="dxa"/>
          </w:tcPr>
          <w:p w:rsidR="00614EB0" w:rsidRDefault="00614EB0" w:rsidP="00EA4D18">
            <w:pPr>
              <w:cnfStyle w:val="100000000000"/>
              <w:rPr>
                <w:ins w:id="1276" w:author="paulac" w:date="2013-10-10T11:43:00Z"/>
              </w:rPr>
            </w:pPr>
            <w:ins w:id="1277" w:author="paulac" w:date="2013-10-10T11:43:00Z">
              <w:r w:rsidRPr="00DF33FB">
                <w:t>Descripció</w:t>
              </w:r>
            </w:ins>
          </w:p>
        </w:tc>
      </w:tr>
      <w:tr w:rsidR="00614EB0" w:rsidRPr="00CE5945" w:rsidTr="00EA4D18">
        <w:trPr>
          <w:cnfStyle w:val="000000100000"/>
          <w:trHeight w:val="397"/>
          <w:ins w:id="1278" w:author="paulac" w:date="2013-10-10T11:43:00Z"/>
        </w:trPr>
        <w:tc>
          <w:tcPr>
            <w:cnfStyle w:val="001000000000"/>
            <w:tcW w:w="2108" w:type="dxa"/>
          </w:tcPr>
          <w:p w:rsidR="00614EB0" w:rsidRPr="002E272E" w:rsidRDefault="000D0864" w:rsidP="002E272E">
            <w:pPr>
              <w:jc w:val="left"/>
              <w:rPr>
                <w:ins w:id="1279" w:author="paulac" w:date="2013-10-10T11:43:00Z"/>
                <w:b w:val="0"/>
                <w:bCs w:val="0"/>
                <w:rPrChange w:id="1280" w:author="paulac" w:date="2013-10-15T09:23:00Z">
                  <w:rPr>
                    <w:ins w:id="1281" w:author="paulac" w:date="2013-10-10T11:43:00Z"/>
                    <w:rFonts w:eastAsiaTheme="minorHAnsi"/>
                    <w:b w:val="0"/>
                    <w:bCs w:val="0"/>
                    <w:szCs w:val="22"/>
                    <w:lang w:val="ca-ES" w:eastAsia="en-US"/>
                  </w:rPr>
                </w:rPrChange>
              </w:rPr>
              <w:pPrChange w:id="1282" w:author="paulac" w:date="2013-10-15T09:23:00Z">
                <w:pPr>
                  <w:spacing w:after="200" w:line="276" w:lineRule="auto"/>
                  <w:jc w:val="left"/>
                </w:pPr>
              </w:pPrChange>
            </w:pPr>
            <w:ins w:id="1283" w:author="paulac" w:date="2013-10-10T11:43:00Z">
              <w:r w:rsidRPr="000D0864">
                <w:rPr>
                  <w:rPrChange w:id="1284" w:author="paulac" w:date="2013-10-14T16:15:00Z">
                    <w:rPr>
                      <w:color w:val="0000FF" w:themeColor="hyperlink"/>
                      <w:u w:val="single"/>
                    </w:rPr>
                  </w:rPrChange>
                </w:rPr>
                <w:t>posx</w:t>
              </w:r>
            </w:ins>
          </w:p>
        </w:tc>
        <w:tc>
          <w:tcPr>
            <w:tcW w:w="5752" w:type="dxa"/>
          </w:tcPr>
          <w:p w:rsidR="00614EB0" w:rsidRDefault="00614EB0" w:rsidP="00EA4D18">
            <w:pPr>
              <w:jc w:val="left"/>
              <w:cnfStyle w:val="000000100000"/>
              <w:rPr>
                <w:ins w:id="1285" w:author="paulac" w:date="2013-10-10T11:43:00Z"/>
              </w:rPr>
            </w:pPr>
            <w:ins w:id="1286" w:author="paulac" w:date="2013-10-10T11:43:00Z">
              <w:r>
                <w:t>Valor de la coordenada X</w:t>
              </w:r>
            </w:ins>
          </w:p>
        </w:tc>
      </w:tr>
      <w:tr w:rsidR="00614EB0" w:rsidRPr="00CE5945" w:rsidTr="00EA4D18">
        <w:trPr>
          <w:trHeight w:val="397"/>
          <w:ins w:id="1287" w:author="paulac" w:date="2013-10-10T11:43:00Z"/>
        </w:trPr>
        <w:tc>
          <w:tcPr>
            <w:cnfStyle w:val="001000000000"/>
            <w:tcW w:w="2108" w:type="dxa"/>
          </w:tcPr>
          <w:p w:rsidR="00614EB0" w:rsidRPr="002E272E" w:rsidRDefault="000D0864" w:rsidP="002E272E">
            <w:pPr>
              <w:jc w:val="left"/>
              <w:rPr>
                <w:ins w:id="1288" w:author="paulac" w:date="2013-10-10T11:43:00Z"/>
                <w:b w:val="0"/>
                <w:bCs w:val="0"/>
                <w:rPrChange w:id="1289" w:author="paulac" w:date="2013-10-15T09:23:00Z">
                  <w:rPr>
                    <w:ins w:id="1290" w:author="paulac" w:date="2013-10-10T11:43:00Z"/>
                    <w:rFonts w:eastAsiaTheme="minorHAnsi"/>
                    <w:b w:val="0"/>
                    <w:bCs w:val="0"/>
                    <w:szCs w:val="22"/>
                    <w:lang w:val="ca-ES" w:eastAsia="en-US"/>
                  </w:rPr>
                </w:rPrChange>
              </w:rPr>
              <w:pPrChange w:id="1291" w:author="paulac" w:date="2013-10-15T09:23:00Z">
                <w:pPr>
                  <w:spacing w:after="200" w:line="276" w:lineRule="auto"/>
                  <w:jc w:val="left"/>
                </w:pPr>
              </w:pPrChange>
            </w:pPr>
            <w:ins w:id="1292" w:author="paulac" w:date="2013-10-10T11:43:00Z">
              <w:r w:rsidRPr="000D0864">
                <w:rPr>
                  <w:rPrChange w:id="1293" w:author="paulac" w:date="2013-10-14T16:15:00Z">
                    <w:rPr>
                      <w:color w:val="0000FF" w:themeColor="hyperlink"/>
                      <w:u w:val="single"/>
                    </w:rPr>
                  </w:rPrChange>
                </w:rPr>
                <w:t>varPosx</w:t>
              </w:r>
            </w:ins>
          </w:p>
        </w:tc>
        <w:tc>
          <w:tcPr>
            <w:tcW w:w="5752" w:type="dxa"/>
          </w:tcPr>
          <w:p w:rsidR="00614EB0" w:rsidRDefault="00614EB0" w:rsidP="00EA4D18">
            <w:pPr>
              <w:jc w:val="left"/>
              <w:cnfStyle w:val="000000000000"/>
              <w:rPr>
                <w:ins w:id="1294" w:author="paulac" w:date="2013-10-10T11:43:00Z"/>
              </w:rPr>
            </w:pPr>
            <w:ins w:id="1295" w:author="paulac" w:date="2013-10-10T11:43:00Z">
              <w:r>
                <w:t>Variable que conté la coordenada X</w:t>
              </w:r>
            </w:ins>
          </w:p>
        </w:tc>
      </w:tr>
      <w:tr w:rsidR="00614EB0" w:rsidRPr="00CE5945" w:rsidTr="00EA4D18">
        <w:trPr>
          <w:cnfStyle w:val="000000100000"/>
          <w:trHeight w:val="397"/>
          <w:ins w:id="1296" w:author="paulac" w:date="2013-10-10T11:43:00Z"/>
        </w:trPr>
        <w:tc>
          <w:tcPr>
            <w:cnfStyle w:val="001000000000"/>
            <w:tcW w:w="2108" w:type="dxa"/>
          </w:tcPr>
          <w:p w:rsidR="00614EB0" w:rsidRPr="002E272E" w:rsidRDefault="000D0864" w:rsidP="002E272E">
            <w:pPr>
              <w:jc w:val="left"/>
              <w:rPr>
                <w:ins w:id="1297" w:author="paulac" w:date="2013-10-10T11:43:00Z"/>
                <w:b w:val="0"/>
                <w:bCs w:val="0"/>
                <w:rPrChange w:id="1298" w:author="paulac" w:date="2013-10-15T09:23:00Z">
                  <w:rPr>
                    <w:ins w:id="1299" w:author="paulac" w:date="2013-10-10T11:43:00Z"/>
                    <w:rFonts w:eastAsiaTheme="minorHAnsi"/>
                    <w:b w:val="0"/>
                    <w:bCs w:val="0"/>
                    <w:szCs w:val="22"/>
                    <w:lang w:val="ca-ES" w:eastAsia="en-US"/>
                  </w:rPr>
                </w:rPrChange>
              </w:rPr>
              <w:pPrChange w:id="1300" w:author="paulac" w:date="2013-10-15T09:23:00Z">
                <w:pPr>
                  <w:spacing w:after="200" w:line="276" w:lineRule="auto"/>
                  <w:jc w:val="left"/>
                </w:pPr>
              </w:pPrChange>
            </w:pPr>
            <w:ins w:id="1301" w:author="paulac" w:date="2013-10-10T11:43:00Z">
              <w:r w:rsidRPr="000D0864">
                <w:rPr>
                  <w:rPrChange w:id="1302" w:author="paulac" w:date="2013-10-14T16:15:00Z">
                    <w:rPr>
                      <w:color w:val="0000FF" w:themeColor="hyperlink"/>
                      <w:u w:val="single"/>
                    </w:rPr>
                  </w:rPrChange>
                </w:rPr>
                <w:t>posy</w:t>
              </w:r>
            </w:ins>
          </w:p>
        </w:tc>
        <w:tc>
          <w:tcPr>
            <w:tcW w:w="5752" w:type="dxa"/>
          </w:tcPr>
          <w:p w:rsidR="00614EB0" w:rsidRDefault="00614EB0" w:rsidP="00EA4D18">
            <w:pPr>
              <w:jc w:val="left"/>
              <w:cnfStyle w:val="000000100000"/>
              <w:rPr>
                <w:ins w:id="1303" w:author="paulac" w:date="2013-10-10T11:43:00Z"/>
              </w:rPr>
            </w:pPr>
            <w:ins w:id="1304" w:author="paulac" w:date="2013-10-10T11:43:00Z">
              <w:r>
                <w:t>Valor de la coordenada Y</w:t>
              </w:r>
            </w:ins>
          </w:p>
        </w:tc>
      </w:tr>
      <w:tr w:rsidR="00614EB0" w:rsidRPr="00CE5945" w:rsidTr="00EA4D18">
        <w:trPr>
          <w:trHeight w:val="397"/>
          <w:ins w:id="1305" w:author="paulac" w:date="2013-10-10T11:43:00Z"/>
        </w:trPr>
        <w:tc>
          <w:tcPr>
            <w:cnfStyle w:val="001000000000"/>
            <w:tcW w:w="2108" w:type="dxa"/>
          </w:tcPr>
          <w:p w:rsidR="00614EB0" w:rsidRPr="002E272E" w:rsidRDefault="000D0864" w:rsidP="002E272E">
            <w:pPr>
              <w:jc w:val="left"/>
              <w:rPr>
                <w:ins w:id="1306" w:author="paulac" w:date="2013-10-10T11:43:00Z"/>
                <w:b w:val="0"/>
                <w:bCs w:val="0"/>
                <w:rPrChange w:id="1307" w:author="paulac" w:date="2013-10-15T09:23:00Z">
                  <w:rPr>
                    <w:ins w:id="1308" w:author="paulac" w:date="2013-10-10T11:43:00Z"/>
                    <w:rFonts w:eastAsiaTheme="minorHAnsi"/>
                    <w:b w:val="0"/>
                    <w:bCs w:val="0"/>
                    <w:szCs w:val="22"/>
                    <w:lang w:val="ca-ES" w:eastAsia="en-US"/>
                  </w:rPr>
                </w:rPrChange>
              </w:rPr>
              <w:pPrChange w:id="1309" w:author="paulac" w:date="2013-10-15T09:23:00Z">
                <w:pPr>
                  <w:spacing w:after="200" w:line="276" w:lineRule="auto"/>
                  <w:jc w:val="left"/>
                </w:pPr>
              </w:pPrChange>
            </w:pPr>
            <w:ins w:id="1310" w:author="paulac" w:date="2013-10-10T11:43:00Z">
              <w:r w:rsidRPr="000D0864">
                <w:rPr>
                  <w:rPrChange w:id="1311" w:author="paulac" w:date="2013-10-14T16:15:00Z">
                    <w:rPr>
                      <w:color w:val="0000FF" w:themeColor="hyperlink"/>
                      <w:u w:val="single"/>
                    </w:rPr>
                  </w:rPrChange>
                </w:rPr>
                <w:t>varPosy</w:t>
              </w:r>
            </w:ins>
          </w:p>
        </w:tc>
        <w:tc>
          <w:tcPr>
            <w:tcW w:w="5752" w:type="dxa"/>
          </w:tcPr>
          <w:p w:rsidR="00614EB0" w:rsidRDefault="00614EB0" w:rsidP="00EA4D18">
            <w:pPr>
              <w:jc w:val="left"/>
              <w:cnfStyle w:val="000000000000"/>
              <w:rPr>
                <w:ins w:id="1312" w:author="paulac" w:date="2013-10-10T11:43:00Z"/>
              </w:rPr>
            </w:pPr>
            <w:ins w:id="1313" w:author="paulac" w:date="2013-10-10T11:43:00Z">
              <w:r>
                <w:t>Variable que conté la coordenada Y</w:t>
              </w:r>
            </w:ins>
          </w:p>
        </w:tc>
      </w:tr>
      <w:tr w:rsidR="00614EB0" w:rsidRPr="00CE5945" w:rsidTr="00EA4D18">
        <w:trPr>
          <w:cnfStyle w:val="000000100000"/>
          <w:trHeight w:val="397"/>
          <w:ins w:id="1314" w:author="paulac" w:date="2013-10-10T11:43:00Z"/>
        </w:trPr>
        <w:tc>
          <w:tcPr>
            <w:cnfStyle w:val="001000000000"/>
            <w:tcW w:w="2108" w:type="dxa"/>
          </w:tcPr>
          <w:p w:rsidR="00614EB0" w:rsidRPr="002E272E" w:rsidRDefault="000D0864" w:rsidP="002E272E">
            <w:pPr>
              <w:jc w:val="left"/>
              <w:rPr>
                <w:ins w:id="1315" w:author="paulac" w:date="2013-10-10T11:43:00Z"/>
                <w:b w:val="0"/>
                <w:bCs w:val="0"/>
                <w:rPrChange w:id="1316" w:author="paulac" w:date="2013-10-15T09:23:00Z">
                  <w:rPr>
                    <w:ins w:id="1317" w:author="paulac" w:date="2013-10-10T11:43:00Z"/>
                    <w:rFonts w:eastAsiaTheme="minorHAnsi"/>
                    <w:b w:val="0"/>
                    <w:bCs w:val="0"/>
                    <w:szCs w:val="22"/>
                    <w:lang w:val="ca-ES" w:eastAsia="en-US"/>
                  </w:rPr>
                </w:rPrChange>
              </w:rPr>
              <w:pPrChange w:id="1318" w:author="paulac" w:date="2013-10-15T09:23:00Z">
                <w:pPr>
                  <w:spacing w:after="200" w:line="276" w:lineRule="auto"/>
                  <w:jc w:val="left"/>
                </w:pPr>
              </w:pPrChange>
            </w:pPr>
            <w:ins w:id="1319" w:author="paulac" w:date="2013-10-10T11:43:00Z">
              <w:r w:rsidRPr="000D0864">
                <w:rPr>
                  <w:rPrChange w:id="1320" w:author="paulac" w:date="2013-10-14T16:15:00Z">
                    <w:rPr>
                      <w:color w:val="0000FF" w:themeColor="hyperlink"/>
                      <w:u w:val="single"/>
                    </w:rPr>
                  </w:rPrChange>
                </w:rPr>
                <w:t>Referencia</w:t>
              </w:r>
            </w:ins>
          </w:p>
        </w:tc>
        <w:tc>
          <w:tcPr>
            <w:tcW w:w="5752" w:type="dxa"/>
          </w:tcPr>
          <w:p w:rsidR="00614EB0" w:rsidRDefault="00614EB0" w:rsidP="00EA4D18">
            <w:pPr>
              <w:jc w:val="left"/>
              <w:cnfStyle w:val="000000100000"/>
              <w:rPr>
                <w:ins w:id="1321" w:author="paulac" w:date="2013-10-10T11:43:00Z"/>
              </w:rPr>
            </w:pPr>
            <w:ins w:id="1322" w:author="paulac" w:date="2013-10-10T11:43:00Z">
              <w:r>
                <w:t>Referència cadastral</w:t>
              </w:r>
            </w:ins>
          </w:p>
        </w:tc>
      </w:tr>
      <w:tr w:rsidR="00614EB0" w:rsidRPr="00CE5945" w:rsidTr="00EA4D18">
        <w:trPr>
          <w:trHeight w:val="397"/>
          <w:ins w:id="1323" w:author="paulac" w:date="2013-10-10T11:43:00Z"/>
        </w:trPr>
        <w:tc>
          <w:tcPr>
            <w:cnfStyle w:val="001000000000"/>
            <w:tcW w:w="2108" w:type="dxa"/>
          </w:tcPr>
          <w:p w:rsidR="00614EB0" w:rsidRPr="002E272E" w:rsidRDefault="000D0864" w:rsidP="002E272E">
            <w:pPr>
              <w:jc w:val="left"/>
              <w:rPr>
                <w:ins w:id="1324" w:author="paulac" w:date="2013-10-10T11:43:00Z"/>
                <w:b w:val="0"/>
                <w:bCs w:val="0"/>
                <w:rPrChange w:id="1325" w:author="paulac" w:date="2013-10-15T09:23:00Z">
                  <w:rPr>
                    <w:ins w:id="1326" w:author="paulac" w:date="2013-10-10T11:43:00Z"/>
                    <w:rFonts w:eastAsiaTheme="minorHAnsi"/>
                    <w:b w:val="0"/>
                    <w:bCs w:val="0"/>
                    <w:szCs w:val="22"/>
                    <w:lang w:val="ca-ES" w:eastAsia="en-US"/>
                  </w:rPr>
                </w:rPrChange>
              </w:rPr>
              <w:pPrChange w:id="1327" w:author="paulac" w:date="2013-10-15T09:23:00Z">
                <w:pPr>
                  <w:spacing w:after="200" w:line="276" w:lineRule="auto"/>
                  <w:jc w:val="left"/>
                </w:pPr>
              </w:pPrChange>
            </w:pPr>
            <w:ins w:id="1328" w:author="paulac" w:date="2013-10-10T11:43:00Z">
              <w:r w:rsidRPr="000D0864">
                <w:rPr>
                  <w:rPrChange w:id="1329" w:author="paulac" w:date="2013-10-14T16:15:00Z">
                    <w:rPr>
                      <w:color w:val="0000FF" w:themeColor="hyperlink"/>
                      <w:u w:val="single"/>
                    </w:rPr>
                  </w:rPrChange>
                </w:rPr>
                <w:t>varReferencia</w:t>
              </w:r>
            </w:ins>
          </w:p>
        </w:tc>
        <w:tc>
          <w:tcPr>
            <w:tcW w:w="5752" w:type="dxa"/>
          </w:tcPr>
          <w:p w:rsidR="00614EB0" w:rsidRDefault="00614EB0" w:rsidP="00EA4D18">
            <w:pPr>
              <w:jc w:val="left"/>
              <w:cnfStyle w:val="000000000000"/>
              <w:rPr>
                <w:ins w:id="1330" w:author="paulac" w:date="2013-10-10T11:43:00Z"/>
              </w:rPr>
            </w:pPr>
            <w:ins w:id="1331" w:author="paulac" w:date="2013-10-10T11:43:00Z">
              <w:r>
                <w:t>Variable que conté la referència cadastral</w:t>
              </w:r>
            </w:ins>
          </w:p>
        </w:tc>
      </w:tr>
    </w:tbl>
    <w:p w:rsidR="00614EB0" w:rsidRDefault="00614EB0" w:rsidP="00614EB0">
      <w:pPr>
        <w:autoSpaceDE w:val="0"/>
        <w:autoSpaceDN w:val="0"/>
        <w:adjustRightInd w:val="0"/>
        <w:spacing w:after="0" w:line="240" w:lineRule="auto"/>
        <w:jc w:val="left"/>
        <w:rPr>
          <w:ins w:id="1332" w:author="paulac" w:date="2013-10-10T11:43:00Z"/>
          <w:rFonts w:ascii="Courier New" w:hAnsi="Courier New" w:cs="Courier New"/>
          <w:color w:val="7F0055"/>
          <w:sz w:val="20"/>
          <w:szCs w:val="20"/>
          <w:lang w:val="es-ES"/>
        </w:rPr>
      </w:pPr>
    </w:p>
    <w:p w:rsidR="00614EB0" w:rsidRPr="00863437" w:rsidRDefault="000D0864" w:rsidP="00614EB0">
      <w:pPr>
        <w:pStyle w:val="Ttol4"/>
        <w:rPr>
          <w:ins w:id="1333" w:author="paulac" w:date="2013-10-10T11:43:00Z"/>
        </w:rPr>
      </w:pPr>
      <w:bookmarkStart w:id="1334" w:name="_Toc369592841"/>
      <w:ins w:id="1335" w:author="paulac" w:date="2013-10-10T11:43:00Z">
        <w:r w:rsidRPr="000D0864">
          <w:rPr>
            <w:rPrChange w:id="1336" w:author="paulac" w:date="2013-10-14T12:42:00Z">
              <w:rPr>
                <w:rFonts w:asciiTheme="minorHAnsi" w:eastAsiaTheme="minorHAnsi" w:hAnsiTheme="minorHAnsi" w:cstheme="minorBidi"/>
                <w:b w:val="0"/>
                <w:bCs w:val="0"/>
                <w:i w:val="0"/>
                <w:iCs w:val="0"/>
                <w:color w:val="0000FF" w:themeColor="hyperlink"/>
                <w:u w:val="single"/>
              </w:rPr>
            </w:rPrChange>
          </w:rPr>
          <w:lastRenderedPageBreak/>
          <w:t xml:space="preserve">Canviar </w:t>
        </w:r>
      </w:ins>
      <w:ins w:id="1337" w:author="paulac" w:date="2013-10-14T09:27:00Z">
        <w:r w:rsidRPr="000D0864">
          <w:rPr>
            <w:rPrChange w:id="1338" w:author="paulac" w:date="2013-10-14T12:42:00Z">
              <w:rPr>
                <w:rFonts w:asciiTheme="minorHAnsi" w:eastAsiaTheme="minorHAnsi" w:hAnsiTheme="minorHAnsi" w:cstheme="minorBidi"/>
                <w:b w:val="0"/>
                <w:bCs w:val="0"/>
                <w:i w:val="0"/>
                <w:iCs w:val="0"/>
                <w:color w:val="0000FF" w:themeColor="hyperlink"/>
                <w:u w:val="single"/>
              </w:rPr>
            </w:rPrChange>
          </w:rPr>
          <w:t>el grup</w:t>
        </w:r>
      </w:ins>
      <w:ins w:id="1339" w:author="paulac" w:date="2013-10-10T11:43:00Z">
        <w:r w:rsidRPr="000D0864">
          <w:rPr>
            <w:rPrChange w:id="1340" w:author="paulac" w:date="2013-10-14T12:42:00Z">
              <w:rPr>
                <w:rFonts w:asciiTheme="minorHAnsi" w:eastAsiaTheme="minorHAnsi" w:hAnsiTheme="minorHAnsi" w:cstheme="minorBidi"/>
                <w:b w:val="0"/>
                <w:bCs w:val="0"/>
                <w:i w:val="0"/>
                <w:iCs w:val="0"/>
                <w:color w:val="0000FF" w:themeColor="hyperlink"/>
                <w:u w:val="single"/>
              </w:rPr>
            </w:rPrChange>
          </w:rPr>
          <w:t xml:space="preserve"> </w:t>
        </w:r>
      </w:ins>
      <w:ins w:id="1341" w:author="paulac" w:date="2013-10-14T12:36:00Z">
        <w:r w:rsidRPr="000D0864">
          <w:rPr>
            <w:rPrChange w:id="1342" w:author="paulac" w:date="2013-10-14T12:42:00Z">
              <w:rPr>
                <w:rFonts w:asciiTheme="minorHAnsi" w:eastAsiaTheme="minorHAnsi" w:hAnsiTheme="minorHAnsi" w:cstheme="minorBidi"/>
                <w:b w:val="0"/>
                <w:bCs w:val="0"/>
                <w:i w:val="0"/>
                <w:iCs w:val="0"/>
                <w:color w:val="0000FF" w:themeColor="hyperlink"/>
                <w:highlight w:val="yellow"/>
                <w:u w:val="single"/>
              </w:rPr>
            </w:rPrChange>
          </w:rPr>
          <w:t xml:space="preserve">d’usuaris </w:t>
        </w:r>
      </w:ins>
      <w:ins w:id="1343" w:author="paulac" w:date="2013-10-10T11:43:00Z">
        <w:r w:rsidRPr="000D0864">
          <w:rPr>
            <w:rPrChange w:id="1344" w:author="paulac" w:date="2013-10-14T12:42:00Z">
              <w:rPr>
                <w:rFonts w:asciiTheme="minorHAnsi" w:eastAsiaTheme="minorHAnsi" w:hAnsiTheme="minorHAnsi" w:cstheme="minorBidi"/>
                <w:b w:val="0"/>
                <w:bCs w:val="0"/>
                <w:i w:val="0"/>
                <w:iCs w:val="0"/>
                <w:color w:val="0000FF" w:themeColor="hyperlink"/>
                <w:u w:val="single"/>
              </w:rPr>
            </w:rPrChange>
          </w:rPr>
          <w:t>d’un expedient</w:t>
        </w:r>
        <w:bookmarkEnd w:id="1334"/>
      </w:ins>
    </w:p>
    <w:p w:rsidR="00614EB0" w:rsidRPr="002D778A" w:rsidRDefault="00614EB0" w:rsidP="00614EB0">
      <w:pPr>
        <w:spacing w:after="120"/>
        <w:rPr>
          <w:ins w:id="1345" w:author="paulac" w:date="2013-10-10T11:43:00Z"/>
        </w:rPr>
      </w:pPr>
      <w:ins w:id="1346" w:author="paulac" w:date="2013-10-10T11:43:00Z">
        <w:r>
          <w:t xml:space="preserve">Aquest handler permet modificar </w:t>
        </w:r>
      </w:ins>
      <w:ins w:id="1347" w:author="paulac" w:date="2013-10-14T12:36:00Z">
        <w:r w:rsidR="00863437">
          <w:t>el grup d’usuaris</w:t>
        </w:r>
      </w:ins>
      <w:ins w:id="1348" w:author="paulac" w:date="2013-10-10T11:43:00Z">
        <w:r>
          <w:t xml:space="preserve"> d’un expedient.</w:t>
        </w:r>
      </w:ins>
    </w:p>
    <w:p w:rsidR="00614EB0" w:rsidRDefault="00614EB0" w:rsidP="00614EB0">
      <w:pPr>
        <w:pStyle w:val="Pargrafdellista"/>
        <w:numPr>
          <w:ilvl w:val="0"/>
          <w:numId w:val="8"/>
        </w:numPr>
        <w:rPr>
          <w:ins w:id="1349" w:author="paulac" w:date="2013-10-10T11:43:00Z"/>
        </w:rPr>
      </w:pPr>
      <w:ins w:id="1350" w:author="paulac" w:date="2013-10-10T11:43:00Z">
        <w:r>
          <w:t xml:space="preserve">Classe: </w:t>
        </w:r>
        <w:r w:rsidRPr="002D778A">
          <w:t>net.conselldemallorca.helium.jbpm3.handlers</w:t>
        </w:r>
        <w:r>
          <w:t>.ExpedientGrupModificarHandler</w:t>
        </w:r>
      </w:ins>
    </w:p>
    <w:p w:rsidR="00614EB0" w:rsidRDefault="00614EB0" w:rsidP="00614EB0">
      <w:pPr>
        <w:pStyle w:val="Pargrafdellista"/>
        <w:numPr>
          <w:ilvl w:val="0"/>
          <w:numId w:val="8"/>
        </w:numPr>
        <w:rPr>
          <w:ins w:id="1351" w:author="paulac" w:date="2013-10-10T11:43:00Z"/>
        </w:rPr>
      </w:pPr>
      <w:ins w:id="1352" w:author="paulac" w:date="2013-10-10T11:43:00Z">
        <w:r>
          <w:t>Paràmetres:</w:t>
        </w:r>
      </w:ins>
    </w:p>
    <w:tbl>
      <w:tblPr>
        <w:tblStyle w:val="LIMIT"/>
        <w:tblW w:w="7860" w:type="dxa"/>
        <w:tblLayout w:type="fixed"/>
        <w:tblLook w:val="04A0"/>
      </w:tblPr>
      <w:tblGrid>
        <w:gridCol w:w="2108"/>
        <w:gridCol w:w="5752"/>
      </w:tblGrid>
      <w:tr w:rsidR="00614EB0" w:rsidRPr="005359CC" w:rsidTr="00EA4D18">
        <w:trPr>
          <w:cnfStyle w:val="100000000000"/>
          <w:trHeight w:val="340"/>
          <w:ins w:id="1353" w:author="paulac" w:date="2013-10-10T11:43:00Z"/>
        </w:trPr>
        <w:tc>
          <w:tcPr>
            <w:cnfStyle w:val="001000000000"/>
            <w:tcW w:w="2108" w:type="dxa"/>
          </w:tcPr>
          <w:p w:rsidR="00614EB0" w:rsidRDefault="00614EB0" w:rsidP="00EA4D18">
            <w:pPr>
              <w:rPr>
                <w:ins w:id="1354" w:author="paulac" w:date="2013-10-10T11:43:00Z"/>
              </w:rPr>
            </w:pPr>
            <w:ins w:id="1355" w:author="paulac" w:date="2013-10-10T11:43:00Z">
              <w:r w:rsidRPr="00DF33FB">
                <w:t>Nom paràmetre</w:t>
              </w:r>
            </w:ins>
          </w:p>
        </w:tc>
        <w:tc>
          <w:tcPr>
            <w:tcW w:w="5752" w:type="dxa"/>
          </w:tcPr>
          <w:p w:rsidR="00614EB0" w:rsidRDefault="00614EB0" w:rsidP="00EA4D18">
            <w:pPr>
              <w:cnfStyle w:val="100000000000"/>
              <w:rPr>
                <w:ins w:id="1356" w:author="paulac" w:date="2013-10-10T11:43:00Z"/>
              </w:rPr>
            </w:pPr>
            <w:ins w:id="1357" w:author="paulac" w:date="2013-10-10T11:43:00Z">
              <w:r w:rsidRPr="00DF33FB">
                <w:t>Descripció</w:t>
              </w:r>
            </w:ins>
          </w:p>
        </w:tc>
      </w:tr>
      <w:tr w:rsidR="00614EB0" w:rsidRPr="00CE5945" w:rsidTr="00EA4D18">
        <w:trPr>
          <w:cnfStyle w:val="000000100000"/>
          <w:trHeight w:val="397"/>
          <w:ins w:id="1358" w:author="paulac" w:date="2013-10-10T11:43:00Z"/>
        </w:trPr>
        <w:tc>
          <w:tcPr>
            <w:cnfStyle w:val="001000000000"/>
            <w:tcW w:w="2108" w:type="dxa"/>
          </w:tcPr>
          <w:p w:rsidR="00614EB0" w:rsidRPr="00036ABE" w:rsidRDefault="000D0864" w:rsidP="00036ABE">
            <w:pPr>
              <w:jc w:val="left"/>
              <w:rPr>
                <w:ins w:id="1359" w:author="paulac" w:date="2013-10-10T11:43:00Z"/>
                <w:b w:val="0"/>
                <w:bCs w:val="0"/>
                <w:rPrChange w:id="1360" w:author="paulac" w:date="2013-10-15T09:23:00Z">
                  <w:rPr>
                    <w:ins w:id="1361" w:author="paulac" w:date="2013-10-10T11:43:00Z"/>
                    <w:rFonts w:eastAsiaTheme="minorHAnsi"/>
                    <w:b w:val="0"/>
                    <w:bCs w:val="0"/>
                    <w:szCs w:val="22"/>
                    <w:highlight w:val="yellow"/>
                    <w:lang w:val="ca-ES" w:eastAsia="en-US"/>
                  </w:rPr>
                </w:rPrChange>
              </w:rPr>
              <w:pPrChange w:id="1362" w:author="paulac" w:date="2013-10-15T09:23:00Z">
                <w:pPr>
                  <w:spacing w:after="200" w:line="276" w:lineRule="auto"/>
                  <w:jc w:val="left"/>
                </w:pPr>
              </w:pPrChange>
            </w:pPr>
            <w:ins w:id="1363" w:author="paulac" w:date="2013-10-10T11:43:00Z">
              <w:r w:rsidRPr="000D0864">
                <w:rPr>
                  <w:rPrChange w:id="1364" w:author="paulac" w:date="2013-10-14T12:42:00Z">
                    <w:rPr>
                      <w:color w:val="0000FF" w:themeColor="hyperlink"/>
                      <w:highlight w:val="yellow"/>
                      <w:u w:val="single"/>
                    </w:rPr>
                  </w:rPrChange>
                </w:rPr>
                <w:t>grup</w:t>
              </w:r>
            </w:ins>
          </w:p>
        </w:tc>
        <w:tc>
          <w:tcPr>
            <w:tcW w:w="5752" w:type="dxa"/>
          </w:tcPr>
          <w:p w:rsidR="00E21426" w:rsidRDefault="00614EB0">
            <w:pPr>
              <w:jc w:val="left"/>
              <w:cnfStyle w:val="000000100000"/>
              <w:rPr>
                <w:ins w:id="1365" w:author="paulac" w:date="2013-10-10T11:43:00Z"/>
                <w:rFonts w:eastAsiaTheme="minorHAnsi"/>
                <w:szCs w:val="22"/>
                <w:lang w:val="ca-ES" w:eastAsia="en-US"/>
              </w:rPr>
              <w:pPrChange w:id="1366" w:author="paulac" w:date="2013-10-14T12:42:00Z">
                <w:pPr>
                  <w:spacing w:after="200" w:line="276" w:lineRule="auto"/>
                  <w:jc w:val="left"/>
                  <w:cnfStyle w:val="000000100000"/>
                </w:pPr>
              </w:pPrChange>
            </w:pPr>
            <w:ins w:id="1367" w:author="paulac" w:date="2013-10-10T11:43:00Z">
              <w:r>
                <w:t xml:space="preserve">Codi del nou </w:t>
              </w:r>
            </w:ins>
            <w:ins w:id="1368" w:author="paulac" w:date="2013-10-14T12:42:00Z">
              <w:r w:rsidR="00EA5E16">
                <w:t>grup</w:t>
              </w:r>
            </w:ins>
          </w:p>
        </w:tc>
      </w:tr>
      <w:tr w:rsidR="00614EB0" w:rsidRPr="00CE5945" w:rsidTr="00EA4D18">
        <w:trPr>
          <w:trHeight w:val="397"/>
          <w:ins w:id="1369" w:author="paulac" w:date="2013-10-10T11:43:00Z"/>
        </w:trPr>
        <w:tc>
          <w:tcPr>
            <w:cnfStyle w:val="001000000000"/>
            <w:tcW w:w="2108" w:type="dxa"/>
          </w:tcPr>
          <w:p w:rsidR="00614EB0" w:rsidRPr="00036ABE" w:rsidRDefault="000D0864" w:rsidP="00036ABE">
            <w:pPr>
              <w:jc w:val="left"/>
              <w:rPr>
                <w:ins w:id="1370" w:author="paulac" w:date="2013-10-10T11:43:00Z"/>
                <w:b w:val="0"/>
                <w:bCs w:val="0"/>
                <w:rPrChange w:id="1371" w:author="paulac" w:date="2013-10-15T09:23:00Z">
                  <w:rPr>
                    <w:ins w:id="1372" w:author="paulac" w:date="2013-10-10T11:43:00Z"/>
                    <w:rFonts w:eastAsiaTheme="minorHAnsi"/>
                    <w:b w:val="0"/>
                    <w:bCs w:val="0"/>
                    <w:szCs w:val="22"/>
                    <w:highlight w:val="yellow"/>
                    <w:lang w:val="ca-ES" w:eastAsia="en-US"/>
                  </w:rPr>
                </w:rPrChange>
              </w:rPr>
              <w:pPrChange w:id="1373" w:author="paulac" w:date="2013-10-15T09:23:00Z">
                <w:pPr>
                  <w:spacing w:after="200" w:line="276" w:lineRule="auto"/>
                  <w:jc w:val="left"/>
                </w:pPr>
              </w:pPrChange>
            </w:pPr>
            <w:ins w:id="1374" w:author="paulac" w:date="2013-10-10T11:43:00Z">
              <w:r w:rsidRPr="000D0864">
                <w:rPr>
                  <w:rPrChange w:id="1375" w:author="paulac" w:date="2013-10-14T12:42:00Z">
                    <w:rPr>
                      <w:color w:val="0000FF" w:themeColor="hyperlink"/>
                      <w:highlight w:val="yellow"/>
                      <w:u w:val="single"/>
                    </w:rPr>
                  </w:rPrChange>
                </w:rPr>
                <w:t>varGrup</w:t>
              </w:r>
            </w:ins>
          </w:p>
        </w:tc>
        <w:tc>
          <w:tcPr>
            <w:tcW w:w="5752" w:type="dxa"/>
          </w:tcPr>
          <w:p w:rsidR="00E21426" w:rsidRDefault="00614EB0">
            <w:pPr>
              <w:jc w:val="left"/>
              <w:cnfStyle w:val="000000000000"/>
              <w:rPr>
                <w:ins w:id="1376" w:author="paulac" w:date="2013-10-10T11:43:00Z"/>
                <w:rFonts w:eastAsiaTheme="minorHAnsi"/>
                <w:szCs w:val="22"/>
                <w:lang w:val="ca-ES" w:eastAsia="en-US"/>
              </w:rPr>
              <w:pPrChange w:id="1377" w:author="paulac" w:date="2013-10-14T12:42:00Z">
                <w:pPr>
                  <w:spacing w:after="200" w:line="276" w:lineRule="auto"/>
                  <w:jc w:val="left"/>
                  <w:cnfStyle w:val="000000000000"/>
                </w:pPr>
              </w:pPrChange>
            </w:pPr>
            <w:ins w:id="1378" w:author="paulac" w:date="2013-10-10T11:43:00Z">
              <w:r>
                <w:t xml:space="preserve">Variable que conté el codi del nou </w:t>
              </w:r>
            </w:ins>
            <w:ins w:id="1379" w:author="paulac" w:date="2013-10-14T12:42:00Z">
              <w:r w:rsidR="00EA5E16">
                <w:t>grup</w:t>
              </w:r>
            </w:ins>
          </w:p>
        </w:tc>
      </w:tr>
    </w:tbl>
    <w:p w:rsidR="00614EB0" w:rsidRDefault="00614EB0" w:rsidP="00614EB0">
      <w:pPr>
        <w:pStyle w:val="Ttol4"/>
        <w:rPr>
          <w:ins w:id="1380" w:author="paulac" w:date="2013-10-10T11:44:00Z"/>
        </w:rPr>
      </w:pPr>
      <w:bookmarkStart w:id="1381" w:name="_Toc369592842"/>
      <w:ins w:id="1382" w:author="paulac" w:date="2013-10-10T11:44:00Z">
        <w:r>
          <w:t>Aturar un expedient</w:t>
        </w:r>
        <w:bookmarkEnd w:id="1381"/>
      </w:ins>
    </w:p>
    <w:p w:rsidR="00614EB0" w:rsidRPr="002D778A" w:rsidRDefault="00614EB0" w:rsidP="00614EB0">
      <w:pPr>
        <w:spacing w:after="120"/>
        <w:rPr>
          <w:ins w:id="1383" w:author="paulac" w:date="2013-10-10T11:44:00Z"/>
        </w:rPr>
      </w:pPr>
      <w:ins w:id="1384" w:author="paulac" w:date="2013-10-10T11:44:00Z">
        <w:r>
          <w:t>Aquest handler ens permet aturar temporalment la tramitació d’un expedient.</w:t>
        </w:r>
      </w:ins>
    </w:p>
    <w:p w:rsidR="00614EB0" w:rsidRDefault="00614EB0" w:rsidP="00614EB0">
      <w:pPr>
        <w:pStyle w:val="Pargrafdellista"/>
        <w:numPr>
          <w:ilvl w:val="0"/>
          <w:numId w:val="8"/>
        </w:numPr>
        <w:rPr>
          <w:ins w:id="1385" w:author="paulac" w:date="2013-10-10T11:44:00Z"/>
        </w:rPr>
      </w:pPr>
      <w:ins w:id="1386" w:author="paulac" w:date="2013-10-10T11:44:00Z">
        <w:r>
          <w:t xml:space="preserve">Classe: </w:t>
        </w:r>
        <w:r w:rsidRPr="002D778A">
          <w:t>net.conselldemallorca.helium.jbpm3.handlers</w:t>
        </w:r>
        <w:r>
          <w:t>.ExpedientAturarHandler</w:t>
        </w:r>
      </w:ins>
    </w:p>
    <w:p w:rsidR="00614EB0" w:rsidRDefault="00614EB0" w:rsidP="00614EB0">
      <w:pPr>
        <w:pStyle w:val="Pargrafdellista"/>
        <w:numPr>
          <w:ilvl w:val="0"/>
          <w:numId w:val="8"/>
        </w:numPr>
        <w:rPr>
          <w:ins w:id="1387" w:author="paulac" w:date="2013-10-10T11:44:00Z"/>
        </w:rPr>
      </w:pPr>
      <w:ins w:id="1388" w:author="paulac" w:date="2013-10-10T11:44:00Z">
        <w:r>
          <w:t>Paràmetres:</w:t>
        </w:r>
      </w:ins>
    </w:p>
    <w:tbl>
      <w:tblPr>
        <w:tblStyle w:val="LIMIT"/>
        <w:tblW w:w="7860" w:type="dxa"/>
        <w:tblLayout w:type="fixed"/>
        <w:tblLook w:val="04A0"/>
        <w:tblPrChange w:id="1389" w:author="paulac" w:date="2013-10-15T09:24:00Z">
          <w:tblPr>
            <w:tblStyle w:val="LIMIT"/>
            <w:tblW w:w="7860" w:type="dxa"/>
            <w:tblLayout w:type="fixed"/>
            <w:tblLook w:val="04A0"/>
          </w:tblPr>
        </w:tblPrChange>
      </w:tblPr>
      <w:tblGrid>
        <w:gridCol w:w="2108"/>
        <w:gridCol w:w="5752"/>
        <w:tblGridChange w:id="1390">
          <w:tblGrid>
            <w:gridCol w:w="2108"/>
            <w:gridCol w:w="5752"/>
          </w:tblGrid>
        </w:tblGridChange>
      </w:tblGrid>
      <w:tr w:rsidR="00614EB0" w:rsidRPr="00332B27" w:rsidTr="00036ABE">
        <w:trPr>
          <w:cnfStyle w:val="100000000000"/>
          <w:trHeight w:val="340"/>
          <w:ins w:id="1391" w:author="paulac" w:date="2013-10-10T11:44:00Z"/>
          <w:trPrChange w:id="1392" w:author="paulac" w:date="2013-10-15T09:24:00Z">
            <w:trPr>
              <w:trHeight w:val="340"/>
            </w:trPr>
          </w:trPrChange>
        </w:trPr>
        <w:tc>
          <w:tcPr>
            <w:cnfStyle w:val="001000000000"/>
            <w:tcW w:w="2108" w:type="dxa"/>
            <w:tcPrChange w:id="1393" w:author="paulac" w:date="2013-10-15T09:24:00Z">
              <w:tcPr>
                <w:tcW w:w="2108" w:type="dxa"/>
              </w:tcPr>
            </w:tcPrChange>
          </w:tcPr>
          <w:p w:rsidR="00614EB0" w:rsidRPr="00332B27" w:rsidRDefault="00614EB0" w:rsidP="00036ABE">
            <w:pPr>
              <w:jc w:val="left"/>
              <w:cnfStyle w:val="101000000000"/>
              <w:rPr>
                <w:ins w:id="1394" w:author="paulac" w:date="2013-10-10T11:44:00Z"/>
              </w:rPr>
              <w:pPrChange w:id="1395" w:author="paulac" w:date="2013-10-15T09:24:00Z">
                <w:pPr>
                  <w:cnfStyle w:val="101000000000"/>
                </w:pPr>
              </w:pPrChange>
            </w:pPr>
            <w:ins w:id="1396" w:author="paulac" w:date="2013-10-10T11:44:00Z">
              <w:r w:rsidRPr="00332B27">
                <w:t>Nom paràmetre</w:t>
              </w:r>
            </w:ins>
          </w:p>
        </w:tc>
        <w:tc>
          <w:tcPr>
            <w:tcW w:w="5752" w:type="dxa"/>
            <w:tcPrChange w:id="1397" w:author="paulac" w:date="2013-10-15T09:24:00Z">
              <w:tcPr>
                <w:tcW w:w="5752" w:type="dxa"/>
              </w:tcPr>
            </w:tcPrChange>
          </w:tcPr>
          <w:p w:rsidR="00614EB0" w:rsidRPr="00332B27" w:rsidRDefault="00614EB0" w:rsidP="00036ABE">
            <w:pPr>
              <w:jc w:val="left"/>
              <w:cnfStyle w:val="100000000000"/>
              <w:rPr>
                <w:ins w:id="1398" w:author="paulac" w:date="2013-10-10T11:44:00Z"/>
              </w:rPr>
              <w:pPrChange w:id="1399" w:author="paulac" w:date="2013-10-15T09:24:00Z">
                <w:pPr>
                  <w:cnfStyle w:val="100000000000"/>
                </w:pPr>
              </w:pPrChange>
            </w:pPr>
            <w:ins w:id="1400" w:author="paulac" w:date="2013-10-10T11:44:00Z">
              <w:r w:rsidRPr="00332B27">
                <w:t>Descripció</w:t>
              </w:r>
            </w:ins>
          </w:p>
        </w:tc>
      </w:tr>
      <w:tr w:rsidR="00614EB0" w:rsidRPr="00CE5945" w:rsidTr="00036ABE">
        <w:trPr>
          <w:cnfStyle w:val="000000100000"/>
          <w:trHeight w:val="397"/>
          <w:ins w:id="1401" w:author="paulac" w:date="2013-10-10T11:44:00Z"/>
          <w:trPrChange w:id="1402" w:author="paulac" w:date="2013-10-15T09:24:00Z">
            <w:trPr>
              <w:trHeight w:val="397"/>
            </w:trPr>
          </w:trPrChange>
        </w:trPr>
        <w:tc>
          <w:tcPr>
            <w:cnfStyle w:val="001000000000"/>
            <w:tcW w:w="2108" w:type="dxa"/>
            <w:tcPrChange w:id="1403" w:author="paulac" w:date="2013-10-15T09:24:00Z">
              <w:tcPr>
                <w:tcW w:w="2108" w:type="dxa"/>
              </w:tcPr>
            </w:tcPrChange>
          </w:tcPr>
          <w:p w:rsidR="00614EB0" w:rsidRPr="00036ABE" w:rsidRDefault="000D0864" w:rsidP="00036ABE">
            <w:pPr>
              <w:jc w:val="left"/>
              <w:cnfStyle w:val="001000100000"/>
              <w:rPr>
                <w:ins w:id="1404" w:author="paulac" w:date="2013-10-10T11:44:00Z"/>
                <w:b w:val="0"/>
                <w:bCs w:val="0"/>
                <w:rPrChange w:id="1405" w:author="paulac" w:date="2013-10-15T09:24:00Z">
                  <w:rPr>
                    <w:ins w:id="1406" w:author="paulac" w:date="2013-10-10T11:44:00Z"/>
                    <w:rFonts w:eastAsiaTheme="minorHAnsi"/>
                    <w:b w:val="0"/>
                    <w:bCs w:val="0"/>
                    <w:szCs w:val="22"/>
                    <w:lang w:val="ca-ES" w:eastAsia="en-US"/>
                  </w:rPr>
                </w:rPrChange>
              </w:rPr>
              <w:pPrChange w:id="1407" w:author="paulac" w:date="2013-10-15T09:24:00Z">
                <w:pPr>
                  <w:spacing w:after="200" w:line="276" w:lineRule="auto"/>
                  <w:jc w:val="left"/>
                  <w:cnfStyle w:val="001000100000"/>
                </w:pPr>
              </w:pPrChange>
            </w:pPr>
            <w:ins w:id="1408" w:author="paulac" w:date="2013-10-10T11:44:00Z">
              <w:r w:rsidRPr="000D0864">
                <w:rPr>
                  <w:rPrChange w:id="1409" w:author="paulac" w:date="2013-10-14T16:15:00Z">
                    <w:rPr>
                      <w:color w:val="0000FF" w:themeColor="hyperlink"/>
                      <w:u w:val="single"/>
                    </w:rPr>
                  </w:rPrChange>
                </w:rPr>
                <w:t>motiu</w:t>
              </w:r>
            </w:ins>
          </w:p>
        </w:tc>
        <w:tc>
          <w:tcPr>
            <w:tcW w:w="5752" w:type="dxa"/>
            <w:tcPrChange w:id="1410" w:author="paulac" w:date="2013-10-15T09:24:00Z">
              <w:tcPr>
                <w:tcW w:w="5752" w:type="dxa"/>
              </w:tcPr>
            </w:tcPrChange>
          </w:tcPr>
          <w:p w:rsidR="00614EB0" w:rsidRPr="00CE5945" w:rsidRDefault="00614EB0" w:rsidP="00036ABE">
            <w:pPr>
              <w:jc w:val="left"/>
              <w:cnfStyle w:val="000000100000"/>
              <w:rPr>
                <w:ins w:id="1411" w:author="paulac" w:date="2013-10-10T11:44:00Z"/>
              </w:rPr>
              <w:pPrChange w:id="1412" w:author="paulac" w:date="2013-10-15T09:24:00Z">
                <w:pPr>
                  <w:jc w:val="left"/>
                  <w:cnfStyle w:val="000000100000"/>
                </w:pPr>
              </w:pPrChange>
            </w:pPr>
            <w:ins w:id="1413" w:author="paulac" w:date="2013-10-10T11:44:00Z">
              <w:r w:rsidRPr="00CE5945">
                <w:t>Motiu pel qual s’ha aturat l’expedient</w:t>
              </w:r>
            </w:ins>
          </w:p>
        </w:tc>
      </w:tr>
      <w:tr w:rsidR="00614EB0" w:rsidRPr="00CE5945" w:rsidTr="00036ABE">
        <w:trPr>
          <w:trHeight w:val="397"/>
          <w:ins w:id="1414" w:author="paulac" w:date="2013-10-10T11:44:00Z"/>
          <w:trPrChange w:id="1415" w:author="paulac" w:date="2013-10-15T09:24:00Z">
            <w:trPr>
              <w:trHeight w:val="397"/>
            </w:trPr>
          </w:trPrChange>
        </w:trPr>
        <w:tc>
          <w:tcPr>
            <w:cnfStyle w:val="001000000000"/>
            <w:tcW w:w="2108" w:type="dxa"/>
            <w:tcPrChange w:id="1416" w:author="paulac" w:date="2013-10-15T09:24:00Z">
              <w:tcPr>
                <w:tcW w:w="2108" w:type="dxa"/>
              </w:tcPr>
            </w:tcPrChange>
          </w:tcPr>
          <w:p w:rsidR="00614EB0" w:rsidRPr="00036ABE" w:rsidRDefault="000D0864" w:rsidP="00036ABE">
            <w:pPr>
              <w:jc w:val="left"/>
              <w:rPr>
                <w:ins w:id="1417" w:author="paulac" w:date="2013-10-10T11:44:00Z"/>
                <w:b w:val="0"/>
                <w:bCs w:val="0"/>
                <w:rPrChange w:id="1418" w:author="paulac" w:date="2013-10-15T09:24:00Z">
                  <w:rPr>
                    <w:ins w:id="1419" w:author="paulac" w:date="2013-10-10T11:44:00Z"/>
                    <w:rFonts w:eastAsiaTheme="minorHAnsi"/>
                    <w:b w:val="0"/>
                    <w:bCs w:val="0"/>
                    <w:szCs w:val="22"/>
                    <w:lang w:val="ca-ES" w:eastAsia="en-US"/>
                  </w:rPr>
                </w:rPrChange>
              </w:rPr>
              <w:pPrChange w:id="1420" w:author="paulac" w:date="2013-10-15T09:24:00Z">
                <w:pPr>
                  <w:spacing w:after="200" w:line="276" w:lineRule="auto"/>
                  <w:jc w:val="left"/>
                </w:pPr>
              </w:pPrChange>
            </w:pPr>
            <w:ins w:id="1421" w:author="paulac" w:date="2013-10-10T11:44:00Z">
              <w:r w:rsidRPr="000D0864">
                <w:rPr>
                  <w:rPrChange w:id="1422" w:author="paulac" w:date="2013-10-14T16:15:00Z">
                    <w:rPr>
                      <w:color w:val="0000FF" w:themeColor="hyperlink"/>
                      <w:u w:val="single"/>
                    </w:rPr>
                  </w:rPrChange>
                </w:rPr>
                <w:t>varMotiu</w:t>
              </w:r>
            </w:ins>
          </w:p>
        </w:tc>
        <w:tc>
          <w:tcPr>
            <w:tcW w:w="5752" w:type="dxa"/>
            <w:tcPrChange w:id="1423" w:author="paulac" w:date="2013-10-15T09:24:00Z">
              <w:tcPr>
                <w:tcW w:w="5752" w:type="dxa"/>
              </w:tcPr>
            </w:tcPrChange>
          </w:tcPr>
          <w:p w:rsidR="00614EB0" w:rsidRPr="00CE5945" w:rsidRDefault="00614EB0" w:rsidP="00036ABE">
            <w:pPr>
              <w:jc w:val="left"/>
              <w:cnfStyle w:val="000000000000"/>
              <w:rPr>
                <w:ins w:id="1424" w:author="paulac" w:date="2013-10-10T11:44:00Z"/>
              </w:rPr>
              <w:pPrChange w:id="1425" w:author="paulac" w:date="2013-10-15T09:24:00Z">
                <w:pPr>
                  <w:jc w:val="left"/>
                  <w:cnfStyle w:val="000000000000"/>
                </w:pPr>
              </w:pPrChange>
            </w:pPr>
            <w:ins w:id="1426" w:author="paulac" w:date="2013-10-10T11:44:00Z">
              <w:r w:rsidRPr="00CE5945">
                <w:t>Variable que conté el motiu pel qual s’ha aturat l’expedient</w:t>
              </w:r>
            </w:ins>
          </w:p>
        </w:tc>
      </w:tr>
    </w:tbl>
    <w:p w:rsidR="00E21426" w:rsidRDefault="00E21426">
      <w:pPr>
        <w:pStyle w:val="Ttol4"/>
        <w:numPr>
          <w:ilvl w:val="0"/>
          <w:numId w:val="0"/>
        </w:numPr>
        <w:rPr>
          <w:ins w:id="1427" w:author="paulac" w:date="2013-10-10T11:43:00Z"/>
        </w:rPr>
        <w:pPrChange w:id="1428" w:author="paulac" w:date="2013-10-10T11:43:00Z">
          <w:pPr>
            <w:pStyle w:val="Ttol4"/>
          </w:pPr>
        </w:pPrChange>
      </w:pPr>
    </w:p>
    <w:p w:rsidR="00DD0B28" w:rsidRDefault="00614EB0">
      <w:pPr>
        <w:pStyle w:val="Ttol4"/>
        <w:rPr>
          <w:ins w:id="1429" w:author="paulac" w:date="2013-10-10T11:43:00Z"/>
        </w:rPr>
      </w:pPr>
      <w:bookmarkStart w:id="1430" w:name="_Toc369592843"/>
      <w:ins w:id="1431" w:author="paulac" w:date="2013-10-10T11:43:00Z">
        <w:r>
          <w:t>Reprendre un expedient aturat</w:t>
        </w:r>
        <w:bookmarkEnd w:id="1430"/>
      </w:ins>
    </w:p>
    <w:p w:rsidR="00614EB0" w:rsidRPr="002D778A" w:rsidRDefault="00614EB0" w:rsidP="00614EB0">
      <w:pPr>
        <w:spacing w:after="120"/>
        <w:rPr>
          <w:ins w:id="1432" w:author="paulac" w:date="2013-10-10T11:43:00Z"/>
        </w:rPr>
      </w:pPr>
      <w:ins w:id="1433" w:author="paulac" w:date="2013-10-10T11:43:00Z">
        <w:r>
          <w:t>Handler que possibilita reprendre la tramitació d’un expedient aturat.</w:t>
        </w:r>
      </w:ins>
    </w:p>
    <w:p w:rsidR="00614EB0" w:rsidRDefault="00614EB0" w:rsidP="00614EB0">
      <w:pPr>
        <w:pStyle w:val="Pargrafdellista"/>
        <w:numPr>
          <w:ilvl w:val="0"/>
          <w:numId w:val="8"/>
        </w:numPr>
        <w:rPr>
          <w:ins w:id="1434" w:author="paulac" w:date="2013-10-10T11:43:00Z"/>
        </w:rPr>
      </w:pPr>
      <w:ins w:id="1435" w:author="paulac" w:date="2013-10-10T11:43:00Z">
        <w:r>
          <w:t xml:space="preserve">Classe: </w:t>
        </w:r>
        <w:r w:rsidRPr="002D778A">
          <w:t>net.conselldemallorca.helium.jbpm3.handlers</w:t>
        </w:r>
        <w:r>
          <w:t>.ExpedientReprendreHandler</w:t>
        </w:r>
      </w:ins>
    </w:p>
    <w:p w:rsidR="00614EB0" w:rsidRDefault="00614EB0" w:rsidP="00614EB0">
      <w:pPr>
        <w:pStyle w:val="Ttol4"/>
        <w:rPr>
          <w:ins w:id="1436" w:author="paulac" w:date="2013-10-10T11:43:00Z"/>
        </w:rPr>
      </w:pPr>
      <w:bookmarkStart w:id="1437" w:name="_Toc369592844"/>
      <w:ins w:id="1438" w:author="paulac" w:date="2013-10-10T11:43:00Z">
        <w:r>
          <w:t>Configuració del títol del subprocés</w:t>
        </w:r>
        <w:bookmarkEnd w:id="1437"/>
      </w:ins>
    </w:p>
    <w:p w:rsidR="00614EB0" w:rsidRPr="002D778A" w:rsidRDefault="00614EB0" w:rsidP="00614EB0">
      <w:pPr>
        <w:spacing w:after="120"/>
        <w:rPr>
          <w:ins w:id="1439" w:author="paulac" w:date="2013-10-10T11:43:00Z"/>
        </w:rPr>
      </w:pPr>
      <w:ins w:id="1440" w:author="paulac" w:date="2013-10-10T11:43:00Z">
        <w:r>
          <w:t>Aquest handler ens permet configurar el títol amb el que es mostrarà el subprocés a dins el desplegable del subprocessos.</w:t>
        </w:r>
      </w:ins>
    </w:p>
    <w:p w:rsidR="00614EB0" w:rsidRDefault="00614EB0" w:rsidP="00614EB0">
      <w:pPr>
        <w:pStyle w:val="Pargrafdellista"/>
        <w:numPr>
          <w:ilvl w:val="0"/>
          <w:numId w:val="8"/>
        </w:numPr>
        <w:rPr>
          <w:ins w:id="1441" w:author="paulac" w:date="2013-10-10T11:43:00Z"/>
        </w:rPr>
      </w:pPr>
      <w:ins w:id="1442" w:author="paulac" w:date="2013-10-10T11:43:00Z">
        <w:r>
          <w:t xml:space="preserve">Classe: </w:t>
        </w:r>
        <w:r w:rsidRPr="002D778A">
          <w:t>net.conselldemallorca.helium.jbpm3.handlers</w:t>
        </w:r>
        <w:r>
          <w:t>.ProcesTitolModificarHandler</w:t>
        </w:r>
      </w:ins>
    </w:p>
    <w:p w:rsidR="00614EB0" w:rsidRDefault="00614EB0" w:rsidP="00614EB0">
      <w:pPr>
        <w:pStyle w:val="Pargrafdellista"/>
        <w:numPr>
          <w:ilvl w:val="0"/>
          <w:numId w:val="8"/>
        </w:numPr>
        <w:rPr>
          <w:ins w:id="1443" w:author="paulac" w:date="2013-10-10T11:43:00Z"/>
        </w:rPr>
      </w:pPr>
      <w:ins w:id="1444" w:author="paulac" w:date="2013-10-10T11:43:00Z">
        <w:r>
          <w:t>Paràmetres:</w:t>
        </w:r>
      </w:ins>
    </w:p>
    <w:tbl>
      <w:tblPr>
        <w:tblStyle w:val="LIMIT"/>
        <w:tblW w:w="7860" w:type="dxa"/>
        <w:tblLayout w:type="fixed"/>
        <w:tblLook w:val="04A0"/>
      </w:tblPr>
      <w:tblGrid>
        <w:gridCol w:w="2108"/>
        <w:gridCol w:w="5752"/>
      </w:tblGrid>
      <w:tr w:rsidR="00614EB0" w:rsidRPr="00332B27" w:rsidTr="00EA4D18">
        <w:trPr>
          <w:cnfStyle w:val="100000000000"/>
          <w:trHeight w:val="340"/>
          <w:ins w:id="1445" w:author="paulac" w:date="2013-10-10T11:43:00Z"/>
        </w:trPr>
        <w:tc>
          <w:tcPr>
            <w:cnfStyle w:val="001000000000"/>
            <w:tcW w:w="2108" w:type="dxa"/>
          </w:tcPr>
          <w:p w:rsidR="00614EB0" w:rsidRPr="00332B27" w:rsidRDefault="00614EB0" w:rsidP="00EA4D18">
            <w:pPr>
              <w:rPr>
                <w:ins w:id="1446" w:author="paulac" w:date="2013-10-10T11:43:00Z"/>
              </w:rPr>
            </w:pPr>
            <w:ins w:id="1447" w:author="paulac" w:date="2013-10-10T11:43:00Z">
              <w:r w:rsidRPr="00332B27">
                <w:t>Nom paràmetre</w:t>
              </w:r>
            </w:ins>
          </w:p>
        </w:tc>
        <w:tc>
          <w:tcPr>
            <w:tcW w:w="5752" w:type="dxa"/>
          </w:tcPr>
          <w:p w:rsidR="00614EB0" w:rsidRPr="00332B27" w:rsidRDefault="00614EB0" w:rsidP="00EA4D18">
            <w:pPr>
              <w:cnfStyle w:val="100000000000"/>
              <w:rPr>
                <w:ins w:id="1448" w:author="paulac" w:date="2013-10-10T11:43:00Z"/>
              </w:rPr>
            </w:pPr>
            <w:ins w:id="1449" w:author="paulac" w:date="2013-10-10T11:43:00Z">
              <w:r w:rsidRPr="00332B27">
                <w:t>Descripció</w:t>
              </w:r>
            </w:ins>
          </w:p>
        </w:tc>
      </w:tr>
      <w:tr w:rsidR="00614EB0" w:rsidRPr="00CE5945" w:rsidTr="00EA4D18">
        <w:trPr>
          <w:cnfStyle w:val="000000100000"/>
          <w:trHeight w:val="397"/>
          <w:ins w:id="1450" w:author="paulac" w:date="2013-10-10T11:43:00Z"/>
        </w:trPr>
        <w:tc>
          <w:tcPr>
            <w:cnfStyle w:val="001000000000"/>
            <w:tcW w:w="2108" w:type="dxa"/>
          </w:tcPr>
          <w:p w:rsidR="00614EB0" w:rsidRPr="00036ABE" w:rsidRDefault="000D0864" w:rsidP="00036ABE">
            <w:pPr>
              <w:jc w:val="left"/>
              <w:rPr>
                <w:ins w:id="1451" w:author="paulac" w:date="2013-10-10T11:43:00Z"/>
                <w:b w:val="0"/>
                <w:bCs w:val="0"/>
                <w:rPrChange w:id="1452" w:author="paulac" w:date="2013-10-15T09:24:00Z">
                  <w:rPr>
                    <w:ins w:id="1453" w:author="paulac" w:date="2013-10-10T11:43:00Z"/>
                    <w:rFonts w:eastAsiaTheme="minorHAnsi"/>
                    <w:b w:val="0"/>
                    <w:bCs w:val="0"/>
                    <w:szCs w:val="22"/>
                    <w:lang w:val="ca-ES" w:eastAsia="en-US"/>
                  </w:rPr>
                </w:rPrChange>
              </w:rPr>
              <w:pPrChange w:id="1454" w:author="paulac" w:date="2013-10-15T09:24:00Z">
                <w:pPr>
                  <w:spacing w:after="200" w:line="276" w:lineRule="auto"/>
                  <w:jc w:val="left"/>
                </w:pPr>
              </w:pPrChange>
            </w:pPr>
            <w:ins w:id="1455" w:author="paulac" w:date="2013-10-10T11:43:00Z">
              <w:r w:rsidRPr="00036ABE">
                <w:rPr>
                  <w:rPrChange w:id="1456" w:author="paulac" w:date="2013-10-15T09:24:00Z">
                    <w:rPr>
                      <w:rFonts w:asciiTheme="majorHAnsi" w:eastAsiaTheme="majorEastAsia" w:hAnsiTheme="majorHAnsi" w:cstheme="majorBidi"/>
                      <w:i/>
                      <w:iCs/>
                      <w:color w:val="0000FF" w:themeColor="hyperlink"/>
                      <w:u w:val="single"/>
                    </w:rPr>
                  </w:rPrChange>
                </w:rPr>
                <w:t>titol</w:t>
              </w:r>
            </w:ins>
          </w:p>
        </w:tc>
        <w:tc>
          <w:tcPr>
            <w:tcW w:w="5752" w:type="dxa"/>
          </w:tcPr>
          <w:p w:rsidR="00614EB0" w:rsidRPr="00CE5945" w:rsidRDefault="00614EB0" w:rsidP="00EA4D18">
            <w:pPr>
              <w:jc w:val="left"/>
              <w:cnfStyle w:val="000000100000"/>
              <w:rPr>
                <w:ins w:id="1457" w:author="paulac" w:date="2013-10-10T11:43:00Z"/>
              </w:rPr>
            </w:pPr>
            <w:ins w:id="1458" w:author="paulac" w:date="2013-10-10T11:43:00Z">
              <w:r>
                <w:t>Títol de l’expedient</w:t>
              </w:r>
            </w:ins>
          </w:p>
        </w:tc>
      </w:tr>
      <w:tr w:rsidR="00614EB0" w:rsidRPr="00CE5945" w:rsidTr="00EA4D18">
        <w:trPr>
          <w:trHeight w:val="397"/>
          <w:ins w:id="1459" w:author="paulac" w:date="2013-10-10T11:43:00Z"/>
        </w:trPr>
        <w:tc>
          <w:tcPr>
            <w:cnfStyle w:val="001000000000"/>
            <w:tcW w:w="2108" w:type="dxa"/>
          </w:tcPr>
          <w:p w:rsidR="00614EB0" w:rsidRPr="00036ABE" w:rsidRDefault="000D0864" w:rsidP="00036ABE">
            <w:pPr>
              <w:jc w:val="left"/>
              <w:rPr>
                <w:ins w:id="1460" w:author="paulac" w:date="2013-10-10T11:43:00Z"/>
                <w:b w:val="0"/>
                <w:bCs w:val="0"/>
                <w:rPrChange w:id="1461" w:author="paulac" w:date="2013-10-15T09:24:00Z">
                  <w:rPr>
                    <w:ins w:id="1462" w:author="paulac" w:date="2013-10-10T11:43:00Z"/>
                    <w:rFonts w:eastAsiaTheme="minorHAnsi"/>
                    <w:b w:val="0"/>
                    <w:bCs w:val="0"/>
                    <w:szCs w:val="22"/>
                    <w:lang w:val="ca-ES" w:eastAsia="en-US"/>
                  </w:rPr>
                </w:rPrChange>
              </w:rPr>
              <w:pPrChange w:id="1463" w:author="paulac" w:date="2013-10-15T09:24:00Z">
                <w:pPr>
                  <w:spacing w:after="200" w:line="276" w:lineRule="auto"/>
                  <w:jc w:val="left"/>
                </w:pPr>
              </w:pPrChange>
            </w:pPr>
            <w:ins w:id="1464" w:author="paulac" w:date="2013-10-10T11:43:00Z">
              <w:r w:rsidRPr="00036ABE">
                <w:rPr>
                  <w:rPrChange w:id="1465" w:author="paulac" w:date="2013-10-15T09:24:00Z">
                    <w:rPr>
                      <w:rFonts w:asciiTheme="majorHAnsi" w:eastAsiaTheme="majorEastAsia" w:hAnsiTheme="majorHAnsi" w:cstheme="majorBidi"/>
                      <w:i/>
                      <w:iCs/>
                      <w:color w:val="0000FF" w:themeColor="hyperlink"/>
                      <w:u w:val="single"/>
                    </w:rPr>
                  </w:rPrChange>
                </w:rPr>
                <w:t>varTitol</w:t>
              </w:r>
            </w:ins>
          </w:p>
        </w:tc>
        <w:tc>
          <w:tcPr>
            <w:tcW w:w="5752" w:type="dxa"/>
          </w:tcPr>
          <w:p w:rsidR="00614EB0" w:rsidRPr="00CE5945" w:rsidRDefault="00614EB0" w:rsidP="00EA4D18">
            <w:pPr>
              <w:jc w:val="left"/>
              <w:cnfStyle w:val="000000000000"/>
              <w:rPr>
                <w:ins w:id="1466" w:author="paulac" w:date="2013-10-10T11:43:00Z"/>
              </w:rPr>
            </w:pPr>
            <w:ins w:id="1467" w:author="paulac" w:date="2013-10-10T11:43:00Z">
              <w:r w:rsidRPr="00CE5945">
                <w:t xml:space="preserve">Variable que conté el </w:t>
              </w:r>
              <w:r>
                <w:t>títol de l’expedient</w:t>
              </w:r>
            </w:ins>
          </w:p>
        </w:tc>
      </w:tr>
    </w:tbl>
    <w:p w:rsidR="00614EB0" w:rsidRDefault="00614EB0" w:rsidP="00614EB0">
      <w:pPr>
        <w:pStyle w:val="Ttol4"/>
        <w:rPr>
          <w:ins w:id="1468" w:author="paulac" w:date="2013-10-10T11:43:00Z"/>
        </w:rPr>
      </w:pPr>
      <w:bookmarkStart w:id="1469" w:name="_Toc369592845"/>
      <w:ins w:id="1470" w:author="paulac" w:date="2013-10-10T11:43:00Z">
        <w:r w:rsidRPr="00053E87">
          <w:t>Copiar</w:t>
        </w:r>
        <w:r>
          <w:t xml:space="preserve"> swimlane</w:t>
        </w:r>
        <w:bookmarkEnd w:id="1469"/>
      </w:ins>
    </w:p>
    <w:p w:rsidR="00614EB0" w:rsidRPr="002D778A" w:rsidRDefault="00614EB0" w:rsidP="00614EB0">
      <w:pPr>
        <w:spacing w:after="120"/>
        <w:rPr>
          <w:ins w:id="1471" w:author="paulac" w:date="2013-10-10T11:43:00Z"/>
        </w:rPr>
      </w:pPr>
      <w:ins w:id="1472" w:author="paulac" w:date="2013-10-10T11:43:00Z">
        <w:r>
          <w:t>Handler que permet copiar un swimlane des de l’expedient actual a un altre expedient.</w:t>
        </w:r>
      </w:ins>
    </w:p>
    <w:p w:rsidR="00614EB0" w:rsidRDefault="00614EB0" w:rsidP="00614EB0">
      <w:pPr>
        <w:pStyle w:val="Pargrafdellista"/>
        <w:numPr>
          <w:ilvl w:val="0"/>
          <w:numId w:val="8"/>
        </w:numPr>
        <w:rPr>
          <w:ins w:id="1473" w:author="paulac" w:date="2013-10-10T11:43:00Z"/>
        </w:rPr>
      </w:pPr>
      <w:ins w:id="1474" w:author="paulac" w:date="2013-10-10T11:43:00Z">
        <w:r>
          <w:t xml:space="preserve">Classe: </w:t>
        </w:r>
        <w:r w:rsidRPr="002D778A">
          <w:t>net.conselldemallorca.helium.jbpm3.handlers</w:t>
        </w:r>
        <w:r>
          <w:t>.SwimlaneCopiarPareHandler</w:t>
        </w:r>
      </w:ins>
    </w:p>
    <w:p w:rsidR="00614EB0" w:rsidRDefault="00614EB0" w:rsidP="00614EB0">
      <w:pPr>
        <w:pStyle w:val="Pargrafdellista"/>
        <w:numPr>
          <w:ilvl w:val="0"/>
          <w:numId w:val="8"/>
        </w:numPr>
        <w:rPr>
          <w:ins w:id="1475" w:author="paulac" w:date="2013-10-14T16:18:00Z"/>
        </w:rPr>
      </w:pPr>
      <w:ins w:id="1476" w:author="paulac" w:date="2013-10-10T11:43:00Z">
        <w:r>
          <w:t>Paràmetres:</w:t>
        </w:r>
      </w:ins>
    </w:p>
    <w:p w:rsidR="00E21426" w:rsidRDefault="00E21426" w:rsidP="00036ABE">
      <w:pPr>
        <w:ind w:left="720"/>
        <w:rPr>
          <w:ins w:id="1477" w:author="paulac" w:date="2013-10-15T09:24:00Z"/>
        </w:rPr>
        <w:pPrChange w:id="1478" w:author="paulac" w:date="2013-10-15T09:24:00Z">
          <w:pPr>
            <w:pStyle w:val="Pargrafdellista"/>
            <w:numPr>
              <w:numId w:val="8"/>
            </w:numPr>
            <w:ind w:hanging="360"/>
          </w:pPr>
        </w:pPrChange>
      </w:pPr>
    </w:p>
    <w:p w:rsidR="00036ABE" w:rsidRDefault="00036ABE">
      <w:pPr>
        <w:rPr>
          <w:ins w:id="1479" w:author="paulac" w:date="2013-10-10T11:43:00Z"/>
        </w:rPr>
        <w:pPrChange w:id="1480" w:author="paulac" w:date="2013-10-14T16:18:00Z">
          <w:pPr>
            <w:pStyle w:val="Pargrafdellista"/>
            <w:numPr>
              <w:numId w:val="8"/>
            </w:numPr>
            <w:ind w:hanging="360"/>
          </w:pPr>
        </w:pPrChange>
      </w:pPr>
    </w:p>
    <w:tbl>
      <w:tblPr>
        <w:tblStyle w:val="LIMIT"/>
        <w:tblW w:w="7860" w:type="dxa"/>
        <w:tblLayout w:type="fixed"/>
        <w:tblLook w:val="04A0"/>
      </w:tblPr>
      <w:tblGrid>
        <w:gridCol w:w="2108"/>
        <w:gridCol w:w="5752"/>
      </w:tblGrid>
      <w:tr w:rsidR="00614EB0" w:rsidRPr="00332B27" w:rsidTr="00EA4D18">
        <w:trPr>
          <w:cnfStyle w:val="100000000000"/>
          <w:trHeight w:val="340"/>
          <w:ins w:id="1481" w:author="paulac" w:date="2013-10-10T11:43:00Z"/>
        </w:trPr>
        <w:tc>
          <w:tcPr>
            <w:cnfStyle w:val="001000000000"/>
            <w:tcW w:w="2108" w:type="dxa"/>
          </w:tcPr>
          <w:p w:rsidR="00614EB0" w:rsidRPr="00332B27" w:rsidRDefault="00614EB0" w:rsidP="00EA4D18">
            <w:pPr>
              <w:rPr>
                <w:ins w:id="1482" w:author="paulac" w:date="2013-10-10T11:43:00Z"/>
              </w:rPr>
            </w:pPr>
            <w:ins w:id="1483" w:author="paulac" w:date="2013-10-10T11:43:00Z">
              <w:r w:rsidRPr="00332B27">
                <w:lastRenderedPageBreak/>
                <w:t>Nom paràmetre</w:t>
              </w:r>
            </w:ins>
          </w:p>
        </w:tc>
        <w:tc>
          <w:tcPr>
            <w:tcW w:w="5752" w:type="dxa"/>
          </w:tcPr>
          <w:p w:rsidR="00614EB0" w:rsidRPr="00332B27" w:rsidRDefault="00614EB0" w:rsidP="00EA4D18">
            <w:pPr>
              <w:cnfStyle w:val="100000000000"/>
              <w:rPr>
                <w:ins w:id="1484" w:author="paulac" w:date="2013-10-10T11:43:00Z"/>
              </w:rPr>
            </w:pPr>
            <w:ins w:id="1485" w:author="paulac" w:date="2013-10-10T11:43:00Z">
              <w:r w:rsidRPr="00332B27">
                <w:t>Descripció</w:t>
              </w:r>
            </w:ins>
          </w:p>
        </w:tc>
      </w:tr>
      <w:tr w:rsidR="00614EB0" w:rsidRPr="00CE5945" w:rsidTr="00EA4D18">
        <w:trPr>
          <w:cnfStyle w:val="000000100000"/>
          <w:trHeight w:val="397"/>
          <w:ins w:id="1486" w:author="paulac" w:date="2013-10-10T11:43:00Z"/>
        </w:trPr>
        <w:tc>
          <w:tcPr>
            <w:cnfStyle w:val="001000000000"/>
            <w:tcW w:w="2108" w:type="dxa"/>
          </w:tcPr>
          <w:p w:rsidR="00614EB0" w:rsidRPr="00036ABE" w:rsidRDefault="000D0864" w:rsidP="00036ABE">
            <w:pPr>
              <w:jc w:val="left"/>
              <w:rPr>
                <w:ins w:id="1487" w:author="paulac" w:date="2013-10-10T11:43:00Z"/>
                <w:b w:val="0"/>
                <w:bCs w:val="0"/>
                <w:rPrChange w:id="1488" w:author="paulac" w:date="2013-10-15T09:24:00Z">
                  <w:rPr>
                    <w:ins w:id="1489" w:author="paulac" w:date="2013-10-10T11:43:00Z"/>
                    <w:rFonts w:eastAsiaTheme="minorHAnsi"/>
                    <w:b w:val="0"/>
                    <w:bCs w:val="0"/>
                    <w:szCs w:val="22"/>
                    <w:lang w:val="ca-ES" w:eastAsia="en-US"/>
                  </w:rPr>
                </w:rPrChange>
              </w:rPr>
              <w:pPrChange w:id="1490" w:author="paulac" w:date="2013-10-15T09:24:00Z">
                <w:pPr>
                  <w:spacing w:after="200" w:line="276" w:lineRule="auto"/>
                  <w:jc w:val="left"/>
                </w:pPr>
              </w:pPrChange>
            </w:pPr>
            <w:ins w:id="1491" w:author="paulac" w:date="2013-10-10T11:43:00Z">
              <w:r w:rsidRPr="000D0864">
                <w:rPr>
                  <w:rPrChange w:id="1492" w:author="paulac" w:date="2013-10-14T16:15:00Z">
                    <w:rPr>
                      <w:color w:val="0000FF" w:themeColor="hyperlink"/>
                      <w:u w:val="single"/>
                    </w:rPr>
                  </w:rPrChange>
                </w:rPr>
                <w:t>swimlaneNom</w:t>
              </w:r>
            </w:ins>
          </w:p>
        </w:tc>
        <w:tc>
          <w:tcPr>
            <w:tcW w:w="5752" w:type="dxa"/>
          </w:tcPr>
          <w:p w:rsidR="00614EB0" w:rsidRPr="00053E87" w:rsidRDefault="00614EB0" w:rsidP="00EA4D18">
            <w:pPr>
              <w:jc w:val="left"/>
              <w:cnfStyle w:val="000000100000"/>
              <w:rPr>
                <w:ins w:id="1493" w:author="paulac" w:date="2013-10-10T11:43:00Z"/>
              </w:rPr>
            </w:pPr>
            <w:ins w:id="1494" w:author="paulac" w:date="2013-10-10T11:43:00Z">
              <w:r w:rsidRPr="00053E87">
                <w:t xml:space="preserve">Nom del </w:t>
              </w:r>
              <w:r w:rsidRPr="00053E87">
                <w:rPr>
                  <w:bCs/>
                </w:rPr>
                <w:t>swimlane</w:t>
              </w:r>
            </w:ins>
          </w:p>
        </w:tc>
      </w:tr>
      <w:tr w:rsidR="00614EB0" w:rsidRPr="00CE5945" w:rsidTr="00EA4D18">
        <w:trPr>
          <w:trHeight w:val="397"/>
          <w:ins w:id="1495" w:author="paulac" w:date="2013-10-10T11:43:00Z"/>
        </w:trPr>
        <w:tc>
          <w:tcPr>
            <w:cnfStyle w:val="001000000000"/>
            <w:tcW w:w="2108" w:type="dxa"/>
          </w:tcPr>
          <w:p w:rsidR="00614EB0" w:rsidRPr="00036ABE" w:rsidRDefault="000D0864" w:rsidP="00036ABE">
            <w:pPr>
              <w:jc w:val="left"/>
              <w:rPr>
                <w:ins w:id="1496" w:author="paulac" w:date="2013-10-10T11:43:00Z"/>
                <w:b w:val="0"/>
                <w:bCs w:val="0"/>
                <w:rPrChange w:id="1497" w:author="paulac" w:date="2013-10-15T09:24:00Z">
                  <w:rPr>
                    <w:ins w:id="1498" w:author="paulac" w:date="2013-10-10T11:43:00Z"/>
                    <w:rFonts w:eastAsiaTheme="minorHAnsi"/>
                    <w:b w:val="0"/>
                    <w:bCs w:val="0"/>
                    <w:szCs w:val="22"/>
                    <w:lang w:val="ca-ES" w:eastAsia="en-US"/>
                  </w:rPr>
                </w:rPrChange>
              </w:rPr>
              <w:pPrChange w:id="1499" w:author="paulac" w:date="2013-10-15T09:24:00Z">
                <w:pPr>
                  <w:spacing w:after="200" w:line="276" w:lineRule="auto"/>
                  <w:jc w:val="left"/>
                </w:pPr>
              </w:pPrChange>
            </w:pPr>
            <w:ins w:id="1500" w:author="paulac" w:date="2013-10-10T11:43:00Z">
              <w:r w:rsidRPr="000D0864">
                <w:rPr>
                  <w:rPrChange w:id="1501" w:author="paulac" w:date="2013-10-14T16:15:00Z">
                    <w:rPr>
                      <w:color w:val="0000FF" w:themeColor="hyperlink"/>
                      <w:u w:val="single"/>
                    </w:rPr>
                  </w:rPrChange>
                </w:rPr>
                <w:t>varsSwimlaneNom</w:t>
              </w:r>
            </w:ins>
          </w:p>
        </w:tc>
        <w:tc>
          <w:tcPr>
            <w:tcW w:w="5752" w:type="dxa"/>
          </w:tcPr>
          <w:p w:rsidR="00614EB0" w:rsidRPr="00053E87" w:rsidRDefault="00614EB0" w:rsidP="00EA4D18">
            <w:pPr>
              <w:jc w:val="left"/>
              <w:cnfStyle w:val="000000000000"/>
              <w:rPr>
                <w:ins w:id="1502" w:author="paulac" w:date="2013-10-10T11:43:00Z"/>
              </w:rPr>
            </w:pPr>
            <w:ins w:id="1503" w:author="paulac" w:date="2013-10-10T11:43:00Z">
              <w:r w:rsidRPr="00053E87">
                <w:t xml:space="preserve">Variable que conté el nom del </w:t>
              </w:r>
              <w:r w:rsidRPr="00053E87">
                <w:rPr>
                  <w:bCs/>
                </w:rPr>
                <w:t>swimlane</w:t>
              </w:r>
            </w:ins>
          </w:p>
        </w:tc>
      </w:tr>
    </w:tbl>
    <w:p w:rsidR="00E21426" w:rsidRDefault="00E21426">
      <w:pPr>
        <w:pStyle w:val="Ttol3"/>
        <w:numPr>
          <w:ilvl w:val="0"/>
          <w:numId w:val="0"/>
        </w:numPr>
        <w:ind w:left="720"/>
        <w:rPr>
          <w:ins w:id="1504" w:author="paulac" w:date="2013-10-14T16:19:00Z"/>
        </w:rPr>
        <w:pPrChange w:id="1505" w:author="paulac" w:date="2013-10-14T16:19:00Z">
          <w:pPr>
            <w:pStyle w:val="Ttol3"/>
            <w:spacing w:before="240" w:after="120"/>
          </w:pPr>
        </w:pPrChange>
      </w:pPr>
    </w:p>
    <w:p w:rsidR="00E21426" w:rsidRDefault="00155B5C">
      <w:pPr>
        <w:pStyle w:val="Ttol3"/>
        <w:rPr>
          <w:ins w:id="1506" w:author="paulac" w:date="2013-10-09T16:36:00Z"/>
        </w:rPr>
        <w:pPrChange w:id="1507" w:author="paulac" w:date="2013-10-09T16:36:00Z">
          <w:pPr>
            <w:pStyle w:val="Ttol3"/>
            <w:spacing w:before="240" w:after="120"/>
          </w:pPr>
        </w:pPrChange>
      </w:pPr>
      <w:bookmarkStart w:id="1508" w:name="_Toc369592846"/>
      <w:ins w:id="1509" w:author="paulac" w:date="2013-10-09T16:36:00Z">
        <w:r>
          <w:t>Documents</w:t>
        </w:r>
        <w:bookmarkEnd w:id="1508"/>
      </w:ins>
    </w:p>
    <w:p w:rsidR="00E21426" w:rsidRDefault="00155B5C">
      <w:pPr>
        <w:pStyle w:val="Ttol4"/>
        <w:rPr>
          <w:ins w:id="1510" w:author="paulac" w:date="2013-10-09T16:37:00Z"/>
        </w:rPr>
        <w:pPrChange w:id="1511" w:author="paulac" w:date="2013-10-09T16:37:00Z">
          <w:pPr>
            <w:pStyle w:val="Ttol3"/>
            <w:spacing w:before="240" w:after="120"/>
          </w:pPr>
        </w:pPrChange>
      </w:pPr>
      <w:bookmarkStart w:id="1512" w:name="_Toc369592847"/>
      <w:ins w:id="1513" w:author="paulac" w:date="2013-10-09T16:37:00Z">
        <w:r>
          <w:t>Esborrar document</w:t>
        </w:r>
        <w:bookmarkEnd w:id="1512"/>
      </w:ins>
    </w:p>
    <w:p w:rsidR="009D64DA" w:rsidRDefault="009D64DA" w:rsidP="009D64DA">
      <w:pPr>
        <w:rPr>
          <w:ins w:id="1514" w:author="paulac" w:date="2013-10-09T16:49:00Z"/>
        </w:rPr>
      </w:pPr>
      <w:ins w:id="1515" w:author="paulac" w:date="2013-10-09T16:49:00Z">
        <w:r>
          <w:t>Handler que permet esborrar un document d’un procés.</w:t>
        </w:r>
      </w:ins>
    </w:p>
    <w:p w:rsidR="009D64DA" w:rsidRDefault="009D64DA" w:rsidP="009D64DA">
      <w:pPr>
        <w:pStyle w:val="Pargrafdellista"/>
        <w:numPr>
          <w:ilvl w:val="0"/>
          <w:numId w:val="8"/>
        </w:numPr>
        <w:rPr>
          <w:ins w:id="1516" w:author="paulac" w:date="2013-10-09T16:49:00Z"/>
        </w:rPr>
      </w:pPr>
      <w:ins w:id="1517" w:author="paulac" w:date="2013-10-09T16:49:00Z">
        <w:r>
          <w:t xml:space="preserve">Classe: </w:t>
        </w:r>
        <w:r w:rsidRPr="002D778A">
          <w:t>net.conselldemallorca.helium.jbpm3.handlers</w:t>
        </w:r>
        <w:r>
          <w:t>.DocumentEsborrarHandler</w:t>
        </w:r>
      </w:ins>
    </w:p>
    <w:p w:rsidR="009D64DA" w:rsidRDefault="009D64DA" w:rsidP="009D64DA">
      <w:pPr>
        <w:pStyle w:val="Pargrafdellista"/>
        <w:numPr>
          <w:ilvl w:val="0"/>
          <w:numId w:val="8"/>
        </w:numPr>
        <w:rPr>
          <w:ins w:id="1518" w:author="paulac" w:date="2013-10-09T16:49:00Z"/>
        </w:rPr>
      </w:pPr>
      <w:ins w:id="1519" w:author="paulac" w:date="2013-10-09T16:49:00Z">
        <w:r>
          <w:t>Paràmetres:</w:t>
        </w:r>
      </w:ins>
    </w:p>
    <w:tbl>
      <w:tblPr>
        <w:tblStyle w:val="LIMIT"/>
        <w:tblW w:w="8046" w:type="dxa"/>
        <w:tblLayout w:type="fixed"/>
        <w:tblLook w:val="04A0"/>
        <w:tblPrChange w:id="1520" w:author="paulac" w:date="2013-10-10T10:51:00Z">
          <w:tblPr>
            <w:tblW w:w="7789" w:type="dxa"/>
            <w:jc w:val="center"/>
            <w:tblInd w:w="-299"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Layout w:type="fixed"/>
            <w:tblLook w:val="04A0"/>
          </w:tblPr>
        </w:tblPrChange>
      </w:tblPr>
      <w:tblGrid>
        <w:gridCol w:w="2250"/>
        <w:gridCol w:w="5796"/>
        <w:tblGridChange w:id="1521">
          <w:tblGrid>
            <w:gridCol w:w="2250"/>
            <w:gridCol w:w="5539"/>
          </w:tblGrid>
        </w:tblGridChange>
      </w:tblGrid>
      <w:tr w:rsidR="009D64DA" w:rsidRPr="00332B27" w:rsidTr="00EE45CF">
        <w:trPr>
          <w:cnfStyle w:val="100000000000"/>
          <w:trHeight w:val="340"/>
          <w:ins w:id="1522" w:author="paulac" w:date="2013-10-09T16:49:00Z"/>
          <w:trPrChange w:id="1523" w:author="paulac" w:date="2013-10-10T10:51:00Z">
            <w:trPr>
              <w:trHeight w:val="340"/>
              <w:jc w:val="center"/>
            </w:trPr>
          </w:trPrChange>
        </w:trPr>
        <w:tc>
          <w:tcPr>
            <w:cnfStyle w:val="001000000000"/>
            <w:tcW w:w="2250" w:type="dxa"/>
            <w:tcPrChange w:id="1524" w:author="paulac" w:date="2013-10-10T10:51:00Z">
              <w:tcPr>
                <w:tcW w:w="2250" w:type="dxa"/>
              </w:tcPr>
            </w:tcPrChange>
          </w:tcPr>
          <w:p w:rsidR="00E21426" w:rsidRDefault="009D64DA">
            <w:pPr>
              <w:jc w:val="left"/>
              <w:cnfStyle w:val="101000000000"/>
              <w:rPr>
                <w:ins w:id="1525" w:author="paulac" w:date="2013-10-09T16:49:00Z"/>
                <w:rFonts w:eastAsiaTheme="minorHAnsi"/>
                <w:b w:val="0"/>
                <w:bCs w:val="0"/>
                <w:color w:val="auto"/>
                <w:szCs w:val="22"/>
                <w:lang w:val="ca-ES" w:eastAsia="en-US"/>
              </w:rPr>
              <w:pPrChange w:id="1526" w:author="paulac" w:date="2013-10-10T10:51:00Z">
                <w:pPr>
                  <w:spacing w:after="200" w:line="276" w:lineRule="auto"/>
                  <w:cnfStyle w:val="101000000000"/>
                </w:pPr>
              </w:pPrChange>
            </w:pPr>
            <w:ins w:id="1527" w:author="paulac" w:date="2013-10-09T16:49:00Z">
              <w:r w:rsidRPr="00332B27">
                <w:t>Nom paràmetre</w:t>
              </w:r>
            </w:ins>
          </w:p>
        </w:tc>
        <w:tc>
          <w:tcPr>
            <w:tcW w:w="5796" w:type="dxa"/>
            <w:tcPrChange w:id="1528" w:author="paulac" w:date="2013-10-10T10:51:00Z">
              <w:tcPr>
                <w:tcW w:w="5539" w:type="dxa"/>
              </w:tcPr>
            </w:tcPrChange>
          </w:tcPr>
          <w:p w:rsidR="00E21426" w:rsidRDefault="009D64DA">
            <w:pPr>
              <w:jc w:val="left"/>
              <w:cnfStyle w:val="100000000000"/>
              <w:rPr>
                <w:ins w:id="1529" w:author="paulac" w:date="2013-10-09T16:49:00Z"/>
                <w:rFonts w:eastAsiaTheme="minorHAnsi"/>
                <w:b w:val="0"/>
                <w:bCs w:val="0"/>
                <w:color w:val="auto"/>
                <w:szCs w:val="22"/>
                <w:lang w:val="ca-ES" w:eastAsia="en-US"/>
              </w:rPr>
              <w:pPrChange w:id="1530" w:author="paulac" w:date="2013-10-10T10:51:00Z">
                <w:pPr>
                  <w:spacing w:after="200" w:line="276" w:lineRule="auto"/>
                  <w:cnfStyle w:val="100000000000"/>
                </w:pPr>
              </w:pPrChange>
            </w:pPr>
            <w:ins w:id="1531" w:author="paulac" w:date="2013-10-09T16:49:00Z">
              <w:r w:rsidRPr="00332B27">
                <w:t>Descripció</w:t>
              </w:r>
            </w:ins>
          </w:p>
        </w:tc>
      </w:tr>
      <w:tr w:rsidR="009D64DA" w:rsidRPr="00332B27" w:rsidTr="00EE45CF">
        <w:trPr>
          <w:cnfStyle w:val="000000100000"/>
          <w:trHeight w:val="397"/>
          <w:ins w:id="1532" w:author="paulac" w:date="2013-10-09T16:49:00Z"/>
          <w:trPrChange w:id="1533" w:author="paulac" w:date="2013-10-10T10:51:00Z">
            <w:trPr>
              <w:trHeight w:val="397"/>
              <w:jc w:val="center"/>
            </w:trPr>
          </w:trPrChange>
        </w:trPr>
        <w:tc>
          <w:tcPr>
            <w:cnfStyle w:val="001000000000"/>
            <w:tcW w:w="2250" w:type="dxa"/>
            <w:tcPrChange w:id="1534" w:author="paulac" w:date="2013-10-10T10:51:00Z">
              <w:tcPr>
                <w:tcW w:w="2250" w:type="dxa"/>
                <w:vAlign w:val="center"/>
              </w:tcPr>
            </w:tcPrChange>
          </w:tcPr>
          <w:p w:rsidR="00E21426" w:rsidRDefault="000D0864">
            <w:pPr>
              <w:jc w:val="left"/>
              <w:cnfStyle w:val="001000100000"/>
              <w:rPr>
                <w:ins w:id="1535" w:author="paulac" w:date="2013-10-09T16:49:00Z"/>
                <w:b w:val="0"/>
                <w:bCs w:val="0"/>
                <w:rPrChange w:id="1536" w:author="paulac" w:date="2013-10-14T12:43:00Z">
                  <w:rPr>
                    <w:ins w:id="1537" w:author="paulac" w:date="2013-10-09T16:49:00Z"/>
                    <w:rFonts w:eastAsiaTheme="minorHAnsi"/>
                    <w:b w:val="0"/>
                    <w:bCs w:val="0"/>
                    <w:szCs w:val="22"/>
                    <w:lang w:val="ca-ES" w:eastAsia="en-US"/>
                  </w:rPr>
                </w:rPrChange>
              </w:rPr>
              <w:pPrChange w:id="1538" w:author="paulac" w:date="2013-10-10T10:51:00Z">
                <w:pPr>
                  <w:spacing w:after="200" w:line="276" w:lineRule="auto"/>
                  <w:jc w:val="left"/>
                  <w:cnfStyle w:val="001000100000"/>
                </w:pPr>
              </w:pPrChange>
            </w:pPr>
            <w:ins w:id="1539" w:author="paulac" w:date="2013-10-09T16:49:00Z">
              <w:r w:rsidRPr="000D0864">
                <w:rPr>
                  <w:rPrChange w:id="1540" w:author="paulac" w:date="2013-10-14T12:43:00Z">
                    <w:rPr>
                      <w:color w:val="0000FF" w:themeColor="hyperlink"/>
                      <w:u w:val="single"/>
                    </w:rPr>
                  </w:rPrChange>
                </w:rPr>
                <w:t>documentCodi</w:t>
              </w:r>
            </w:ins>
          </w:p>
        </w:tc>
        <w:tc>
          <w:tcPr>
            <w:tcW w:w="5796" w:type="dxa"/>
            <w:tcPrChange w:id="1541" w:author="paulac" w:date="2013-10-10T10:51:00Z">
              <w:tcPr>
                <w:tcW w:w="5539" w:type="dxa"/>
                <w:vAlign w:val="center"/>
              </w:tcPr>
            </w:tcPrChange>
          </w:tcPr>
          <w:p w:rsidR="00E21426" w:rsidRDefault="00234287">
            <w:pPr>
              <w:jc w:val="left"/>
              <w:cnfStyle w:val="000000100000"/>
              <w:rPr>
                <w:ins w:id="1542" w:author="paulac" w:date="2013-10-09T16:49:00Z"/>
                <w:rFonts w:eastAsiaTheme="minorHAnsi"/>
                <w:szCs w:val="22"/>
                <w:lang w:val="ca-ES" w:eastAsia="en-US"/>
              </w:rPr>
              <w:pPrChange w:id="1543" w:author="paulac" w:date="2013-10-10T10:51:00Z">
                <w:pPr>
                  <w:spacing w:after="200" w:line="276" w:lineRule="auto"/>
                  <w:jc w:val="left"/>
                  <w:cnfStyle w:val="000000100000"/>
                </w:pPr>
              </w:pPrChange>
            </w:pPr>
            <w:ins w:id="1544" w:author="paulac" w:date="2013-10-09T16:50:00Z">
              <w:r>
                <w:t>Codi del d</w:t>
              </w:r>
            </w:ins>
            <w:ins w:id="1545" w:author="paulac" w:date="2013-10-09T16:49:00Z">
              <w:r w:rsidR="009D64DA">
                <w:t xml:space="preserve">ocument a </w:t>
              </w:r>
            </w:ins>
            <w:ins w:id="1546" w:author="paulac" w:date="2013-10-09T16:50:00Z">
              <w:r>
                <w:t>esborrar</w:t>
              </w:r>
            </w:ins>
          </w:p>
        </w:tc>
      </w:tr>
      <w:tr w:rsidR="009D64DA" w:rsidRPr="00332B27" w:rsidTr="00EE45CF">
        <w:trPr>
          <w:trHeight w:val="397"/>
          <w:ins w:id="1547" w:author="paulac" w:date="2013-10-09T16:49:00Z"/>
          <w:trPrChange w:id="1548" w:author="paulac" w:date="2013-10-10T10:51:00Z">
            <w:trPr>
              <w:trHeight w:val="397"/>
              <w:jc w:val="center"/>
            </w:trPr>
          </w:trPrChange>
        </w:trPr>
        <w:tc>
          <w:tcPr>
            <w:cnfStyle w:val="001000000000"/>
            <w:tcW w:w="2250" w:type="dxa"/>
            <w:tcPrChange w:id="1549" w:author="paulac" w:date="2013-10-10T10:51:00Z">
              <w:tcPr>
                <w:tcW w:w="2250" w:type="dxa"/>
                <w:vAlign w:val="center"/>
              </w:tcPr>
            </w:tcPrChange>
          </w:tcPr>
          <w:p w:rsidR="00E21426" w:rsidRDefault="000D0864">
            <w:pPr>
              <w:jc w:val="left"/>
              <w:rPr>
                <w:ins w:id="1550" w:author="paulac" w:date="2013-10-09T16:49:00Z"/>
                <w:b w:val="0"/>
                <w:bCs w:val="0"/>
                <w:rPrChange w:id="1551" w:author="paulac" w:date="2013-10-14T12:43:00Z">
                  <w:rPr>
                    <w:ins w:id="1552" w:author="paulac" w:date="2013-10-09T16:49:00Z"/>
                    <w:rFonts w:eastAsiaTheme="minorHAnsi"/>
                    <w:b w:val="0"/>
                    <w:bCs w:val="0"/>
                    <w:szCs w:val="22"/>
                    <w:lang w:val="ca-ES" w:eastAsia="en-US"/>
                  </w:rPr>
                </w:rPrChange>
              </w:rPr>
              <w:pPrChange w:id="1553" w:author="paulac" w:date="2013-10-10T10:51:00Z">
                <w:pPr>
                  <w:spacing w:after="200" w:line="276" w:lineRule="auto"/>
                  <w:jc w:val="left"/>
                </w:pPr>
              </w:pPrChange>
            </w:pPr>
            <w:ins w:id="1554" w:author="paulac" w:date="2013-10-09T16:49:00Z">
              <w:r w:rsidRPr="000D0864">
                <w:rPr>
                  <w:rPrChange w:id="1555" w:author="paulac" w:date="2013-10-14T12:43:00Z">
                    <w:rPr>
                      <w:color w:val="0000FF" w:themeColor="hyperlink"/>
                      <w:u w:val="single"/>
                    </w:rPr>
                  </w:rPrChange>
                </w:rPr>
                <w:t>varDocument</w:t>
              </w:r>
            </w:ins>
            <w:ins w:id="1556" w:author="paulac" w:date="2013-10-09T16:50:00Z">
              <w:r w:rsidRPr="000D0864">
                <w:rPr>
                  <w:rPrChange w:id="1557" w:author="paulac" w:date="2013-10-14T12:43:00Z">
                    <w:rPr>
                      <w:color w:val="0000FF" w:themeColor="hyperlink"/>
                      <w:u w:val="single"/>
                    </w:rPr>
                  </w:rPrChange>
                </w:rPr>
                <w:t>Codi</w:t>
              </w:r>
            </w:ins>
          </w:p>
        </w:tc>
        <w:tc>
          <w:tcPr>
            <w:tcW w:w="5796" w:type="dxa"/>
            <w:tcPrChange w:id="1558" w:author="paulac" w:date="2013-10-10T10:51:00Z">
              <w:tcPr>
                <w:tcW w:w="5539" w:type="dxa"/>
                <w:vAlign w:val="center"/>
              </w:tcPr>
            </w:tcPrChange>
          </w:tcPr>
          <w:p w:rsidR="00E21426" w:rsidRDefault="009D64DA">
            <w:pPr>
              <w:jc w:val="left"/>
              <w:cnfStyle w:val="000000000000"/>
              <w:rPr>
                <w:ins w:id="1559" w:author="paulac" w:date="2013-10-09T16:49:00Z"/>
                <w:rFonts w:eastAsiaTheme="minorHAnsi"/>
                <w:szCs w:val="22"/>
                <w:lang w:val="ca-ES" w:eastAsia="en-US"/>
              </w:rPr>
              <w:pPrChange w:id="1560" w:author="paulac" w:date="2013-10-10T10:51:00Z">
                <w:pPr>
                  <w:spacing w:after="200" w:line="276" w:lineRule="auto"/>
                  <w:jc w:val="left"/>
                  <w:cnfStyle w:val="000000000000"/>
                </w:pPr>
              </w:pPrChange>
            </w:pPr>
            <w:ins w:id="1561" w:author="paulac" w:date="2013-10-09T16:49:00Z">
              <w:r w:rsidRPr="00332B27">
                <w:t xml:space="preserve">Variable que conté </w:t>
              </w:r>
              <w:r>
                <w:t xml:space="preserve">el </w:t>
              </w:r>
            </w:ins>
            <w:ins w:id="1562" w:author="paulac" w:date="2013-10-09T16:50:00Z">
              <w:r w:rsidR="00234287">
                <w:t xml:space="preserve">codi del </w:t>
              </w:r>
            </w:ins>
            <w:ins w:id="1563" w:author="paulac" w:date="2013-10-09T16:49:00Z">
              <w:r>
                <w:t xml:space="preserve">document a </w:t>
              </w:r>
            </w:ins>
            <w:ins w:id="1564" w:author="paulac" w:date="2013-10-09T16:50:00Z">
              <w:r w:rsidR="00234287">
                <w:t>esborr</w:t>
              </w:r>
            </w:ins>
            <w:ins w:id="1565" w:author="paulac" w:date="2013-10-09T16:49:00Z">
              <w:r>
                <w:t>ar</w:t>
              </w:r>
            </w:ins>
          </w:p>
        </w:tc>
      </w:tr>
    </w:tbl>
    <w:p w:rsidR="00E21426" w:rsidRDefault="00E21426">
      <w:pPr>
        <w:ind w:left="864"/>
        <w:rPr>
          <w:ins w:id="1566" w:author="paulac" w:date="2013-10-09T16:37:00Z"/>
        </w:rPr>
        <w:pPrChange w:id="1567" w:author="paulac" w:date="2013-10-09T16:37:00Z">
          <w:pPr>
            <w:pStyle w:val="Ttol3"/>
            <w:spacing w:before="240" w:after="120"/>
          </w:pPr>
        </w:pPrChange>
      </w:pPr>
    </w:p>
    <w:p w:rsidR="00E21426" w:rsidRDefault="008530F7">
      <w:pPr>
        <w:pStyle w:val="Ttol4"/>
        <w:rPr>
          <w:ins w:id="1568" w:author="paulac" w:date="2013-10-09T16:36:00Z"/>
        </w:rPr>
        <w:pPrChange w:id="1569" w:author="paulac" w:date="2013-10-09T16:37:00Z">
          <w:pPr>
            <w:pStyle w:val="Ttol3"/>
            <w:spacing w:before="240" w:after="120"/>
          </w:pPr>
        </w:pPrChange>
      </w:pPr>
      <w:bookmarkStart w:id="1570" w:name="_Toc369592848"/>
      <w:ins w:id="1571" w:author="paulac" w:date="2013-10-09T16:53:00Z">
        <w:r>
          <w:t xml:space="preserve">Copiar </w:t>
        </w:r>
      </w:ins>
      <w:ins w:id="1572" w:author="paulac" w:date="2013-10-09T16:56:00Z">
        <w:r w:rsidR="0087314A">
          <w:t xml:space="preserve">un </w:t>
        </w:r>
      </w:ins>
      <w:ins w:id="1573" w:author="paulac" w:date="2013-10-09T16:53:00Z">
        <w:r>
          <w:t xml:space="preserve">document </w:t>
        </w:r>
      </w:ins>
      <w:ins w:id="1574" w:author="paulac" w:date="2013-10-09T17:54:00Z">
        <w:r w:rsidR="00B72A10">
          <w:t>a un procés pare</w:t>
        </w:r>
      </w:ins>
      <w:bookmarkEnd w:id="1570"/>
    </w:p>
    <w:p w:rsidR="00E21426" w:rsidRDefault="008530F7">
      <w:pPr>
        <w:rPr>
          <w:ins w:id="1575" w:author="paulac" w:date="2013-10-09T16:36:00Z"/>
        </w:rPr>
        <w:pPrChange w:id="1576" w:author="paulac" w:date="2013-10-09T16:36:00Z">
          <w:pPr>
            <w:pStyle w:val="Ttol3"/>
            <w:spacing w:before="240" w:after="120"/>
          </w:pPr>
        </w:pPrChange>
      </w:pPr>
      <w:ins w:id="1577" w:author="paulac" w:date="2013-10-09T16:52:00Z">
        <w:r>
          <w:t>Aquest handler permet lligar un document d’un procés fill al procés pare d’on aquest prové.</w:t>
        </w:r>
      </w:ins>
    </w:p>
    <w:p w:rsidR="008530F7" w:rsidRDefault="008530F7" w:rsidP="008530F7">
      <w:pPr>
        <w:pStyle w:val="Pargrafdellista"/>
        <w:numPr>
          <w:ilvl w:val="0"/>
          <w:numId w:val="8"/>
        </w:numPr>
        <w:rPr>
          <w:ins w:id="1578" w:author="paulac" w:date="2013-10-09T16:53:00Z"/>
        </w:rPr>
      </w:pPr>
      <w:ins w:id="1579" w:author="paulac" w:date="2013-10-09T16:53:00Z">
        <w:r>
          <w:t xml:space="preserve">Classe: </w:t>
        </w:r>
        <w:r w:rsidRPr="002D778A">
          <w:t>net.conselldemallorca.helium.jbpm3.handlers</w:t>
        </w:r>
        <w:r>
          <w:t>.DocumentEscriureProcesPareHandler</w:t>
        </w:r>
      </w:ins>
    </w:p>
    <w:p w:rsidR="008530F7" w:rsidRDefault="008530F7" w:rsidP="008530F7">
      <w:pPr>
        <w:pStyle w:val="Pargrafdellista"/>
        <w:numPr>
          <w:ilvl w:val="0"/>
          <w:numId w:val="8"/>
        </w:numPr>
        <w:rPr>
          <w:ins w:id="1580" w:author="paulac" w:date="2013-10-09T16:53:00Z"/>
        </w:rPr>
      </w:pPr>
      <w:ins w:id="1581" w:author="paulac" w:date="2013-10-09T16:53:00Z">
        <w:r>
          <w:t>Paràmetres:</w:t>
        </w:r>
      </w:ins>
    </w:p>
    <w:tbl>
      <w:tblPr>
        <w:tblStyle w:val="LIMIT"/>
        <w:tblW w:w="7789" w:type="dxa"/>
        <w:tblLayout w:type="fixed"/>
        <w:tblLook w:val="04A0"/>
        <w:tblPrChange w:id="1582" w:author="paulac" w:date="2013-10-10T10:53:00Z">
          <w:tblPr>
            <w:tblW w:w="7789" w:type="dxa"/>
            <w:jc w:val="center"/>
            <w:tblInd w:w="-299"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Layout w:type="fixed"/>
            <w:tblLook w:val="04A0"/>
          </w:tblPr>
        </w:tblPrChange>
      </w:tblPr>
      <w:tblGrid>
        <w:gridCol w:w="2250"/>
        <w:gridCol w:w="5539"/>
        <w:tblGridChange w:id="1583">
          <w:tblGrid>
            <w:gridCol w:w="2250"/>
            <w:gridCol w:w="5539"/>
          </w:tblGrid>
        </w:tblGridChange>
      </w:tblGrid>
      <w:tr w:rsidR="008530F7" w:rsidRPr="00332B27" w:rsidTr="009D23E6">
        <w:trPr>
          <w:cnfStyle w:val="100000000000"/>
          <w:trHeight w:val="340"/>
          <w:ins w:id="1584" w:author="paulac" w:date="2013-10-09T16:53:00Z"/>
          <w:trPrChange w:id="1585" w:author="paulac" w:date="2013-10-10T10:53:00Z">
            <w:trPr>
              <w:trHeight w:val="340"/>
              <w:jc w:val="center"/>
            </w:trPr>
          </w:trPrChange>
        </w:trPr>
        <w:tc>
          <w:tcPr>
            <w:cnfStyle w:val="001000000000"/>
            <w:tcW w:w="2250" w:type="dxa"/>
            <w:tcPrChange w:id="1586" w:author="paulac" w:date="2013-10-10T10:53:00Z">
              <w:tcPr>
                <w:tcW w:w="2250" w:type="dxa"/>
              </w:tcPr>
            </w:tcPrChange>
          </w:tcPr>
          <w:p w:rsidR="00E21426" w:rsidRDefault="008530F7">
            <w:pPr>
              <w:jc w:val="left"/>
              <w:cnfStyle w:val="101000000000"/>
              <w:rPr>
                <w:ins w:id="1587" w:author="paulac" w:date="2013-10-09T16:53:00Z"/>
                <w:rFonts w:eastAsiaTheme="minorHAnsi"/>
                <w:b w:val="0"/>
                <w:bCs w:val="0"/>
                <w:color w:val="auto"/>
                <w:szCs w:val="22"/>
                <w:lang w:val="ca-ES" w:eastAsia="en-US"/>
              </w:rPr>
              <w:pPrChange w:id="1588" w:author="paulac" w:date="2013-10-10T10:53:00Z">
                <w:pPr>
                  <w:spacing w:after="200" w:line="276" w:lineRule="auto"/>
                  <w:cnfStyle w:val="101000000000"/>
                </w:pPr>
              </w:pPrChange>
            </w:pPr>
            <w:ins w:id="1589" w:author="paulac" w:date="2013-10-09T16:53:00Z">
              <w:r w:rsidRPr="00332B27">
                <w:t>Nom paràmetre</w:t>
              </w:r>
            </w:ins>
          </w:p>
        </w:tc>
        <w:tc>
          <w:tcPr>
            <w:tcW w:w="5539" w:type="dxa"/>
            <w:tcPrChange w:id="1590" w:author="paulac" w:date="2013-10-10T10:53:00Z">
              <w:tcPr>
                <w:tcW w:w="5539" w:type="dxa"/>
              </w:tcPr>
            </w:tcPrChange>
          </w:tcPr>
          <w:p w:rsidR="00E21426" w:rsidRDefault="008530F7">
            <w:pPr>
              <w:jc w:val="left"/>
              <w:cnfStyle w:val="100000000000"/>
              <w:rPr>
                <w:ins w:id="1591" w:author="paulac" w:date="2013-10-09T16:53:00Z"/>
                <w:rFonts w:eastAsiaTheme="minorHAnsi"/>
                <w:b w:val="0"/>
                <w:bCs w:val="0"/>
                <w:color w:val="auto"/>
                <w:szCs w:val="22"/>
                <w:lang w:val="ca-ES" w:eastAsia="en-US"/>
              </w:rPr>
              <w:pPrChange w:id="1592" w:author="paulac" w:date="2013-10-10T10:53:00Z">
                <w:pPr>
                  <w:spacing w:after="200" w:line="276" w:lineRule="auto"/>
                  <w:cnfStyle w:val="100000000000"/>
                </w:pPr>
              </w:pPrChange>
            </w:pPr>
            <w:ins w:id="1593" w:author="paulac" w:date="2013-10-09T16:53:00Z">
              <w:r w:rsidRPr="00332B27">
                <w:t>Descripció</w:t>
              </w:r>
            </w:ins>
          </w:p>
        </w:tc>
      </w:tr>
      <w:tr w:rsidR="008530F7" w:rsidRPr="00332B27" w:rsidTr="009D23E6">
        <w:trPr>
          <w:cnfStyle w:val="000000100000"/>
          <w:trHeight w:val="397"/>
          <w:ins w:id="1594" w:author="paulac" w:date="2013-10-09T16:53:00Z"/>
          <w:trPrChange w:id="1595" w:author="paulac" w:date="2013-10-10T10:53:00Z">
            <w:trPr>
              <w:trHeight w:val="397"/>
              <w:jc w:val="center"/>
            </w:trPr>
          </w:trPrChange>
        </w:trPr>
        <w:tc>
          <w:tcPr>
            <w:cnfStyle w:val="001000000000"/>
            <w:tcW w:w="2250" w:type="dxa"/>
            <w:tcPrChange w:id="1596" w:author="paulac" w:date="2013-10-10T10:53:00Z">
              <w:tcPr>
                <w:tcW w:w="2250" w:type="dxa"/>
                <w:vAlign w:val="center"/>
              </w:tcPr>
            </w:tcPrChange>
          </w:tcPr>
          <w:p w:rsidR="00E21426" w:rsidRDefault="000D0864">
            <w:pPr>
              <w:jc w:val="left"/>
              <w:cnfStyle w:val="001000100000"/>
              <w:rPr>
                <w:ins w:id="1597" w:author="paulac" w:date="2013-10-09T16:53:00Z"/>
                <w:rFonts w:eastAsiaTheme="minorHAnsi"/>
                <w:bCs w:val="0"/>
                <w:szCs w:val="22"/>
                <w:lang w:val="ca-ES" w:eastAsia="en-US"/>
                <w:rPrChange w:id="1598" w:author="paulac" w:date="2013-10-14T16:15:00Z">
                  <w:rPr>
                    <w:ins w:id="1599" w:author="paulac" w:date="2013-10-09T16:53:00Z"/>
                    <w:rFonts w:eastAsiaTheme="minorHAnsi"/>
                    <w:b w:val="0"/>
                    <w:bCs w:val="0"/>
                    <w:szCs w:val="22"/>
                    <w:lang w:val="ca-ES" w:eastAsia="en-US"/>
                  </w:rPr>
                </w:rPrChange>
              </w:rPr>
              <w:pPrChange w:id="1600" w:author="paulac" w:date="2013-10-10T10:53:00Z">
                <w:pPr>
                  <w:spacing w:after="200" w:line="276" w:lineRule="auto"/>
                  <w:jc w:val="left"/>
                  <w:cnfStyle w:val="001000100000"/>
                </w:pPr>
              </w:pPrChange>
            </w:pPr>
            <w:ins w:id="1601" w:author="paulac" w:date="2013-10-09T16:53:00Z">
              <w:r w:rsidRPr="000D0864">
                <w:rPr>
                  <w:rPrChange w:id="1602" w:author="paulac" w:date="2013-10-14T16:15:00Z">
                    <w:rPr>
                      <w:color w:val="0000FF" w:themeColor="hyperlink"/>
                      <w:u w:val="single"/>
                    </w:rPr>
                  </w:rPrChange>
                </w:rPr>
                <w:t>documentCodi</w:t>
              </w:r>
            </w:ins>
          </w:p>
        </w:tc>
        <w:tc>
          <w:tcPr>
            <w:tcW w:w="5539" w:type="dxa"/>
            <w:tcPrChange w:id="1603" w:author="paulac" w:date="2013-10-10T10:53:00Z">
              <w:tcPr>
                <w:tcW w:w="5539" w:type="dxa"/>
                <w:vAlign w:val="center"/>
              </w:tcPr>
            </w:tcPrChange>
          </w:tcPr>
          <w:p w:rsidR="00E21426" w:rsidRDefault="008530F7">
            <w:pPr>
              <w:jc w:val="left"/>
              <w:cnfStyle w:val="000000100000"/>
              <w:rPr>
                <w:ins w:id="1604" w:author="paulac" w:date="2013-10-09T16:53:00Z"/>
                <w:rFonts w:eastAsiaTheme="minorHAnsi"/>
                <w:szCs w:val="22"/>
                <w:lang w:val="ca-ES" w:eastAsia="en-US"/>
              </w:rPr>
              <w:pPrChange w:id="1605" w:author="paulac" w:date="2013-10-10T10:53:00Z">
                <w:pPr>
                  <w:spacing w:after="200" w:line="276" w:lineRule="auto"/>
                  <w:jc w:val="left"/>
                  <w:cnfStyle w:val="000000100000"/>
                </w:pPr>
              </w:pPrChange>
            </w:pPr>
            <w:ins w:id="1606" w:author="paulac" w:date="2013-10-09T16:53:00Z">
              <w:r>
                <w:t>Codi del document</w:t>
              </w:r>
            </w:ins>
            <w:ins w:id="1607" w:author="paulac" w:date="2013-10-09T17:11:00Z">
              <w:r w:rsidR="00C16026">
                <w:t xml:space="preserve"> a copiar</w:t>
              </w:r>
            </w:ins>
          </w:p>
        </w:tc>
      </w:tr>
      <w:tr w:rsidR="008530F7" w:rsidRPr="00332B27" w:rsidTr="009D23E6">
        <w:trPr>
          <w:trHeight w:val="397"/>
          <w:ins w:id="1608" w:author="paulac" w:date="2013-10-09T16:53:00Z"/>
          <w:trPrChange w:id="1609" w:author="paulac" w:date="2013-10-10T10:53:00Z">
            <w:trPr>
              <w:trHeight w:val="397"/>
              <w:jc w:val="center"/>
            </w:trPr>
          </w:trPrChange>
        </w:trPr>
        <w:tc>
          <w:tcPr>
            <w:cnfStyle w:val="001000000000"/>
            <w:tcW w:w="2250" w:type="dxa"/>
            <w:tcPrChange w:id="1610" w:author="paulac" w:date="2013-10-10T10:53:00Z">
              <w:tcPr>
                <w:tcW w:w="2250" w:type="dxa"/>
                <w:vAlign w:val="center"/>
              </w:tcPr>
            </w:tcPrChange>
          </w:tcPr>
          <w:p w:rsidR="00E21426" w:rsidRDefault="000D0864">
            <w:pPr>
              <w:jc w:val="left"/>
              <w:rPr>
                <w:ins w:id="1611" w:author="paulac" w:date="2013-10-09T16:53:00Z"/>
                <w:rFonts w:eastAsiaTheme="minorHAnsi"/>
                <w:bCs w:val="0"/>
                <w:szCs w:val="22"/>
                <w:lang w:val="ca-ES" w:eastAsia="en-US"/>
                <w:rPrChange w:id="1612" w:author="paulac" w:date="2013-10-14T16:15:00Z">
                  <w:rPr>
                    <w:ins w:id="1613" w:author="paulac" w:date="2013-10-09T16:53:00Z"/>
                    <w:rFonts w:eastAsiaTheme="minorHAnsi"/>
                    <w:b w:val="0"/>
                    <w:bCs w:val="0"/>
                    <w:szCs w:val="22"/>
                    <w:lang w:val="ca-ES" w:eastAsia="en-US"/>
                  </w:rPr>
                </w:rPrChange>
              </w:rPr>
              <w:pPrChange w:id="1614" w:author="paulac" w:date="2013-10-10T10:53:00Z">
                <w:pPr>
                  <w:spacing w:after="200" w:line="276" w:lineRule="auto"/>
                  <w:jc w:val="left"/>
                </w:pPr>
              </w:pPrChange>
            </w:pPr>
            <w:ins w:id="1615" w:author="paulac" w:date="2013-10-09T16:53:00Z">
              <w:r w:rsidRPr="000D0864">
                <w:rPr>
                  <w:rPrChange w:id="1616" w:author="paulac" w:date="2013-10-14T16:15:00Z">
                    <w:rPr>
                      <w:color w:val="0000FF" w:themeColor="hyperlink"/>
                      <w:u w:val="single"/>
                    </w:rPr>
                  </w:rPrChange>
                </w:rPr>
                <w:t>varDocumentCodi</w:t>
              </w:r>
            </w:ins>
          </w:p>
        </w:tc>
        <w:tc>
          <w:tcPr>
            <w:tcW w:w="5539" w:type="dxa"/>
            <w:tcPrChange w:id="1617" w:author="paulac" w:date="2013-10-10T10:53:00Z">
              <w:tcPr>
                <w:tcW w:w="5539" w:type="dxa"/>
                <w:vAlign w:val="center"/>
              </w:tcPr>
            </w:tcPrChange>
          </w:tcPr>
          <w:p w:rsidR="00E21426" w:rsidRDefault="008530F7">
            <w:pPr>
              <w:jc w:val="left"/>
              <w:cnfStyle w:val="000000000000"/>
              <w:rPr>
                <w:ins w:id="1618" w:author="paulac" w:date="2013-10-09T16:53:00Z"/>
                <w:rFonts w:eastAsiaTheme="minorHAnsi"/>
                <w:szCs w:val="22"/>
                <w:lang w:val="ca-ES" w:eastAsia="en-US"/>
              </w:rPr>
              <w:pPrChange w:id="1619" w:author="paulac" w:date="2013-10-10T10:53:00Z">
                <w:pPr>
                  <w:spacing w:after="200" w:line="276" w:lineRule="auto"/>
                  <w:jc w:val="left"/>
                  <w:cnfStyle w:val="000000000000"/>
                </w:pPr>
              </w:pPrChange>
            </w:pPr>
            <w:ins w:id="1620" w:author="paulac" w:date="2013-10-09T16:53:00Z">
              <w:r w:rsidRPr="00332B27">
                <w:t xml:space="preserve">Variable que conté </w:t>
              </w:r>
              <w:r>
                <w:t>el codi del document</w:t>
              </w:r>
            </w:ins>
            <w:ins w:id="1621" w:author="paulac" w:date="2013-10-09T17:11:00Z">
              <w:r w:rsidR="00C16026">
                <w:t xml:space="preserve"> a copiar</w:t>
              </w:r>
            </w:ins>
          </w:p>
        </w:tc>
      </w:tr>
    </w:tbl>
    <w:p w:rsidR="00E21426" w:rsidRDefault="00E21426">
      <w:pPr>
        <w:rPr>
          <w:ins w:id="1622" w:author="paulac" w:date="2013-10-09T17:53:00Z"/>
        </w:rPr>
        <w:pPrChange w:id="1623" w:author="paulac" w:date="2013-10-09T17:53:00Z">
          <w:pPr>
            <w:ind w:left="864"/>
          </w:pPr>
        </w:pPrChange>
      </w:pPr>
    </w:p>
    <w:p w:rsidR="00B72A10" w:rsidRPr="00155B5C" w:rsidRDefault="00B72A10" w:rsidP="00B72A10">
      <w:pPr>
        <w:pStyle w:val="Ttol4"/>
        <w:rPr>
          <w:ins w:id="1624" w:author="paulac" w:date="2013-10-09T17:53:00Z"/>
        </w:rPr>
      </w:pPr>
      <w:bookmarkStart w:id="1625" w:name="_Toc369592849"/>
      <w:ins w:id="1626" w:author="paulac" w:date="2013-10-09T17:53:00Z">
        <w:r>
          <w:t xml:space="preserve">Copiar un document </w:t>
        </w:r>
      </w:ins>
      <w:ins w:id="1627" w:author="paulac" w:date="2013-10-09T17:54:00Z">
        <w:r>
          <w:t>des d’un procés pare</w:t>
        </w:r>
      </w:ins>
      <w:bookmarkEnd w:id="1625"/>
    </w:p>
    <w:p w:rsidR="00B72A10" w:rsidRPr="00155B5C" w:rsidRDefault="00B72A10" w:rsidP="00B72A10">
      <w:pPr>
        <w:rPr>
          <w:ins w:id="1628" w:author="paulac" w:date="2013-10-09T17:53:00Z"/>
        </w:rPr>
      </w:pPr>
      <w:ins w:id="1629" w:author="paulac" w:date="2013-10-09T17:53:00Z">
        <w:r>
          <w:t xml:space="preserve">Aquest handler permet lligar un document d’un procés </w:t>
        </w:r>
      </w:ins>
      <w:ins w:id="1630" w:author="paulac" w:date="2013-10-09T17:55:00Z">
        <w:r>
          <w:t>pare</w:t>
        </w:r>
      </w:ins>
      <w:ins w:id="1631" w:author="paulac" w:date="2013-10-09T17:53:00Z">
        <w:r>
          <w:t xml:space="preserve"> al procés </w:t>
        </w:r>
      </w:ins>
      <w:ins w:id="1632" w:author="paulac" w:date="2013-10-09T17:55:00Z">
        <w:r>
          <w:t>actual</w:t>
        </w:r>
      </w:ins>
      <w:ins w:id="1633" w:author="paulac" w:date="2013-10-09T17:53:00Z">
        <w:r>
          <w:t>.</w:t>
        </w:r>
      </w:ins>
    </w:p>
    <w:p w:rsidR="00B72A10" w:rsidRDefault="00B72A10" w:rsidP="00B72A10">
      <w:pPr>
        <w:pStyle w:val="Pargrafdellista"/>
        <w:numPr>
          <w:ilvl w:val="0"/>
          <w:numId w:val="8"/>
        </w:numPr>
        <w:rPr>
          <w:ins w:id="1634" w:author="paulac" w:date="2013-10-09T17:53:00Z"/>
        </w:rPr>
      </w:pPr>
      <w:ins w:id="1635" w:author="paulac" w:date="2013-10-09T17:53:00Z">
        <w:r>
          <w:t xml:space="preserve">Classe: </w:t>
        </w:r>
        <w:r w:rsidRPr="002D778A">
          <w:t>net.conselldemallorca.helium.jbpm3.handlers</w:t>
        </w:r>
        <w:r>
          <w:t>.Document</w:t>
        </w:r>
      </w:ins>
      <w:ins w:id="1636" w:author="paulac" w:date="2013-10-09T17:55:00Z">
        <w:r>
          <w:t>Llegir</w:t>
        </w:r>
      </w:ins>
      <w:ins w:id="1637" w:author="paulac" w:date="2013-10-09T17:53:00Z">
        <w:r>
          <w:t>ProcesPareHandler</w:t>
        </w:r>
      </w:ins>
    </w:p>
    <w:p w:rsidR="00B72A10" w:rsidRDefault="00B72A10" w:rsidP="00B72A10">
      <w:pPr>
        <w:pStyle w:val="Pargrafdellista"/>
        <w:numPr>
          <w:ilvl w:val="0"/>
          <w:numId w:val="8"/>
        </w:numPr>
        <w:rPr>
          <w:ins w:id="1638" w:author="paulac" w:date="2013-10-09T17:53:00Z"/>
        </w:rPr>
      </w:pPr>
      <w:ins w:id="1639" w:author="paulac" w:date="2013-10-09T17:53:00Z">
        <w:r>
          <w:t>Paràmetres:</w:t>
        </w:r>
      </w:ins>
    </w:p>
    <w:tbl>
      <w:tblPr>
        <w:tblStyle w:val="LIMIT"/>
        <w:tblW w:w="7789" w:type="dxa"/>
        <w:tblLayout w:type="fixed"/>
        <w:tblLook w:val="04A0"/>
        <w:tblPrChange w:id="1640" w:author="paulac" w:date="2013-10-10T10:53:00Z">
          <w:tblPr>
            <w:tblW w:w="7789" w:type="dxa"/>
            <w:jc w:val="center"/>
            <w:tblInd w:w="-299"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Layout w:type="fixed"/>
            <w:tblLook w:val="04A0"/>
          </w:tblPr>
        </w:tblPrChange>
      </w:tblPr>
      <w:tblGrid>
        <w:gridCol w:w="2250"/>
        <w:gridCol w:w="5539"/>
        <w:tblGridChange w:id="1641">
          <w:tblGrid>
            <w:gridCol w:w="2250"/>
            <w:gridCol w:w="5539"/>
          </w:tblGrid>
        </w:tblGridChange>
      </w:tblGrid>
      <w:tr w:rsidR="00B72A10" w:rsidRPr="00332B27" w:rsidTr="009D23E6">
        <w:trPr>
          <w:cnfStyle w:val="100000000000"/>
          <w:trHeight w:val="340"/>
          <w:ins w:id="1642" w:author="paulac" w:date="2013-10-09T17:53:00Z"/>
          <w:trPrChange w:id="1643" w:author="paulac" w:date="2013-10-10T10:53:00Z">
            <w:trPr>
              <w:trHeight w:val="340"/>
              <w:jc w:val="center"/>
            </w:trPr>
          </w:trPrChange>
        </w:trPr>
        <w:tc>
          <w:tcPr>
            <w:cnfStyle w:val="001000000000"/>
            <w:tcW w:w="2250" w:type="dxa"/>
            <w:tcPrChange w:id="1644" w:author="paulac" w:date="2013-10-10T10:53:00Z">
              <w:tcPr>
                <w:tcW w:w="2250" w:type="dxa"/>
              </w:tcPr>
            </w:tcPrChange>
          </w:tcPr>
          <w:p w:rsidR="00B72A10" w:rsidRPr="00332B27" w:rsidRDefault="00B72A10" w:rsidP="00F12DC6">
            <w:pPr>
              <w:cnfStyle w:val="101000000000"/>
              <w:rPr>
                <w:ins w:id="1645" w:author="paulac" w:date="2013-10-09T17:53:00Z"/>
              </w:rPr>
            </w:pPr>
            <w:ins w:id="1646" w:author="paulac" w:date="2013-10-09T17:53:00Z">
              <w:r w:rsidRPr="00332B27">
                <w:t>Nom paràmetre</w:t>
              </w:r>
            </w:ins>
          </w:p>
        </w:tc>
        <w:tc>
          <w:tcPr>
            <w:tcW w:w="5539" w:type="dxa"/>
            <w:tcPrChange w:id="1647" w:author="paulac" w:date="2013-10-10T10:53:00Z">
              <w:tcPr>
                <w:tcW w:w="5539" w:type="dxa"/>
              </w:tcPr>
            </w:tcPrChange>
          </w:tcPr>
          <w:p w:rsidR="00B72A10" w:rsidRPr="00332B27" w:rsidRDefault="00B72A10" w:rsidP="00F12DC6">
            <w:pPr>
              <w:cnfStyle w:val="100000000000"/>
              <w:rPr>
                <w:ins w:id="1648" w:author="paulac" w:date="2013-10-09T17:53:00Z"/>
              </w:rPr>
            </w:pPr>
            <w:ins w:id="1649" w:author="paulac" w:date="2013-10-09T17:53:00Z">
              <w:r w:rsidRPr="00332B27">
                <w:t>Descripció</w:t>
              </w:r>
            </w:ins>
          </w:p>
        </w:tc>
      </w:tr>
      <w:tr w:rsidR="00B72A10" w:rsidRPr="00332B27" w:rsidTr="009D23E6">
        <w:trPr>
          <w:cnfStyle w:val="000000100000"/>
          <w:trHeight w:val="397"/>
          <w:ins w:id="1650" w:author="paulac" w:date="2013-10-09T17:53:00Z"/>
          <w:trPrChange w:id="1651" w:author="paulac" w:date="2013-10-10T10:53:00Z">
            <w:trPr>
              <w:trHeight w:val="397"/>
              <w:jc w:val="center"/>
            </w:trPr>
          </w:trPrChange>
        </w:trPr>
        <w:tc>
          <w:tcPr>
            <w:cnfStyle w:val="001000000000"/>
            <w:tcW w:w="2250" w:type="dxa"/>
            <w:tcPrChange w:id="1652" w:author="paulac" w:date="2013-10-10T10:53:00Z">
              <w:tcPr>
                <w:tcW w:w="2250" w:type="dxa"/>
                <w:vAlign w:val="center"/>
              </w:tcPr>
            </w:tcPrChange>
          </w:tcPr>
          <w:p w:rsidR="00B72A10" w:rsidRPr="00036ABE" w:rsidRDefault="000D0864" w:rsidP="00036ABE">
            <w:pPr>
              <w:jc w:val="left"/>
              <w:cnfStyle w:val="001000100000"/>
              <w:rPr>
                <w:ins w:id="1653" w:author="paulac" w:date="2013-10-09T17:53:00Z"/>
                <w:b w:val="0"/>
                <w:bCs w:val="0"/>
                <w:rPrChange w:id="1654" w:author="paulac" w:date="2013-10-15T09:24:00Z">
                  <w:rPr>
                    <w:ins w:id="1655" w:author="paulac" w:date="2013-10-09T17:53:00Z"/>
                    <w:rFonts w:eastAsiaTheme="minorHAnsi"/>
                    <w:b w:val="0"/>
                    <w:bCs w:val="0"/>
                    <w:szCs w:val="22"/>
                    <w:lang w:val="ca-ES" w:eastAsia="en-US"/>
                  </w:rPr>
                </w:rPrChange>
              </w:rPr>
              <w:pPrChange w:id="1656" w:author="paulac" w:date="2013-10-15T09:24:00Z">
                <w:pPr>
                  <w:spacing w:after="200" w:line="276" w:lineRule="auto"/>
                  <w:jc w:val="left"/>
                  <w:cnfStyle w:val="001000100000"/>
                </w:pPr>
              </w:pPrChange>
            </w:pPr>
            <w:ins w:id="1657" w:author="paulac" w:date="2013-10-09T17:53:00Z">
              <w:r w:rsidRPr="000D0864">
                <w:rPr>
                  <w:rPrChange w:id="1658" w:author="paulac" w:date="2013-10-14T16:15:00Z">
                    <w:rPr>
                      <w:color w:val="0000FF" w:themeColor="hyperlink"/>
                      <w:u w:val="single"/>
                    </w:rPr>
                  </w:rPrChange>
                </w:rPr>
                <w:t>documentCodi</w:t>
              </w:r>
            </w:ins>
          </w:p>
        </w:tc>
        <w:tc>
          <w:tcPr>
            <w:tcW w:w="5539" w:type="dxa"/>
            <w:tcPrChange w:id="1659" w:author="paulac" w:date="2013-10-10T10:53:00Z">
              <w:tcPr>
                <w:tcW w:w="5539" w:type="dxa"/>
                <w:vAlign w:val="center"/>
              </w:tcPr>
            </w:tcPrChange>
          </w:tcPr>
          <w:p w:rsidR="00B72A10" w:rsidRPr="00332B27" w:rsidRDefault="00B72A10" w:rsidP="00F12DC6">
            <w:pPr>
              <w:jc w:val="left"/>
              <w:cnfStyle w:val="000000100000"/>
              <w:rPr>
                <w:ins w:id="1660" w:author="paulac" w:date="2013-10-09T17:53:00Z"/>
              </w:rPr>
            </w:pPr>
            <w:ins w:id="1661" w:author="paulac" w:date="2013-10-09T17:53:00Z">
              <w:r>
                <w:t>Codi del document a copiar</w:t>
              </w:r>
            </w:ins>
          </w:p>
        </w:tc>
      </w:tr>
      <w:tr w:rsidR="00B72A10" w:rsidRPr="00332B27" w:rsidTr="009D23E6">
        <w:trPr>
          <w:trHeight w:val="397"/>
          <w:ins w:id="1662" w:author="paulac" w:date="2013-10-09T17:53:00Z"/>
          <w:trPrChange w:id="1663" w:author="paulac" w:date="2013-10-10T10:53:00Z">
            <w:trPr>
              <w:trHeight w:val="397"/>
              <w:jc w:val="center"/>
            </w:trPr>
          </w:trPrChange>
        </w:trPr>
        <w:tc>
          <w:tcPr>
            <w:cnfStyle w:val="001000000000"/>
            <w:tcW w:w="2250" w:type="dxa"/>
            <w:tcPrChange w:id="1664" w:author="paulac" w:date="2013-10-10T10:53:00Z">
              <w:tcPr>
                <w:tcW w:w="2250" w:type="dxa"/>
                <w:vAlign w:val="center"/>
              </w:tcPr>
            </w:tcPrChange>
          </w:tcPr>
          <w:p w:rsidR="00B72A10" w:rsidRPr="00036ABE" w:rsidRDefault="000D0864" w:rsidP="00036ABE">
            <w:pPr>
              <w:jc w:val="left"/>
              <w:rPr>
                <w:ins w:id="1665" w:author="paulac" w:date="2013-10-09T17:53:00Z"/>
                <w:b w:val="0"/>
                <w:bCs w:val="0"/>
                <w:rPrChange w:id="1666" w:author="paulac" w:date="2013-10-15T09:24:00Z">
                  <w:rPr>
                    <w:ins w:id="1667" w:author="paulac" w:date="2013-10-09T17:53:00Z"/>
                    <w:rFonts w:eastAsiaTheme="minorHAnsi"/>
                    <w:b w:val="0"/>
                    <w:bCs w:val="0"/>
                    <w:szCs w:val="22"/>
                    <w:lang w:val="ca-ES" w:eastAsia="en-US"/>
                  </w:rPr>
                </w:rPrChange>
              </w:rPr>
              <w:pPrChange w:id="1668" w:author="paulac" w:date="2013-10-15T09:24:00Z">
                <w:pPr>
                  <w:spacing w:after="200" w:line="276" w:lineRule="auto"/>
                  <w:jc w:val="left"/>
                </w:pPr>
              </w:pPrChange>
            </w:pPr>
            <w:ins w:id="1669" w:author="paulac" w:date="2013-10-09T17:53:00Z">
              <w:r w:rsidRPr="000D0864">
                <w:rPr>
                  <w:rPrChange w:id="1670" w:author="paulac" w:date="2013-10-14T16:15:00Z">
                    <w:rPr>
                      <w:color w:val="0000FF" w:themeColor="hyperlink"/>
                      <w:u w:val="single"/>
                    </w:rPr>
                  </w:rPrChange>
                </w:rPr>
                <w:t>varDocumentCodi</w:t>
              </w:r>
            </w:ins>
          </w:p>
        </w:tc>
        <w:tc>
          <w:tcPr>
            <w:tcW w:w="5539" w:type="dxa"/>
            <w:tcPrChange w:id="1671" w:author="paulac" w:date="2013-10-10T10:53:00Z">
              <w:tcPr>
                <w:tcW w:w="5539" w:type="dxa"/>
                <w:vAlign w:val="center"/>
              </w:tcPr>
            </w:tcPrChange>
          </w:tcPr>
          <w:p w:rsidR="00B72A10" w:rsidRPr="00332B27" w:rsidRDefault="00B72A10" w:rsidP="00F12DC6">
            <w:pPr>
              <w:jc w:val="left"/>
              <w:cnfStyle w:val="000000000000"/>
              <w:rPr>
                <w:ins w:id="1672" w:author="paulac" w:date="2013-10-09T17:53:00Z"/>
              </w:rPr>
            </w:pPr>
            <w:ins w:id="1673" w:author="paulac" w:date="2013-10-09T17:53:00Z">
              <w:r w:rsidRPr="00332B27">
                <w:t xml:space="preserve">Variable que conté </w:t>
              </w:r>
              <w:r>
                <w:t>el codi del document a copiar</w:t>
              </w:r>
            </w:ins>
          </w:p>
        </w:tc>
      </w:tr>
    </w:tbl>
    <w:p w:rsidR="00B72A10" w:rsidRDefault="00B72A10" w:rsidP="00B72A10">
      <w:pPr>
        <w:ind w:left="864"/>
        <w:rPr>
          <w:ins w:id="1674" w:author="paulac" w:date="2013-10-09T17:53:00Z"/>
        </w:rPr>
      </w:pPr>
    </w:p>
    <w:p w:rsidR="00E21426" w:rsidRDefault="0087314A">
      <w:pPr>
        <w:pStyle w:val="Ttol4"/>
        <w:rPr>
          <w:ins w:id="1675" w:author="paulac" w:date="2013-10-09T16:36:00Z"/>
        </w:rPr>
        <w:pPrChange w:id="1676" w:author="paulac" w:date="2013-10-09T16:55:00Z">
          <w:pPr>
            <w:pStyle w:val="Ttol3"/>
            <w:spacing w:before="240" w:after="120"/>
          </w:pPr>
        </w:pPrChange>
      </w:pPr>
      <w:bookmarkStart w:id="1677" w:name="_Toc369592850"/>
      <w:ins w:id="1678" w:author="paulac" w:date="2013-10-09T16:55:00Z">
        <w:r>
          <w:lastRenderedPageBreak/>
          <w:t>Copiar</w:t>
        </w:r>
      </w:ins>
      <w:ins w:id="1679" w:author="paulac" w:date="2013-10-09T16:56:00Z">
        <w:r>
          <w:t xml:space="preserve"> un </w:t>
        </w:r>
      </w:ins>
      <w:ins w:id="1680" w:author="paulac" w:date="2013-10-09T16:55:00Z">
        <w:r>
          <w:t xml:space="preserve"> document </w:t>
        </w:r>
      </w:ins>
      <w:ins w:id="1681" w:author="paulac" w:date="2013-10-09T17:05:00Z">
        <w:r w:rsidR="00A66CD7">
          <w:t>des de l’expedient actual</w:t>
        </w:r>
      </w:ins>
      <w:bookmarkEnd w:id="1677"/>
    </w:p>
    <w:p w:rsidR="0087314A" w:rsidRDefault="0087314A" w:rsidP="0087314A">
      <w:pPr>
        <w:rPr>
          <w:ins w:id="1682" w:author="paulac" w:date="2013-10-09T16:55:00Z"/>
        </w:rPr>
      </w:pPr>
      <w:ins w:id="1683" w:author="paulac" w:date="2013-10-09T16:55:00Z">
        <w:r>
          <w:t>Handler que permet copiar un document des de l’expedient actual a un altre expedient.</w:t>
        </w:r>
      </w:ins>
    </w:p>
    <w:p w:rsidR="0087314A" w:rsidRDefault="0087314A" w:rsidP="0087314A">
      <w:pPr>
        <w:pStyle w:val="Pargrafdellista"/>
        <w:numPr>
          <w:ilvl w:val="0"/>
          <w:numId w:val="8"/>
        </w:numPr>
        <w:rPr>
          <w:ins w:id="1684" w:author="paulac" w:date="2013-10-09T16:55:00Z"/>
        </w:rPr>
      </w:pPr>
      <w:ins w:id="1685" w:author="paulac" w:date="2013-10-09T16:55:00Z">
        <w:r>
          <w:t xml:space="preserve">Classe: </w:t>
        </w:r>
        <w:r w:rsidRPr="002D778A">
          <w:t>net.conselldemallorca.helium.jbpm3.handlers</w:t>
        </w:r>
        <w:r>
          <w:t>.Docume</w:t>
        </w:r>
      </w:ins>
      <w:ins w:id="1686" w:author="paulac" w:date="2013-10-09T16:56:00Z">
        <w:r>
          <w:t>nt</w:t>
        </w:r>
      </w:ins>
      <w:ins w:id="1687" w:author="paulac" w:date="2013-10-09T16:57:00Z">
        <w:r>
          <w:t>Expedient</w:t>
        </w:r>
      </w:ins>
      <w:ins w:id="1688" w:author="paulac" w:date="2013-10-09T16:56:00Z">
        <w:r>
          <w:t>CopiarDesti</w:t>
        </w:r>
      </w:ins>
      <w:ins w:id="1689" w:author="paulac" w:date="2013-10-09T16:55:00Z">
        <w:r>
          <w:t>Handler</w:t>
        </w:r>
      </w:ins>
    </w:p>
    <w:p w:rsidR="00F12DC6" w:rsidRDefault="0087314A">
      <w:pPr>
        <w:pStyle w:val="Pargrafdellista"/>
        <w:numPr>
          <w:ilvl w:val="0"/>
          <w:numId w:val="8"/>
        </w:numPr>
        <w:rPr>
          <w:ins w:id="1690" w:author="paulac" w:date="2013-10-09T16:55:00Z"/>
        </w:rPr>
      </w:pPr>
      <w:ins w:id="1691" w:author="paulac" w:date="2013-10-09T16:55:00Z">
        <w:r>
          <w:t>Paràmetres:</w:t>
        </w:r>
      </w:ins>
    </w:p>
    <w:tbl>
      <w:tblPr>
        <w:tblStyle w:val="LIMIT"/>
        <w:tblW w:w="7789" w:type="dxa"/>
        <w:tblLayout w:type="fixed"/>
        <w:tblLook w:val="04A0"/>
        <w:tblPrChange w:id="1692" w:author="paulac" w:date="2013-10-10T10:56:00Z">
          <w:tblPr>
            <w:tblW w:w="7789" w:type="dxa"/>
            <w:jc w:val="center"/>
            <w:tblInd w:w="-299"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Layout w:type="fixed"/>
            <w:tblLook w:val="04A0"/>
          </w:tblPr>
        </w:tblPrChange>
      </w:tblPr>
      <w:tblGrid>
        <w:gridCol w:w="2904"/>
        <w:gridCol w:w="4885"/>
        <w:tblGridChange w:id="1693">
          <w:tblGrid>
            <w:gridCol w:w="299"/>
            <w:gridCol w:w="2250"/>
            <w:gridCol w:w="355"/>
            <w:gridCol w:w="4885"/>
            <w:gridCol w:w="299"/>
          </w:tblGrid>
        </w:tblGridChange>
      </w:tblGrid>
      <w:tr w:rsidR="0087314A" w:rsidRPr="00332B27" w:rsidTr="00FA406B">
        <w:trPr>
          <w:cnfStyle w:val="100000000000"/>
          <w:trHeight w:val="340"/>
          <w:ins w:id="1694" w:author="paulac" w:date="2013-10-09T16:55:00Z"/>
          <w:trPrChange w:id="1695" w:author="paulac" w:date="2013-10-10T10:56:00Z">
            <w:trPr>
              <w:gridBefore w:val="1"/>
              <w:trHeight w:val="340"/>
              <w:jc w:val="center"/>
            </w:trPr>
          </w:trPrChange>
        </w:trPr>
        <w:tc>
          <w:tcPr>
            <w:cnfStyle w:val="001000000000"/>
            <w:tcW w:w="2904" w:type="dxa"/>
            <w:tcPrChange w:id="1696" w:author="paulac" w:date="2013-10-10T10:56:00Z">
              <w:tcPr>
                <w:tcW w:w="2250" w:type="dxa"/>
              </w:tcPr>
            </w:tcPrChange>
          </w:tcPr>
          <w:p w:rsidR="0087314A" w:rsidRPr="00332B27" w:rsidRDefault="0087314A" w:rsidP="00A66CD7">
            <w:pPr>
              <w:cnfStyle w:val="101000000000"/>
              <w:rPr>
                <w:ins w:id="1697" w:author="paulac" w:date="2013-10-09T16:55:00Z"/>
              </w:rPr>
            </w:pPr>
            <w:ins w:id="1698" w:author="paulac" w:date="2013-10-09T16:55:00Z">
              <w:r w:rsidRPr="00332B27">
                <w:t>Nom paràmetre</w:t>
              </w:r>
            </w:ins>
          </w:p>
        </w:tc>
        <w:tc>
          <w:tcPr>
            <w:tcW w:w="4885" w:type="dxa"/>
            <w:tcPrChange w:id="1699" w:author="paulac" w:date="2013-10-10T10:56:00Z">
              <w:tcPr>
                <w:tcW w:w="5539" w:type="dxa"/>
                <w:gridSpan w:val="3"/>
              </w:tcPr>
            </w:tcPrChange>
          </w:tcPr>
          <w:p w:rsidR="0087314A" w:rsidRPr="00332B27" w:rsidRDefault="0087314A" w:rsidP="00A66CD7">
            <w:pPr>
              <w:cnfStyle w:val="100000000000"/>
              <w:rPr>
                <w:ins w:id="1700" w:author="paulac" w:date="2013-10-09T16:55:00Z"/>
              </w:rPr>
            </w:pPr>
            <w:ins w:id="1701" w:author="paulac" w:date="2013-10-09T16:55:00Z">
              <w:r w:rsidRPr="00332B27">
                <w:t>Descripció</w:t>
              </w:r>
            </w:ins>
          </w:p>
        </w:tc>
      </w:tr>
      <w:tr w:rsidR="0087314A" w:rsidRPr="00332B27" w:rsidTr="00FA406B">
        <w:trPr>
          <w:cnfStyle w:val="000000100000"/>
          <w:trHeight w:val="397"/>
          <w:ins w:id="1702" w:author="paulac" w:date="2013-10-09T16:55:00Z"/>
          <w:trPrChange w:id="1703" w:author="paulac" w:date="2013-10-10T10:56:00Z">
            <w:trPr>
              <w:gridBefore w:val="1"/>
              <w:trHeight w:val="397"/>
              <w:jc w:val="center"/>
            </w:trPr>
          </w:trPrChange>
        </w:trPr>
        <w:tc>
          <w:tcPr>
            <w:cnfStyle w:val="001000000000"/>
            <w:tcW w:w="2904" w:type="dxa"/>
            <w:tcPrChange w:id="1704" w:author="paulac" w:date="2013-10-10T10:56:00Z">
              <w:tcPr>
                <w:tcW w:w="2250" w:type="dxa"/>
                <w:vAlign w:val="center"/>
              </w:tcPr>
            </w:tcPrChange>
          </w:tcPr>
          <w:p w:rsidR="00E21426" w:rsidRDefault="000D0864">
            <w:pPr>
              <w:jc w:val="left"/>
              <w:cnfStyle w:val="001000100000"/>
              <w:rPr>
                <w:ins w:id="1705" w:author="paulac" w:date="2013-10-09T16:55:00Z"/>
                <w:b w:val="0"/>
                <w:bCs w:val="0"/>
                <w:rPrChange w:id="1706" w:author="paulac" w:date="2013-10-10T10:53:00Z">
                  <w:rPr>
                    <w:ins w:id="1707" w:author="paulac" w:date="2013-10-09T16:55:00Z"/>
                    <w:rFonts w:eastAsiaTheme="minorHAnsi"/>
                    <w:b w:val="0"/>
                    <w:bCs w:val="0"/>
                    <w:szCs w:val="22"/>
                    <w:lang w:val="ca-ES" w:eastAsia="en-US"/>
                  </w:rPr>
                </w:rPrChange>
              </w:rPr>
              <w:pPrChange w:id="1708" w:author="paulac" w:date="2013-10-14T13:04:00Z">
                <w:pPr>
                  <w:spacing w:after="200" w:line="276" w:lineRule="auto"/>
                  <w:jc w:val="left"/>
                  <w:cnfStyle w:val="001000100000"/>
                </w:pPr>
              </w:pPrChange>
            </w:pPr>
            <w:ins w:id="1709" w:author="paulac" w:date="2013-10-09T16:57:00Z">
              <w:r w:rsidRPr="000D0864">
                <w:rPr>
                  <w:rFonts w:eastAsiaTheme="minorHAnsi"/>
                  <w:rPrChange w:id="1710" w:author="paulac" w:date="2013-10-14T13:04:00Z">
                    <w:rPr>
                      <w:rFonts w:ascii="Courier New" w:eastAsiaTheme="majorEastAsia" w:hAnsi="Courier New" w:cs="Courier New"/>
                      <w:color w:val="000000"/>
                      <w:u w:val="single"/>
                    </w:rPr>
                  </w:rPrChange>
                </w:rPr>
                <w:t>destiExpedientTipus</w:t>
              </w:r>
            </w:ins>
          </w:p>
        </w:tc>
        <w:tc>
          <w:tcPr>
            <w:tcW w:w="4885" w:type="dxa"/>
            <w:tcPrChange w:id="1711" w:author="paulac" w:date="2013-10-10T10:56:00Z">
              <w:tcPr>
                <w:tcW w:w="5539" w:type="dxa"/>
                <w:gridSpan w:val="3"/>
                <w:vAlign w:val="center"/>
              </w:tcPr>
            </w:tcPrChange>
          </w:tcPr>
          <w:p w:rsidR="00E21426" w:rsidRDefault="00C16026">
            <w:pPr>
              <w:jc w:val="left"/>
              <w:cnfStyle w:val="000000100000"/>
              <w:rPr>
                <w:ins w:id="1712" w:author="paulac" w:date="2013-10-09T16:55:00Z"/>
                <w:rFonts w:eastAsiaTheme="minorHAnsi"/>
                <w:szCs w:val="22"/>
                <w:lang w:val="ca-ES" w:eastAsia="en-US"/>
              </w:rPr>
              <w:pPrChange w:id="1713" w:author="paulac" w:date="2013-10-10T10:56:00Z">
                <w:pPr>
                  <w:spacing w:after="200" w:line="276" w:lineRule="auto"/>
                  <w:jc w:val="left"/>
                  <w:cnfStyle w:val="000000100000"/>
                </w:pPr>
              </w:pPrChange>
            </w:pPr>
            <w:ins w:id="1714" w:author="paulac" w:date="2013-10-09T17:11:00Z">
              <w:r>
                <w:t>Codi del t</w:t>
              </w:r>
            </w:ins>
            <w:ins w:id="1715" w:author="paulac" w:date="2013-10-09T16:58:00Z">
              <w:r w:rsidR="0087314A">
                <w:t>ipus de l’expedient destí</w:t>
              </w:r>
            </w:ins>
          </w:p>
        </w:tc>
      </w:tr>
      <w:tr w:rsidR="0087314A" w:rsidRPr="00332B27" w:rsidTr="00FA406B">
        <w:trPr>
          <w:trHeight w:val="397"/>
          <w:ins w:id="1716" w:author="paulac" w:date="2013-10-09T16:55:00Z"/>
          <w:trPrChange w:id="1717" w:author="paulac" w:date="2013-10-10T10:56:00Z">
            <w:trPr>
              <w:gridBefore w:val="1"/>
              <w:trHeight w:val="397"/>
              <w:jc w:val="center"/>
            </w:trPr>
          </w:trPrChange>
        </w:trPr>
        <w:tc>
          <w:tcPr>
            <w:cnfStyle w:val="001000000000"/>
            <w:tcW w:w="2904" w:type="dxa"/>
            <w:tcPrChange w:id="1718" w:author="paulac" w:date="2013-10-10T10:56:00Z">
              <w:tcPr>
                <w:tcW w:w="2250" w:type="dxa"/>
                <w:vAlign w:val="center"/>
              </w:tcPr>
            </w:tcPrChange>
          </w:tcPr>
          <w:p w:rsidR="00E21426" w:rsidRDefault="000D0864">
            <w:pPr>
              <w:jc w:val="left"/>
              <w:rPr>
                <w:ins w:id="1719" w:author="paulac" w:date="2013-10-09T16:55:00Z"/>
                <w:b w:val="0"/>
                <w:bCs w:val="0"/>
                <w:rPrChange w:id="1720" w:author="paulac" w:date="2013-10-14T12:43:00Z">
                  <w:rPr>
                    <w:ins w:id="1721" w:author="paulac" w:date="2013-10-09T16:55:00Z"/>
                    <w:rFonts w:eastAsiaTheme="minorHAnsi"/>
                    <w:b w:val="0"/>
                    <w:bCs w:val="0"/>
                    <w:szCs w:val="22"/>
                    <w:lang w:val="ca-ES" w:eastAsia="en-US"/>
                  </w:rPr>
                </w:rPrChange>
              </w:rPr>
              <w:pPrChange w:id="1722" w:author="paulac" w:date="2013-10-14T13:04:00Z">
                <w:pPr>
                  <w:spacing w:after="200" w:line="276" w:lineRule="auto"/>
                  <w:jc w:val="left"/>
                </w:pPr>
              </w:pPrChange>
            </w:pPr>
            <w:ins w:id="1723" w:author="paulac" w:date="2013-10-09T16:57:00Z">
              <w:r w:rsidRPr="000D0864">
                <w:rPr>
                  <w:rPrChange w:id="1724" w:author="paulac" w:date="2013-10-14T12:43:00Z">
                    <w:rPr>
                      <w:rFonts w:ascii="Courier New" w:hAnsi="Courier New" w:cs="Courier New"/>
                      <w:color w:val="000000"/>
                      <w:u w:val="single"/>
                    </w:rPr>
                  </w:rPrChange>
                </w:rPr>
                <w:t>varDestiExpedientTipus</w:t>
              </w:r>
            </w:ins>
          </w:p>
        </w:tc>
        <w:tc>
          <w:tcPr>
            <w:tcW w:w="4885" w:type="dxa"/>
            <w:tcPrChange w:id="1725" w:author="paulac" w:date="2013-10-10T10:56:00Z">
              <w:tcPr>
                <w:tcW w:w="5539" w:type="dxa"/>
                <w:gridSpan w:val="3"/>
                <w:vAlign w:val="center"/>
              </w:tcPr>
            </w:tcPrChange>
          </w:tcPr>
          <w:p w:rsidR="00E21426" w:rsidRDefault="0087314A">
            <w:pPr>
              <w:jc w:val="left"/>
              <w:cnfStyle w:val="000000000000"/>
              <w:rPr>
                <w:ins w:id="1726" w:author="paulac" w:date="2013-10-09T16:55:00Z"/>
                <w:rFonts w:eastAsiaTheme="minorHAnsi"/>
                <w:szCs w:val="22"/>
                <w:lang w:val="ca-ES" w:eastAsia="en-US"/>
              </w:rPr>
              <w:pPrChange w:id="1727" w:author="paulac" w:date="2013-10-10T10:56:00Z">
                <w:pPr>
                  <w:spacing w:after="200" w:line="276" w:lineRule="auto"/>
                  <w:jc w:val="left"/>
                  <w:cnfStyle w:val="000000000000"/>
                </w:pPr>
              </w:pPrChange>
            </w:pPr>
            <w:ins w:id="1728" w:author="paulac" w:date="2013-10-09T16:55:00Z">
              <w:r w:rsidRPr="00332B27">
                <w:t xml:space="preserve">Variable que conté </w:t>
              </w:r>
              <w:r>
                <w:t xml:space="preserve">el </w:t>
              </w:r>
            </w:ins>
            <w:ins w:id="1729" w:author="paulac" w:date="2013-10-09T17:11:00Z">
              <w:r w:rsidR="00C16026">
                <w:t xml:space="preserve">codi del </w:t>
              </w:r>
            </w:ins>
            <w:ins w:id="1730" w:author="paulac" w:date="2013-10-09T16:58:00Z">
              <w:r>
                <w:t>tipus de l’expedient destí</w:t>
              </w:r>
            </w:ins>
          </w:p>
        </w:tc>
      </w:tr>
      <w:tr w:rsidR="0087314A" w:rsidRPr="00332B27" w:rsidTr="00FA406B">
        <w:trPr>
          <w:cnfStyle w:val="000000100000"/>
          <w:trHeight w:val="397"/>
          <w:ins w:id="1731" w:author="paulac" w:date="2013-10-09T16:55:00Z"/>
          <w:trPrChange w:id="1732" w:author="paulac" w:date="2013-10-10T10:56:00Z">
            <w:trPr>
              <w:gridBefore w:val="1"/>
              <w:trHeight w:val="397"/>
              <w:jc w:val="center"/>
            </w:trPr>
          </w:trPrChange>
        </w:trPr>
        <w:tc>
          <w:tcPr>
            <w:cnfStyle w:val="001000000000"/>
            <w:tcW w:w="2904" w:type="dxa"/>
            <w:tcPrChange w:id="1733" w:author="paulac" w:date="2013-10-10T10:56:00Z">
              <w:tcPr>
                <w:tcW w:w="2250" w:type="dxa"/>
                <w:vAlign w:val="center"/>
              </w:tcPr>
            </w:tcPrChange>
          </w:tcPr>
          <w:p w:rsidR="00E21426" w:rsidRDefault="000D0864">
            <w:pPr>
              <w:jc w:val="left"/>
              <w:cnfStyle w:val="001000100000"/>
              <w:rPr>
                <w:ins w:id="1734" w:author="paulac" w:date="2013-10-09T16:55:00Z"/>
                <w:b w:val="0"/>
                <w:bCs w:val="0"/>
                <w:rPrChange w:id="1735" w:author="paulac" w:date="2013-10-14T12:43:00Z">
                  <w:rPr>
                    <w:ins w:id="1736" w:author="paulac" w:date="2013-10-09T16:55:00Z"/>
                    <w:rFonts w:eastAsiaTheme="minorHAnsi"/>
                    <w:b w:val="0"/>
                    <w:bCs w:val="0"/>
                    <w:szCs w:val="22"/>
                    <w:lang w:val="ca-ES" w:eastAsia="en-US"/>
                  </w:rPr>
                </w:rPrChange>
              </w:rPr>
              <w:pPrChange w:id="1737" w:author="paulac" w:date="2013-10-14T13:04:00Z">
                <w:pPr>
                  <w:spacing w:after="200" w:line="276" w:lineRule="auto"/>
                  <w:jc w:val="left"/>
                  <w:cnfStyle w:val="001000100000"/>
                </w:pPr>
              </w:pPrChange>
            </w:pPr>
            <w:ins w:id="1738" w:author="paulac" w:date="2013-10-09T16:57:00Z">
              <w:r w:rsidRPr="000D0864">
                <w:rPr>
                  <w:rPrChange w:id="1739" w:author="paulac" w:date="2013-10-14T12:43:00Z">
                    <w:rPr>
                      <w:rFonts w:ascii="Courier New" w:hAnsi="Courier New" w:cs="Courier New"/>
                      <w:color w:val="000000"/>
                      <w:u w:val="single"/>
                    </w:rPr>
                  </w:rPrChange>
                </w:rPr>
                <w:t>destiExpedientNumero</w:t>
              </w:r>
            </w:ins>
          </w:p>
        </w:tc>
        <w:tc>
          <w:tcPr>
            <w:tcW w:w="4885" w:type="dxa"/>
            <w:tcPrChange w:id="1740" w:author="paulac" w:date="2013-10-10T10:56:00Z">
              <w:tcPr>
                <w:tcW w:w="5539" w:type="dxa"/>
                <w:gridSpan w:val="3"/>
                <w:vAlign w:val="center"/>
              </w:tcPr>
            </w:tcPrChange>
          </w:tcPr>
          <w:p w:rsidR="00E21426" w:rsidRDefault="0087314A">
            <w:pPr>
              <w:jc w:val="left"/>
              <w:cnfStyle w:val="000000100000"/>
              <w:rPr>
                <w:ins w:id="1741" w:author="paulac" w:date="2013-10-09T16:55:00Z"/>
                <w:rFonts w:eastAsiaTheme="minorHAnsi"/>
                <w:szCs w:val="22"/>
                <w:lang w:val="ca-ES" w:eastAsia="en-US"/>
              </w:rPr>
              <w:pPrChange w:id="1742" w:author="paulac" w:date="2013-10-10T10:56:00Z">
                <w:pPr>
                  <w:spacing w:after="200" w:line="276" w:lineRule="auto"/>
                  <w:jc w:val="left"/>
                  <w:cnfStyle w:val="000000100000"/>
                </w:pPr>
              </w:pPrChange>
            </w:pPr>
            <w:ins w:id="1743" w:author="paulac" w:date="2013-10-09T16:58:00Z">
              <w:r>
                <w:t>Número de l’expedient destí</w:t>
              </w:r>
            </w:ins>
          </w:p>
        </w:tc>
      </w:tr>
      <w:tr w:rsidR="0087314A" w:rsidRPr="00332B27" w:rsidTr="00FA406B">
        <w:trPr>
          <w:trHeight w:val="397"/>
          <w:ins w:id="1744" w:author="paulac" w:date="2013-10-09T16:55:00Z"/>
          <w:trPrChange w:id="1745" w:author="paulac" w:date="2013-10-10T10:56:00Z">
            <w:trPr>
              <w:gridBefore w:val="1"/>
              <w:trHeight w:val="397"/>
              <w:jc w:val="center"/>
            </w:trPr>
          </w:trPrChange>
        </w:trPr>
        <w:tc>
          <w:tcPr>
            <w:cnfStyle w:val="001000000000"/>
            <w:tcW w:w="2904" w:type="dxa"/>
            <w:tcPrChange w:id="1746" w:author="paulac" w:date="2013-10-10T10:56:00Z">
              <w:tcPr>
                <w:tcW w:w="2250" w:type="dxa"/>
                <w:vAlign w:val="center"/>
              </w:tcPr>
            </w:tcPrChange>
          </w:tcPr>
          <w:p w:rsidR="00E21426" w:rsidRDefault="000D0864">
            <w:pPr>
              <w:jc w:val="left"/>
              <w:rPr>
                <w:ins w:id="1747" w:author="paulac" w:date="2013-10-09T16:55:00Z"/>
                <w:b w:val="0"/>
                <w:bCs w:val="0"/>
                <w:rPrChange w:id="1748" w:author="paulac" w:date="2013-10-14T12:43:00Z">
                  <w:rPr>
                    <w:ins w:id="1749" w:author="paulac" w:date="2013-10-09T16:55:00Z"/>
                    <w:rFonts w:eastAsiaTheme="minorHAnsi"/>
                    <w:b w:val="0"/>
                    <w:bCs w:val="0"/>
                    <w:szCs w:val="22"/>
                    <w:lang w:val="ca-ES" w:eastAsia="en-US"/>
                  </w:rPr>
                </w:rPrChange>
              </w:rPr>
              <w:pPrChange w:id="1750" w:author="paulac" w:date="2013-10-14T13:04:00Z">
                <w:pPr>
                  <w:spacing w:after="200" w:line="276" w:lineRule="auto"/>
                  <w:jc w:val="left"/>
                </w:pPr>
              </w:pPrChange>
            </w:pPr>
            <w:ins w:id="1751" w:author="paulac" w:date="2013-10-09T16:57:00Z">
              <w:r w:rsidRPr="000D0864">
                <w:rPr>
                  <w:rPrChange w:id="1752" w:author="paulac" w:date="2013-10-14T12:43:00Z">
                    <w:rPr>
                      <w:rFonts w:ascii="Courier New" w:hAnsi="Courier New" w:cs="Courier New"/>
                      <w:color w:val="000000"/>
                      <w:u w:val="single"/>
                    </w:rPr>
                  </w:rPrChange>
                </w:rPr>
                <w:t>varDestiExpedientNumero</w:t>
              </w:r>
            </w:ins>
          </w:p>
        </w:tc>
        <w:tc>
          <w:tcPr>
            <w:tcW w:w="4885" w:type="dxa"/>
            <w:tcPrChange w:id="1753" w:author="paulac" w:date="2013-10-10T10:56:00Z">
              <w:tcPr>
                <w:tcW w:w="5539" w:type="dxa"/>
                <w:gridSpan w:val="3"/>
                <w:vAlign w:val="center"/>
              </w:tcPr>
            </w:tcPrChange>
          </w:tcPr>
          <w:p w:rsidR="00E21426" w:rsidRDefault="0087314A">
            <w:pPr>
              <w:jc w:val="left"/>
              <w:cnfStyle w:val="000000000000"/>
              <w:rPr>
                <w:ins w:id="1754" w:author="paulac" w:date="2013-10-09T16:55:00Z"/>
                <w:rFonts w:eastAsiaTheme="minorHAnsi"/>
                <w:szCs w:val="22"/>
                <w:lang w:val="ca-ES" w:eastAsia="en-US"/>
              </w:rPr>
              <w:pPrChange w:id="1755" w:author="paulac" w:date="2013-10-10T10:56:00Z">
                <w:pPr>
                  <w:spacing w:after="200" w:line="276" w:lineRule="auto"/>
                  <w:jc w:val="left"/>
                  <w:cnfStyle w:val="000000000000"/>
                </w:pPr>
              </w:pPrChange>
            </w:pPr>
            <w:ins w:id="1756" w:author="paulac" w:date="2013-10-09T16:59:00Z">
              <w:r w:rsidRPr="00332B27">
                <w:t xml:space="preserve">Variable que conté </w:t>
              </w:r>
              <w:r>
                <w:t>el número de l’expedient destí</w:t>
              </w:r>
            </w:ins>
          </w:p>
        </w:tc>
      </w:tr>
      <w:tr w:rsidR="0087314A" w:rsidRPr="00332B27" w:rsidTr="00FA406B">
        <w:trPr>
          <w:cnfStyle w:val="000000100000"/>
          <w:trHeight w:val="397"/>
          <w:ins w:id="1757" w:author="paulac" w:date="2013-10-09T16:55:00Z"/>
          <w:trPrChange w:id="1758" w:author="paulac" w:date="2013-10-10T10:56:00Z">
            <w:trPr>
              <w:gridBefore w:val="1"/>
              <w:trHeight w:val="397"/>
              <w:jc w:val="center"/>
            </w:trPr>
          </w:trPrChange>
        </w:trPr>
        <w:tc>
          <w:tcPr>
            <w:cnfStyle w:val="001000000000"/>
            <w:tcW w:w="2904" w:type="dxa"/>
            <w:tcPrChange w:id="1759" w:author="paulac" w:date="2013-10-10T10:56:00Z">
              <w:tcPr>
                <w:tcW w:w="2250" w:type="dxa"/>
                <w:vAlign w:val="center"/>
              </w:tcPr>
            </w:tcPrChange>
          </w:tcPr>
          <w:p w:rsidR="00E21426" w:rsidRDefault="000D0864">
            <w:pPr>
              <w:jc w:val="left"/>
              <w:cnfStyle w:val="001000100000"/>
              <w:rPr>
                <w:ins w:id="1760" w:author="paulac" w:date="2013-10-09T16:55:00Z"/>
                <w:b w:val="0"/>
                <w:bCs w:val="0"/>
                <w:rPrChange w:id="1761" w:author="paulac" w:date="2013-10-14T12:43:00Z">
                  <w:rPr>
                    <w:ins w:id="1762" w:author="paulac" w:date="2013-10-09T16:55:00Z"/>
                    <w:rFonts w:eastAsiaTheme="minorHAnsi"/>
                    <w:b w:val="0"/>
                    <w:bCs w:val="0"/>
                    <w:szCs w:val="22"/>
                    <w:lang w:val="ca-ES" w:eastAsia="en-US"/>
                  </w:rPr>
                </w:rPrChange>
              </w:rPr>
              <w:pPrChange w:id="1763" w:author="paulac" w:date="2013-10-14T13:04:00Z">
                <w:pPr>
                  <w:spacing w:after="200" w:line="276" w:lineRule="auto"/>
                  <w:jc w:val="left"/>
                  <w:cnfStyle w:val="001000100000"/>
                </w:pPr>
              </w:pPrChange>
            </w:pPr>
            <w:ins w:id="1764" w:author="paulac" w:date="2013-10-09T16:57:00Z">
              <w:r w:rsidRPr="000D0864">
                <w:rPr>
                  <w:rPrChange w:id="1765" w:author="paulac" w:date="2013-10-14T12:43:00Z">
                    <w:rPr>
                      <w:rFonts w:ascii="Courier New" w:hAnsi="Courier New" w:cs="Courier New"/>
                      <w:color w:val="000000"/>
                      <w:u w:val="single"/>
                    </w:rPr>
                  </w:rPrChange>
                </w:rPr>
                <w:t>destiExpedientDocument</w:t>
              </w:r>
            </w:ins>
          </w:p>
        </w:tc>
        <w:tc>
          <w:tcPr>
            <w:tcW w:w="4885" w:type="dxa"/>
            <w:tcPrChange w:id="1766" w:author="paulac" w:date="2013-10-10T10:56:00Z">
              <w:tcPr>
                <w:tcW w:w="5539" w:type="dxa"/>
                <w:gridSpan w:val="3"/>
                <w:vAlign w:val="center"/>
              </w:tcPr>
            </w:tcPrChange>
          </w:tcPr>
          <w:p w:rsidR="00E21426" w:rsidRDefault="00F3393B">
            <w:pPr>
              <w:jc w:val="left"/>
              <w:cnfStyle w:val="000000100000"/>
              <w:rPr>
                <w:ins w:id="1767" w:author="paulac" w:date="2013-10-09T16:55:00Z"/>
                <w:rFonts w:eastAsiaTheme="minorHAnsi"/>
                <w:szCs w:val="22"/>
                <w:lang w:val="ca-ES" w:eastAsia="en-US"/>
              </w:rPr>
              <w:pPrChange w:id="1768" w:author="paulac" w:date="2013-10-10T10:56:00Z">
                <w:pPr>
                  <w:spacing w:after="200" w:line="276" w:lineRule="auto"/>
                  <w:jc w:val="left"/>
                  <w:cnfStyle w:val="000000100000"/>
                </w:pPr>
              </w:pPrChange>
            </w:pPr>
            <w:ins w:id="1769" w:author="paulac" w:date="2013-10-09T17:33:00Z">
              <w:r>
                <w:t xml:space="preserve">Codi del document </w:t>
              </w:r>
            </w:ins>
            <w:ins w:id="1770" w:author="paulac" w:date="2013-10-09T17:43:00Z">
              <w:r w:rsidR="00A9051D">
                <w:t xml:space="preserve">a l’expedient </w:t>
              </w:r>
            </w:ins>
            <w:ins w:id="1771" w:author="paulac" w:date="2013-10-09T17:34:00Z">
              <w:r>
                <w:t xml:space="preserve">destí </w:t>
              </w:r>
            </w:ins>
          </w:p>
        </w:tc>
      </w:tr>
      <w:tr w:rsidR="0087314A" w:rsidRPr="00332B27" w:rsidTr="00FA406B">
        <w:trPr>
          <w:trHeight w:val="397"/>
          <w:ins w:id="1772" w:author="paulac" w:date="2013-10-09T16:55:00Z"/>
          <w:trPrChange w:id="1773" w:author="paulac" w:date="2013-10-10T10:56:00Z">
            <w:trPr>
              <w:gridBefore w:val="1"/>
              <w:trHeight w:val="397"/>
              <w:jc w:val="center"/>
            </w:trPr>
          </w:trPrChange>
        </w:trPr>
        <w:tc>
          <w:tcPr>
            <w:cnfStyle w:val="001000000000"/>
            <w:tcW w:w="2904" w:type="dxa"/>
            <w:tcPrChange w:id="1774" w:author="paulac" w:date="2013-10-10T10:56:00Z">
              <w:tcPr>
                <w:tcW w:w="2250" w:type="dxa"/>
                <w:vAlign w:val="center"/>
              </w:tcPr>
            </w:tcPrChange>
          </w:tcPr>
          <w:p w:rsidR="00E21426" w:rsidRDefault="000D0864">
            <w:pPr>
              <w:jc w:val="left"/>
              <w:rPr>
                <w:ins w:id="1775" w:author="paulac" w:date="2013-10-09T16:55:00Z"/>
                <w:b w:val="0"/>
                <w:bCs w:val="0"/>
                <w:rPrChange w:id="1776" w:author="paulac" w:date="2013-10-14T12:43:00Z">
                  <w:rPr>
                    <w:ins w:id="1777" w:author="paulac" w:date="2013-10-09T16:55:00Z"/>
                    <w:rFonts w:eastAsiaTheme="minorHAnsi"/>
                    <w:b w:val="0"/>
                    <w:bCs w:val="0"/>
                    <w:szCs w:val="22"/>
                    <w:lang w:val="ca-ES" w:eastAsia="en-US"/>
                  </w:rPr>
                </w:rPrChange>
              </w:rPr>
              <w:pPrChange w:id="1778" w:author="paulac" w:date="2013-10-14T13:04:00Z">
                <w:pPr>
                  <w:spacing w:after="200" w:line="276" w:lineRule="auto"/>
                  <w:jc w:val="left"/>
                </w:pPr>
              </w:pPrChange>
            </w:pPr>
            <w:ins w:id="1779" w:author="paulac" w:date="2013-10-09T16:57:00Z">
              <w:r w:rsidRPr="000D0864">
                <w:rPr>
                  <w:rPrChange w:id="1780" w:author="paulac" w:date="2013-10-14T12:43:00Z">
                    <w:rPr>
                      <w:rFonts w:ascii="Courier New" w:hAnsi="Courier New" w:cs="Courier New"/>
                      <w:color w:val="000000"/>
                      <w:u w:val="single"/>
                    </w:rPr>
                  </w:rPrChange>
                </w:rPr>
                <w:t>varDestiExpedientDocument</w:t>
              </w:r>
            </w:ins>
          </w:p>
        </w:tc>
        <w:tc>
          <w:tcPr>
            <w:tcW w:w="4885" w:type="dxa"/>
            <w:tcPrChange w:id="1781" w:author="paulac" w:date="2013-10-10T10:56:00Z">
              <w:tcPr>
                <w:tcW w:w="5539" w:type="dxa"/>
                <w:gridSpan w:val="3"/>
                <w:vAlign w:val="center"/>
              </w:tcPr>
            </w:tcPrChange>
          </w:tcPr>
          <w:p w:rsidR="00E21426" w:rsidRDefault="00F3393B">
            <w:pPr>
              <w:jc w:val="left"/>
              <w:cnfStyle w:val="000000000000"/>
              <w:rPr>
                <w:ins w:id="1782" w:author="paulac" w:date="2013-10-09T16:55:00Z"/>
                <w:rFonts w:eastAsiaTheme="minorHAnsi"/>
                <w:szCs w:val="22"/>
                <w:lang w:val="ca-ES" w:eastAsia="en-US"/>
              </w:rPr>
              <w:pPrChange w:id="1783" w:author="paulac" w:date="2013-10-10T10:56:00Z">
                <w:pPr>
                  <w:spacing w:after="200" w:line="276" w:lineRule="auto"/>
                  <w:jc w:val="left"/>
                  <w:cnfStyle w:val="000000000000"/>
                </w:pPr>
              </w:pPrChange>
            </w:pPr>
            <w:ins w:id="1784" w:author="paulac" w:date="2013-10-09T17:34:00Z">
              <w:r w:rsidRPr="00332B27">
                <w:t xml:space="preserve">Variable que conté </w:t>
              </w:r>
              <w:r>
                <w:t xml:space="preserve">el codi del document </w:t>
              </w:r>
            </w:ins>
            <w:ins w:id="1785" w:author="paulac" w:date="2013-10-09T17:43:00Z">
              <w:r w:rsidR="00A9051D">
                <w:t xml:space="preserve">a l’expedient </w:t>
              </w:r>
            </w:ins>
            <w:ins w:id="1786" w:author="paulac" w:date="2013-10-09T17:34:00Z">
              <w:r>
                <w:t>destí</w:t>
              </w:r>
            </w:ins>
          </w:p>
        </w:tc>
      </w:tr>
      <w:tr w:rsidR="00A66CD7" w:rsidRPr="00332B27" w:rsidTr="00FA406B">
        <w:trPr>
          <w:cnfStyle w:val="000000100000"/>
          <w:trHeight w:val="397"/>
          <w:ins w:id="1787" w:author="paulac" w:date="2013-10-09T17:08:00Z"/>
          <w:trPrChange w:id="1788" w:author="paulac" w:date="2013-10-10T10:56:00Z">
            <w:trPr>
              <w:gridAfter w:val="0"/>
              <w:trHeight w:val="397"/>
              <w:jc w:val="center"/>
            </w:trPr>
          </w:trPrChange>
        </w:trPr>
        <w:tc>
          <w:tcPr>
            <w:cnfStyle w:val="001000000000"/>
            <w:tcW w:w="2904" w:type="dxa"/>
            <w:tcPrChange w:id="1789" w:author="paulac" w:date="2013-10-10T10:56:00Z">
              <w:tcPr>
                <w:tcW w:w="2904" w:type="dxa"/>
                <w:gridSpan w:val="3"/>
                <w:vAlign w:val="center"/>
              </w:tcPr>
            </w:tcPrChange>
          </w:tcPr>
          <w:p w:rsidR="00E21426" w:rsidRDefault="000D0864">
            <w:pPr>
              <w:jc w:val="left"/>
              <w:cnfStyle w:val="001000100000"/>
              <w:rPr>
                <w:ins w:id="1790" w:author="paulac" w:date="2013-10-09T17:08:00Z"/>
                <w:b w:val="0"/>
                <w:bCs w:val="0"/>
                <w:rPrChange w:id="1791" w:author="paulac" w:date="2013-10-14T13:04:00Z">
                  <w:rPr>
                    <w:ins w:id="1792" w:author="paulac" w:date="2013-10-09T17:08:00Z"/>
                    <w:rFonts w:eastAsiaTheme="minorHAnsi"/>
                    <w:b w:val="0"/>
                    <w:bCs w:val="0"/>
                    <w:szCs w:val="22"/>
                    <w:lang w:val="ca-ES" w:eastAsia="en-US"/>
                  </w:rPr>
                </w:rPrChange>
              </w:rPr>
              <w:pPrChange w:id="1793" w:author="paulac" w:date="2013-10-14T13:04:00Z">
                <w:pPr>
                  <w:spacing w:after="200" w:line="276" w:lineRule="auto"/>
                  <w:jc w:val="left"/>
                  <w:cnfStyle w:val="001000100000"/>
                </w:pPr>
              </w:pPrChange>
            </w:pPr>
            <w:ins w:id="1794" w:author="paulac" w:date="2013-10-09T17:08:00Z">
              <w:r w:rsidRPr="000D0864">
                <w:rPr>
                  <w:rPrChange w:id="1795" w:author="paulac" w:date="2013-10-14T12:43:00Z">
                    <w:rPr>
                      <w:color w:val="0000FF" w:themeColor="hyperlink"/>
                      <w:u w:val="single"/>
                    </w:rPr>
                  </w:rPrChange>
                </w:rPr>
                <w:t>documentCodi</w:t>
              </w:r>
            </w:ins>
          </w:p>
        </w:tc>
        <w:tc>
          <w:tcPr>
            <w:tcW w:w="4885" w:type="dxa"/>
            <w:tcPrChange w:id="1796" w:author="paulac" w:date="2013-10-10T10:56:00Z">
              <w:tcPr>
                <w:tcW w:w="4885" w:type="dxa"/>
                <w:vAlign w:val="center"/>
              </w:tcPr>
            </w:tcPrChange>
          </w:tcPr>
          <w:p w:rsidR="00E21426" w:rsidRDefault="00DA0CFE">
            <w:pPr>
              <w:jc w:val="left"/>
              <w:cnfStyle w:val="000000100000"/>
              <w:rPr>
                <w:ins w:id="1797" w:author="paulac" w:date="2013-10-09T17:08:00Z"/>
                <w:rFonts w:eastAsiaTheme="minorHAnsi"/>
                <w:szCs w:val="22"/>
                <w:lang w:val="ca-ES" w:eastAsia="en-US"/>
              </w:rPr>
              <w:pPrChange w:id="1798" w:author="paulac" w:date="2013-10-10T10:56:00Z">
                <w:pPr>
                  <w:spacing w:after="200" w:line="276" w:lineRule="auto"/>
                  <w:jc w:val="left"/>
                  <w:cnfStyle w:val="000000100000"/>
                </w:pPr>
              </w:pPrChange>
            </w:pPr>
            <w:ins w:id="1799" w:author="paulac" w:date="2013-10-09T17:31:00Z">
              <w:r>
                <w:t>Codi del d</w:t>
              </w:r>
            </w:ins>
            <w:ins w:id="1800" w:author="paulac" w:date="2013-10-09T17:08:00Z">
              <w:r w:rsidR="00A66CD7">
                <w:t>ocument a copiar</w:t>
              </w:r>
            </w:ins>
          </w:p>
        </w:tc>
      </w:tr>
      <w:tr w:rsidR="00A66CD7" w:rsidRPr="00332B27" w:rsidTr="00FA406B">
        <w:trPr>
          <w:trHeight w:val="397"/>
          <w:ins w:id="1801" w:author="paulac" w:date="2013-10-09T17:08:00Z"/>
          <w:trPrChange w:id="1802" w:author="paulac" w:date="2013-10-10T10:56:00Z">
            <w:trPr>
              <w:gridAfter w:val="0"/>
              <w:trHeight w:val="397"/>
              <w:jc w:val="center"/>
            </w:trPr>
          </w:trPrChange>
        </w:trPr>
        <w:tc>
          <w:tcPr>
            <w:cnfStyle w:val="001000000000"/>
            <w:tcW w:w="2904" w:type="dxa"/>
            <w:tcPrChange w:id="1803" w:author="paulac" w:date="2013-10-10T10:56:00Z">
              <w:tcPr>
                <w:tcW w:w="2904" w:type="dxa"/>
                <w:gridSpan w:val="3"/>
                <w:vAlign w:val="center"/>
              </w:tcPr>
            </w:tcPrChange>
          </w:tcPr>
          <w:p w:rsidR="00E21426" w:rsidRDefault="000D0864">
            <w:pPr>
              <w:jc w:val="left"/>
              <w:rPr>
                <w:ins w:id="1804" w:author="paulac" w:date="2013-10-09T17:08:00Z"/>
                <w:b w:val="0"/>
                <w:bCs w:val="0"/>
                <w:rPrChange w:id="1805" w:author="paulac" w:date="2013-10-14T13:04:00Z">
                  <w:rPr>
                    <w:ins w:id="1806" w:author="paulac" w:date="2013-10-09T17:08:00Z"/>
                    <w:rFonts w:eastAsiaTheme="minorHAnsi"/>
                    <w:b w:val="0"/>
                    <w:bCs w:val="0"/>
                    <w:szCs w:val="22"/>
                    <w:lang w:val="ca-ES" w:eastAsia="en-US"/>
                  </w:rPr>
                </w:rPrChange>
              </w:rPr>
              <w:pPrChange w:id="1807" w:author="paulac" w:date="2013-10-14T13:04:00Z">
                <w:pPr>
                  <w:spacing w:after="200" w:line="276" w:lineRule="auto"/>
                  <w:jc w:val="left"/>
                </w:pPr>
              </w:pPrChange>
            </w:pPr>
            <w:ins w:id="1808" w:author="paulac" w:date="2013-10-09T17:08:00Z">
              <w:r w:rsidRPr="000D0864">
                <w:rPr>
                  <w:rPrChange w:id="1809" w:author="paulac" w:date="2013-10-14T12:43:00Z">
                    <w:rPr>
                      <w:color w:val="0000FF" w:themeColor="hyperlink"/>
                      <w:u w:val="single"/>
                    </w:rPr>
                  </w:rPrChange>
                </w:rPr>
                <w:t>varDocumentCodi</w:t>
              </w:r>
            </w:ins>
          </w:p>
        </w:tc>
        <w:tc>
          <w:tcPr>
            <w:tcW w:w="4885" w:type="dxa"/>
            <w:tcPrChange w:id="1810" w:author="paulac" w:date="2013-10-10T10:56:00Z">
              <w:tcPr>
                <w:tcW w:w="4885" w:type="dxa"/>
                <w:vAlign w:val="center"/>
              </w:tcPr>
            </w:tcPrChange>
          </w:tcPr>
          <w:p w:rsidR="00E21426" w:rsidRDefault="00A66CD7">
            <w:pPr>
              <w:jc w:val="left"/>
              <w:cnfStyle w:val="000000000000"/>
              <w:rPr>
                <w:ins w:id="1811" w:author="paulac" w:date="2013-10-09T17:08:00Z"/>
                <w:rFonts w:eastAsiaTheme="minorHAnsi"/>
                <w:szCs w:val="22"/>
                <w:lang w:val="ca-ES" w:eastAsia="en-US"/>
              </w:rPr>
              <w:pPrChange w:id="1812" w:author="paulac" w:date="2013-10-10T10:56:00Z">
                <w:pPr>
                  <w:spacing w:after="200" w:line="276" w:lineRule="auto"/>
                  <w:jc w:val="left"/>
                  <w:cnfStyle w:val="000000000000"/>
                </w:pPr>
              </w:pPrChange>
            </w:pPr>
            <w:ins w:id="1813" w:author="paulac" w:date="2013-10-09T17:08:00Z">
              <w:r w:rsidRPr="00332B27">
                <w:t>Variable que conté</w:t>
              </w:r>
              <w:r>
                <w:t xml:space="preserve"> el </w:t>
              </w:r>
            </w:ins>
            <w:ins w:id="1814" w:author="paulac" w:date="2013-10-09T17:31:00Z">
              <w:r w:rsidR="00DA0CFE">
                <w:t xml:space="preserve">codi del </w:t>
              </w:r>
            </w:ins>
            <w:ins w:id="1815" w:author="paulac" w:date="2013-10-09T17:08:00Z">
              <w:r>
                <w:t>document a copiar</w:t>
              </w:r>
            </w:ins>
          </w:p>
        </w:tc>
      </w:tr>
    </w:tbl>
    <w:p w:rsidR="00E21426" w:rsidRDefault="00A66CD7">
      <w:pPr>
        <w:pStyle w:val="Ttol4"/>
        <w:spacing w:before="240"/>
        <w:ind w:left="862" w:hanging="862"/>
        <w:rPr>
          <w:ins w:id="1816" w:author="paulac" w:date="2013-10-09T17:05:00Z"/>
        </w:rPr>
        <w:pPrChange w:id="1817" w:author="paulac" w:date="2013-10-09T17:06:00Z">
          <w:pPr>
            <w:pStyle w:val="Ttol4"/>
          </w:pPr>
        </w:pPrChange>
      </w:pPr>
      <w:bookmarkStart w:id="1818" w:name="_Toc369592851"/>
      <w:ins w:id="1819" w:author="paulac" w:date="2013-10-09T17:05:00Z">
        <w:r>
          <w:t>Copiar un  document a l’expedient actual</w:t>
        </w:r>
        <w:bookmarkEnd w:id="1818"/>
      </w:ins>
    </w:p>
    <w:p w:rsidR="00A66CD7" w:rsidRDefault="00A66CD7" w:rsidP="00A66CD7">
      <w:pPr>
        <w:rPr>
          <w:ins w:id="1820" w:author="paulac" w:date="2013-10-09T17:05:00Z"/>
        </w:rPr>
      </w:pPr>
      <w:ins w:id="1821" w:author="paulac" w:date="2013-10-09T17:05:00Z">
        <w:r>
          <w:t>Handler que permet copiar un document des d’un expedient origen a l’expedient actual.</w:t>
        </w:r>
      </w:ins>
    </w:p>
    <w:p w:rsidR="00A66CD7" w:rsidRDefault="00A66CD7" w:rsidP="00A66CD7">
      <w:pPr>
        <w:pStyle w:val="Pargrafdellista"/>
        <w:numPr>
          <w:ilvl w:val="0"/>
          <w:numId w:val="8"/>
        </w:numPr>
        <w:rPr>
          <w:ins w:id="1822" w:author="paulac" w:date="2013-10-09T17:05:00Z"/>
        </w:rPr>
      </w:pPr>
      <w:ins w:id="1823" w:author="paulac" w:date="2013-10-09T17:05:00Z">
        <w:r>
          <w:t xml:space="preserve">Classe: </w:t>
        </w:r>
        <w:r w:rsidRPr="002D778A">
          <w:t>net.conselldemallorca.helium.jbpm3.handlers</w:t>
        </w:r>
        <w:r>
          <w:t>.DocumentExpedientCopiarOrigenHandler</w:t>
        </w:r>
      </w:ins>
    </w:p>
    <w:p w:rsidR="00A66CD7" w:rsidRDefault="00A66CD7" w:rsidP="00A66CD7">
      <w:pPr>
        <w:pStyle w:val="Pargrafdellista"/>
        <w:numPr>
          <w:ilvl w:val="0"/>
          <w:numId w:val="8"/>
        </w:numPr>
        <w:rPr>
          <w:ins w:id="1824" w:author="paulac" w:date="2013-10-09T17:05:00Z"/>
        </w:rPr>
      </w:pPr>
      <w:ins w:id="1825" w:author="paulac" w:date="2013-10-09T17:05:00Z">
        <w:r>
          <w:t>Paràmetres:</w:t>
        </w:r>
      </w:ins>
    </w:p>
    <w:tbl>
      <w:tblPr>
        <w:tblStyle w:val="LIMIT"/>
        <w:tblW w:w="7789" w:type="dxa"/>
        <w:tblLayout w:type="fixed"/>
        <w:tblLook w:val="04A0"/>
        <w:tblPrChange w:id="1826" w:author="paulac" w:date="2013-10-10T10:53:00Z">
          <w:tblPr>
            <w:tblW w:w="7789" w:type="dxa"/>
            <w:jc w:val="center"/>
            <w:tblInd w:w="-299"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Layout w:type="fixed"/>
            <w:tblLook w:val="04A0"/>
          </w:tblPr>
        </w:tblPrChange>
      </w:tblPr>
      <w:tblGrid>
        <w:gridCol w:w="3045"/>
        <w:gridCol w:w="4744"/>
        <w:tblGridChange w:id="1827">
          <w:tblGrid>
            <w:gridCol w:w="2904"/>
            <w:gridCol w:w="4885"/>
          </w:tblGrid>
        </w:tblGridChange>
      </w:tblGrid>
      <w:tr w:rsidR="00A66CD7" w:rsidRPr="00332B27" w:rsidTr="00E4243F">
        <w:trPr>
          <w:cnfStyle w:val="100000000000"/>
          <w:trHeight w:val="340"/>
          <w:ins w:id="1828" w:author="paulac" w:date="2013-10-09T17:05:00Z"/>
          <w:trPrChange w:id="1829" w:author="paulac" w:date="2013-10-10T10:53:00Z">
            <w:trPr>
              <w:trHeight w:val="340"/>
              <w:jc w:val="center"/>
            </w:trPr>
          </w:trPrChange>
        </w:trPr>
        <w:tc>
          <w:tcPr>
            <w:cnfStyle w:val="001000000000"/>
            <w:tcW w:w="3045" w:type="dxa"/>
            <w:tcPrChange w:id="1830" w:author="paulac" w:date="2013-10-10T10:53:00Z">
              <w:tcPr>
                <w:tcW w:w="2904" w:type="dxa"/>
              </w:tcPr>
            </w:tcPrChange>
          </w:tcPr>
          <w:p w:rsidR="00A66CD7" w:rsidRPr="00332B27" w:rsidRDefault="00A66CD7" w:rsidP="00A66CD7">
            <w:pPr>
              <w:cnfStyle w:val="101000000000"/>
              <w:rPr>
                <w:ins w:id="1831" w:author="paulac" w:date="2013-10-09T17:05:00Z"/>
              </w:rPr>
            </w:pPr>
            <w:ins w:id="1832" w:author="paulac" w:date="2013-10-09T17:05:00Z">
              <w:r w:rsidRPr="00332B27">
                <w:t>Nom paràmetre</w:t>
              </w:r>
            </w:ins>
          </w:p>
        </w:tc>
        <w:tc>
          <w:tcPr>
            <w:tcW w:w="4744" w:type="dxa"/>
            <w:tcPrChange w:id="1833" w:author="paulac" w:date="2013-10-10T10:53:00Z">
              <w:tcPr>
                <w:tcW w:w="4885" w:type="dxa"/>
              </w:tcPr>
            </w:tcPrChange>
          </w:tcPr>
          <w:p w:rsidR="00A66CD7" w:rsidRPr="00332B27" w:rsidRDefault="00A66CD7" w:rsidP="00A66CD7">
            <w:pPr>
              <w:cnfStyle w:val="100000000000"/>
              <w:rPr>
                <w:ins w:id="1834" w:author="paulac" w:date="2013-10-09T17:05:00Z"/>
              </w:rPr>
            </w:pPr>
            <w:ins w:id="1835" w:author="paulac" w:date="2013-10-09T17:05:00Z">
              <w:r w:rsidRPr="00332B27">
                <w:t>Descripció</w:t>
              </w:r>
            </w:ins>
          </w:p>
        </w:tc>
      </w:tr>
      <w:tr w:rsidR="00A66CD7" w:rsidRPr="00332B27" w:rsidTr="00E4243F">
        <w:trPr>
          <w:cnfStyle w:val="000000100000"/>
          <w:trHeight w:val="397"/>
          <w:ins w:id="1836" w:author="paulac" w:date="2013-10-09T17:05:00Z"/>
          <w:trPrChange w:id="1837" w:author="paulac" w:date="2013-10-10T10:53:00Z">
            <w:trPr>
              <w:trHeight w:val="397"/>
              <w:jc w:val="center"/>
            </w:trPr>
          </w:trPrChange>
        </w:trPr>
        <w:tc>
          <w:tcPr>
            <w:cnfStyle w:val="001000000000"/>
            <w:tcW w:w="3045" w:type="dxa"/>
            <w:tcPrChange w:id="1838" w:author="paulac" w:date="2013-10-10T10:53:00Z">
              <w:tcPr>
                <w:tcW w:w="2904" w:type="dxa"/>
                <w:vAlign w:val="center"/>
              </w:tcPr>
            </w:tcPrChange>
          </w:tcPr>
          <w:p w:rsidR="00A66CD7" w:rsidRPr="00036ABE" w:rsidRDefault="000D0864" w:rsidP="00036ABE">
            <w:pPr>
              <w:jc w:val="left"/>
              <w:cnfStyle w:val="001000100000"/>
              <w:rPr>
                <w:ins w:id="1839" w:author="paulac" w:date="2013-10-09T17:05:00Z"/>
                <w:b w:val="0"/>
                <w:bCs w:val="0"/>
                <w:rPrChange w:id="1840" w:author="paulac" w:date="2013-10-15T09:24:00Z">
                  <w:rPr>
                    <w:ins w:id="1841" w:author="paulac" w:date="2013-10-09T17:05:00Z"/>
                    <w:rFonts w:eastAsiaTheme="minorHAnsi"/>
                    <w:b w:val="0"/>
                    <w:bCs w:val="0"/>
                    <w:szCs w:val="22"/>
                    <w:lang w:val="ca-ES" w:eastAsia="en-US"/>
                  </w:rPr>
                </w:rPrChange>
              </w:rPr>
              <w:pPrChange w:id="1842" w:author="paulac" w:date="2013-10-15T09:24:00Z">
                <w:pPr>
                  <w:spacing w:after="200" w:line="276" w:lineRule="auto"/>
                  <w:jc w:val="left"/>
                  <w:cnfStyle w:val="001000100000"/>
                </w:pPr>
              </w:pPrChange>
            </w:pPr>
            <w:ins w:id="1843" w:author="paulac" w:date="2013-10-09T17:05:00Z">
              <w:r w:rsidRPr="00036ABE">
                <w:rPr>
                  <w:rPrChange w:id="1844" w:author="paulac" w:date="2013-10-15T09:24:00Z">
                    <w:rPr>
                      <w:rFonts w:asciiTheme="majorHAnsi" w:eastAsiaTheme="majorEastAsia" w:hAnsiTheme="majorHAnsi" w:cstheme="majorBidi"/>
                      <w:i/>
                      <w:iCs/>
                      <w:color w:val="0000FF" w:themeColor="hyperlink"/>
                      <w:u w:val="single"/>
                    </w:rPr>
                  </w:rPrChange>
                </w:rPr>
                <w:t>origenExpedientTipus</w:t>
              </w:r>
            </w:ins>
          </w:p>
        </w:tc>
        <w:tc>
          <w:tcPr>
            <w:tcW w:w="4744" w:type="dxa"/>
            <w:tcPrChange w:id="1845" w:author="paulac" w:date="2013-10-10T10:53:00Z">
              <w:tcPr>
                <w:tcW w:w="4885" w:type="dxa"/>
                <w:vAlign w:val="center"/>
              </w:tcPr>
            </w:tcPrChange>
          </w:tcPr>
          <w:p w:rsidR="00A66CD7" w:rsidRPr="00332B27" w:rsidRDefault="00A66CD7" w:rsidP="00A66CD7">
            <w:pPr>
              <w:jc w:val="left"/>
              <w:cnfStyle w:val="000000100000"/>
              <w:rPr>
                <w:ins w:id="1846" w:author="paulac" w:date="2013-10-09T17:05:00Z"/>
              </w:rPr>
            </w:pPr>
            <w:ins w:id="1847" w:author="paulac" w:date="2013-10-09T17:05:00Z">
              <w:r>
                <w:t>Tipus de l’expedient origen</w:t>
              </w:r>
            </w:ins>
          </w:p>
        </w:tc>
      </w:tr>
      <w:tr w:rsidR="00A66CD7" w:rsidRPr="00332B27" w:rsidTr="00E4243F">
        <w:trPr>
          <w:trHeight w:val="397"/>
          <w:ins w:id="1848" w:author="paulac" w:date="2013-10-09T17:05:00Z"/>
          <w:trPrChange w:id="1849" w:author="paulac" w:date="2013-10-10T10:53:00Z">
            <w:trPr>
              <w:trHeight w:val="397"/>
              <w:jc w:val="center"/>
            </w:trPr>
          </w:trPrChange>
        </w:trPr>
        <w:tc>
          <w:tcPr>
            <w:cnfStyle w:val="001000000000"/>
            <w:tcW w:w="3045" w:type="dxa"/>
            <w:tcPrChange w:id="1850" w:author="paulac" w:date="2013-10-10T10:53:00Z">
              <w:tcPr>
                <w:tcW w:w="2904" w:type="dxa"/>
                <w:vAlign w:val="center"/>
              </w:tcPr>
            </w:tcPrChange>
          </w:tcPr>
          <w:p w:rsidR="00A66CD7" w:rsidRPr="00036ABE" w:rsidRDefault="000D0864" w:rsidP="00036ABE">
            <w:pPr>
              <w:jc w:val="left"/>
              <w:rPr>
                <w:ins w:id="1851" w:author="paulac" w:date="2013-10-09T17:05:00Z"/>
                <w:b w:val="0"/>
                <w:bCs w:val="0"/>
                <w:rPrChange w:id="1852" w:author="paulac" w:date="2013-10-15T09:24:00Z">
                  <w:rPr>
                    <w:ins w:id="1853" w:author="paulac" w:date="2013-10-09T17:05:00Z"/>
                    <w:rFonts w:eastAsiaTheme="minorHAnsi"/>
                    <w:b w:val="0"/>
                    <w:bCs w:val="0"/>
                    <w:szCs w:val="22"/>
                    <w:lang w:val="ca-ES" w:eastAsia="en-US"/>
                  </w:rPr>
                </w:rPrChange>
              </w:rPr>
              <w:pPrChange w:id="1854" w:author="paulac" w:date="2013-10-15T09:24:00Z">
                <w:pPr>
                  <w:spacing w:after="200" w:line="276" w:lineRule="auto"/>
                  <w:jc w:val="left"/>
                </w:pPr>
              </w:pPrChange>
            </w:pPr>
            <w:ins w:id="1855" w:author="paulac" w:date="2013-10-09T17:05:00Z">
              <w:r w:rsidRPr="00036ABE">
                <w:rPr>
                  <w:rPrChange w:id="1856" w:author="paulac" w:date="2013-10-15T09:24:00Z">
                    <w:rPr>
                      <w:rFonts w:asciiTheme="majorHAnsi" w:eastAsiaTheme="majorEastAsia" w:hAnsiTheme="majorHAnsi" w:cstheme="majorBidi"/>
                      <w:i/>
                      <w:iCs/>
                      <w:color w:val="0000FF" w:themeColor="hyperlink"/>
                      <w:u w:val="single"/>
                    </w:rPr>
                  </w:rPrChange>
                </w:rPr>
                <w:t>varOrigenExpedientTipus</w:t>
              </w:r>
            </w:ins>
          </w:p>
        </w:tc>
        <w:tc>
          <w:tcPr>
            <w:tcW w:w="4744" w:type="dxa"/>
            <w:tcPrChange w:id="1857" w:author="paulac" w:date="2013-10-10T10:53:00Z">
              <w:tcPr>
                <w:tcW w:w="4885" w:type="dxa"/>
                <w:vAlign w:val="center"/>
              </w:tcPr>
            </w:tcPrChange>
          </w:tcPr>
          <w:p w:rsidR="00A66CD7" w:rsidRPr="00332B27" w:rsidRDefault="00A66CD7" w:rsidP="00A66CD7">
            <w:pPr>
              <w:jc w:val="left"/>
              <w:cnfStyle w:val="000000000000"/>
              <w:rPr>
                <w:ins w:id="1858" w:author="paulac" w:date="2013-10-09T17:05:00Z"/>
              </w:rPr>
            </w:pPr>
            <w:ins w:id="1859" w:author="paulac" w:date="2013-10-09T17:05:00Z">
              <w:r w:rsidRPr="00332B27">
                <w:t xml:space="preserve">Variable que conté </w:t>
              </w:r>
              <w:r>
                <w:t>el tipus de l’expedient origen</w:t>
              </w:r>
            </w:ins>
          </w:p>
        </w:tc>
      </w:tr>
      <w:tr w:rsidR="00A66CD7" w:rsidRPr="00332B27" w:rsidTr="00E4243F">
        <w:trPr>
          <w:cnfStyle w:val="000000100000"/>
          <w:trHeight w:val="397"/>
          <w:ins w:id="1860" w:author="paulac" w:date="2013-10-09T17:05:00Z"/>
          <w:trPrChange w:id="1861" w:author="paulac" w:date="2013-10-10T10:53:00Z">
            <w:trPr>
              <w:trHeight w:val="397"/>
              <w:jc w:val="center"/>
            </w:trPr>
          </w:trPrChange>
        </w:trPr>
        <w:tc>
          <w:tcPr>
            <w:cnfStyle w:val="001000000000"/>
            <w:tcW w:w="3045" w:type="dxa"/>
            <w:tcPrChange w:id="1862" w:author="paulac" w:date="2013-10-10T10:53:00Z">
              <w:tcPr>
                <w:tcW w:w="2904" w:type="dxa"/>
                <w:vAlign w:val="center"/>
              </w:tcPr>
            </w:tcPrChange>
          </w:tcPr>
          <w:p w:rsidR="00A66CD7" w:rsidRPr="00036ABE" w:rsidRDefault="000D0864" w:rsidP="00036ABE">
            <w:pPr>
              <w:jc w:val="left"/>
              <w:cnfStyle w:val="001000100000"/>
              <w:rPr>
                <w:ins w:id="1863" w:author="paulac" w:date="2013-10-09T17:05:00Z"/>
                <w:b w:val="0"/>
                <w:bCs w:val="0"/>
                <w:rPrChange w:id="1864" w:author="paulac" w:date="2013-10-15T09:24:00Z">
                  <w:rPr>
                    <w:ins w:id="1865" w:author="paulac" w:date="2013-10-09T17:05:00Z"/>
                    <w:rFonts w:eastAsiaTheme="minorHAnsi"/>
                    <w:b w:val="0"/>
                    <w:bCs w:val="0"/>
                    <w:szCs w:val="22"/>
                    <w:lang w:val="ca-ES" w:eastAsia="en-US"/>
                  </w:rPr>
                </w:rPrChange>
              </w:rPr>
              <w:pPrChange w:id="1866" w:author="paulac" w:date="2013-10-15T09:24:00Z">
                <w:pPr>
                  <w:spacing w:after="200" w:line="276" w:lineRule="auto"/>
                  <w:jc w:val="left"/>
                  <w:cnfStyle w:val="001000100000"/>
                </w:pPr>
              </w:pPrChange>
            </w:pPr>
            <w:ins w:id="1867" w:author="paulac" w:date="2013-10-09T17:05:00Z">
              <w:r w:rsidRPr="00036ABE">
                <w:rPr>
                  <w:rPrChange w:id="1868" w:author="paulac" w:date="2013-10-15T09:24:00Z">
                    <w:rPr>
                      <w:rFonts w:asciiTheme="majorHAnsi" w:eastAsiaTheme="majorEastAsia" w:hAnsiTheme="majorHAnsi" w:cstheme="majorBidi"/>
                      <w:i/>
                      <w:iCs/>
                      <w:color w:val="0000FF" w:themeColor="hyperlink"/>
                      <w:u w:val="single"/>
                    </w:rPr>
                  </w:rPrChange>
                </w:rPr>
                <w:t>origenExpedientNumero</w:t>
              </w:r>
            </w:ins>
          </w:p>
        </w:tc>
        <w:tc>
          <w:tcPr>
            <w:tcW w:w="4744" w:type="dxa"/>
            <w:tcPrChange w:id="1869" w:author="paulac" w:date="2013-10-10T10:53:00Z">
              <w:tcPr>
                <w:tcW w:w="4885" w:type="dxa"/>
                <w:vAlign w:val="center"/>
              </w:tcPr>
            </w:tcPrChange>
          </w:tcPr>
          <w:p w:rsidR="00A66CD7" w:rsidRPr="00332B27" w:rsidRDefault="00A66CD7" w:rsidP="00A66CD7">
            <w:pPr>
              <w:jc w:val="left"/>
              <w:cnfStyle w:val="000000100000"/>
              <w:rPr>
                <w:ins w:id="1870" w:author="paulac" w:date="2013-10-09T17:05:00Z"/>
              </w:rPr>
            </w:pPr>
            <w:ins w:id="1871" w:author="paulac" w:date="2013-10-09T17:05:00Z">
              <w:r>
                <w:t>Número de l’expedient origen</w:t>
              </w:r>
            </w:ins>
          </w:p>
        </w:tc>
      </w:tr>
      <w:tr w:rsidR="00A66CD7" w:rsidRPr="00332B27" w:rsidTr="00E4243F">
        <w:trPr>
          <w:trHeight w:val="397"/>
          <w:ins w:id="1872" w:author="paulac" w:date="2013-10-09T17:05:00Z"/>
          <w:trPrChange w:id="1873" w:author="paulac" w:date="2013-10-10T10:53:00Z">
            <w:trPr>
              <w:trHeight w:val="397"/>
              <w:jc w:val="center"/>
            </w:trPr>
          </w:trPrChange>
        </w:trPr>
        <w:tc>
          <w:tcPr>
            <w:cnfStyle w:val="001000000000"/>
            <w:tcW w:w="3045" w:type="dxa"/>
            <w:tcPrChange w:id="1874" w:author="paulac" w:date="2013-10-10T10:53:00Z">
              <w:tcPr>
                <w:tcW w:w="2904" w:type="dxa"/>
                <w:vAlign w:val="center"/>
              </w:tcPr>
            </w:tcPrChange>
          </w:tcPr>
          <w:p w:rsidR="00A66CD7" w:rsidRPr="00036ABE" w:rsidRDefault="000D0864" w:rsidP="00036ABE">
            <w:pPr>
              <w:jc w:val="left"/>
              <w:rPr>
                <w:ins w:id="1875" w:author="paulac" w:date="2013-10-09T17:05:00Z"/>
                <w:b w:val="0"/>
                <w:bCs w:val="0"/>
                <w:rPrChange w:id="1876" w:author="paulac" w:date="2013-10-15T09:24:00Z">
                  <w:rPr>
                    <w:ins w:id="1877" w:author="paulac" w:date="2013-10-09T17:05:00Z"/>
                    <w:rFonts w:eastAsiaTheme="minorHAnsi"/>
                    <w:b w:val="0"/>
                    <w:bCs w:val="0"/>
                    <w:szCs w:val="22"/>
                    <w:lang w:val="ca-ES" w:eastAsia="en-US"/>
                  </w:rPr>
                </w:rPrChange>
              </w:rPr>
              <w:pPrChange w:id="1878" w:author="paulac" w:date="2013-10-15T09:24:00Z">
                <w:pPr>
                  <w:spacing w:after="200" w:line="276" w:lineRule="auto"/>
                  <w:jc w:val="left"/>
                </w:pPr>
              </w:pPrChange>
            </w:pPr>
            <w:ins w:id="1879" w:author="paulac" w:date="2013-10-09T17:05:00Z">
              <w:r w:rsidRPr="00036ABE">
                <w:rPr>
                  <w:rPrChange w:id="1880" w:author="paulac" w:date="2013-10-15T09:24:00Z">
                    <w:rPr>
                      <w:rFonts w:asciiTheme="majorHAnsi" w:eastAsiaTheme="majorEastAsia" w:hAnsiTheme="majorHAnsi" w:cstheme="majorBidi"/>
                      <w:i/>
                      <w:iCs/>
                      <w:color w:val="0000FF" w:themeColor="hyperlink"/>
                      <w:u w:val="single"/>
                    </w:rPr>
                  </w:rPrChange>
                </w:rPr>
                <w:t>varOrigenExpedientNumero</w:t>
              </w:r>
            </w:ins>
          </w:p>
        </w:tc>
        <w:tc>
          <w:tcPr>
            <w:tcW w:w="4744" w:type="dxa"/>
            <w:tcPrChange w:id="1881" w:author="paulac" w:date="2013-10-10T10:53:00Z">
              <w:tcPr>
                <w:tcW w:w="4885" w:type="dxa"/>
                <w:vAlign w:val="center"/>
              </w:tcPr>
            </w:tcPrChange>
          </w:tcPr>
          <w:p w:rsidR="00A66CD7" w:rsidRPr="00332B27" w:rsidRDefault="00A66CD7" w:rsidP="00A66CD7">
            <w:pPr>
              <w:jc w:val="left"/>
              <w:cnfStyle w:val="000000000000"/>
              <w:rPr>
                <w:ins w:id="1882" w:author="paulac" w:date="2013-10-09T17:05:00Z"/>
              </w:rPr>
            </w:pPr>
            <w:ins w:id="1883" w:author="paulac" w:date="2013-10-09T17:05:00Z">
              <w:r w:rsidRPr="00332B27">
                <w:t xml:space="preserve">Variable que conté </w:t>
              </w:r>
              <w:r>
                <w:t>el número de l’expedient origen</w:t>
              </w:r>
            </w:ins>
          </w:p>
        </w:tc>
      </w:tr>
      <w:tr w:rsidR="007A3C8B" w:rsidRPr="00332B27" w:rsidTr="00E4243F">
        <w:trPr>
          <w:cnfStyle w:val="000000100000"/>
          <w:trHeight w:val="397"/>
          <w:ins w:id="1884" w:author="paulac" w:date="2013-10-09T17:05:00Z"/>
          <w:trPrChange w:id="1885" w:author="paulac" w:date="2013-10-10T10:53:00Z">
            <w:trPr>
              <w:trHeight w:val="397"/>
              <w:jc w:val="center"/>
            </w:trPr>
          </w:trPrChange>
        </w:trPr>
        <w:tc>
          <w:tcPr>
            <w:cnfStyle w:val="001000000000"/>
            <w:tcW w:w="3045" w:type="dxa"/>
            <w:tcPrChange w:id="1886" w:author="paulac" w:date="2013-10-10T10:53:00Z">
              <w:tcPr>
                <w:tcW w:w="2904" w:type="dxa"/>
                <w:vAlign w:val="center"/>
              </w:tcPr>
            </w:tcPrChange>
          </w:tcPr>
          <w:p w:rsidR="00E21426" w:rsidRPr="00036ABE" w:rsidRDefault="000D0864">
            <w:pPr>
              <w:jc w:val="left"/>
              <w:cnfStyle w:val="001000100000"/>
              <w:rPr>
                <w:ins w:id="1887" w:author="paulac" w:date="2013-10-09T17:05:00Z"/>
                <w:b w:val="0"/>
                <w:bCs w:val="0"/>
                <w:rPrChange w:id="1888" w:author="paulac" w:date="2013-10-15T09:24:00Z">
                  <w:rPr>
                    <w:ins w:id="1889" w:author="paulac" w:date="2013-10-09T17:05:00Z"/>
                    <w:rFonts w:eastAsiaTheme="minorHAnsi"/>
                    <w:b w:val="0"/>
                    <w:bCs w:val="0"/>
                    <w:szCs w:val="22"/>
                    <w:lang w:val="ca-ES" w:eastAsia="en-US"/>
                  </w:rPr>
                </w:rPrChange>
              </w:rPr>
              <w:pPrChange w:id="1890" w:author="paulac" w:date="2013-10-09T17:36:00Z">
                <w:pPr>
                  <w:spacing w:after="200" w:line="276" w:lineRule="auto"/>
                  <w:jc w:val="left"/>
                  <w:cnfStyle w:val="001000100000"/>
                </w:pPr>
              </w:pPrChange>
            </w:pPr>
            <w:ins w:id="1891" w:author="paulac" w:date="2013-10-09T17:36:00Z">
              <w:r w:rsidRPr="000D0864">
                <w:rPr>
                  <w:rPrChange w:id="1892" w:author="paulac" w:date="2013-10-14T16:15:00Z">
                    <w:rPr>
                      <w:color w:val="0000FF" w:themeColor="hyperlink"/>
                      <w:u w:val="single"/>
                    </w:rPr>
                  </w:rPrChange>
                </w:rPr>
                <w:t>origen</w:t>
              </w:r>
            </w:ins>
            <w:ins w:id="1893" w:author="paulac" w:date="2013-10-09T17:05:00Z">
              <w:r w:rsidRPr="000D0864">
                <w:rPr>
                  <w:rPrChange w:id="1894" w:author="paulac" w:date="2013-10-14T16:15:00Z">
                    <w:rPr>
                      <w:color w:val="0000FF" w:themeColor="hyperlink"/>
                      <w:u w:val="single"/>
                    </w:rPr>
                  </w:rPrChange>
                </w:rPr>
                <w:t>ExpedientDocument</w:t>
              </w:r>
            </w:ins>
          </w:p>
        </w:tc>
        <w:tc>
          <w:tcPr>
            <w:tcW w:w="4744" w:type="dxa"/>
            <w:tcPrChange w:id="1895" w:author="paulac" w:date="2013-10-10T10:53:00Z">
              <w:tcPr>
                <w:tcW w:w="4885" w:type="dxa"/>
                <w:vAlign w:val="center"/>
              </w:tcPr>
            </w:tcPrChange>
          </w:tcPr>
          <w:p w:rsidR="00E21426" w:rsidRDefault="007A3C8B">
            <w:pPr>
              <w:jc w:val="left"/>
              <w:cnfStyle w:val="000000100000"/>
              <w:rPr>
                <w:ins w:id="1896" w:author="paulac" w:date="2013-10-09T17:05:00Z"/>
                <w:rFonts w:eastAsiaTheme="minorHAnsi"/>
                <w:szCs w:val="22"/>
                <w:lang w:val="ca-ES" w:eastAsia="en-US"/>
              </w:rPr>
              <w:pPrChange w:id="1897" w:author="paulac" w:date="2013-10-09T17:36:00Z">
                <w:pPr>
                  <w:spacing w:after="200" w:line="276" w:lineRule="auto"/>
                  <w:jc w:val="left"/>
                  <w:cnfStyle w:val="000000100000"/>
                </w:pPr>
              </w:pPrChange>
            </w:pPr>
            <w:ins w:id="1898" w:author="paulac" w:date="2013-10-09T17:36:00Z">
              <w:r>
                <w:t xml:space="preserve">Codi del document </w:t>
              </w:r>
            </w:ins>
            <w:ins w:id="1899" w:author="paulac" w:date="2013-10-09T17:46:00Z">
              <w:r w:rsidR="003E285A">
                <w:t xml:space="preserve">a l’expedient </w:t>
              </w:r>
            </w:ins>
            <w:ins w:id="1900" w:author="paulac" w:date="2013-10-09T17:36:00Z">
              <w:r>
                <w:t xml:space="preserve">origen </w:t>
              </w:r>
            </w:ins>
          </w:p>
        </w:tc>
      </w:tr>
      <w:tr w:rsidR="007A3C8B" w:rsidRPr="00332B27" w:rsidTr="00E4243F">
        <w:trPr>
          <w:trHeight w:val="397"/>
          <w:ins w:id="1901" w:author="paulac" w:date="2013-10-09T17:05:00Z"/>
          <w:trPrChange w:id="1902" w:author="paulac" w:date="2013-10-10T10:53:00Z">
            <w:trPr>
              <w:trHeight w:val="397"/>
              <w:jc w:val="center"/>
            </w:trPr>
          </w:trPrChange>
        </w:trPr>
        <w:tc>
          <w:tcPr>
            <w:cnfStyle w:val="001000000000"/>
            <w:tcW w:w="3045" w:type="dxa"/>
            <w:tcPrChange w:id="1903" w:author="paulac" w:date="2013-10-10T10:53:00Z">
              <w:tcPr>
                <w:tcW w:w="2904" w:type="dxa"/>
                <w:vAlign w:val="center"/>
              </w:tcPr>
            </w:tcPrChange>
          </w:tcPr>
          <w:p w:rsidR="007A3C8B" w:rsidRPr="00036ABE" w:rsidRDefault="000D0864" w:rsidP="00036ABE">
            <w:pPr>
              <w:jc w:val="left"/>
              <w:rPr>
                <w:ins w:id="1904" w:author="paulac" w:date="2013-10-09T17:05:00Z"/>
                <w:b w:val="0"/>
                <w:bCs w:val="0"/>
                <w:rPrChange w:id="1905" w:author="paulac" w:date="2013-10-15T09:24:00Z">
                  <w:rPr>
                    <w:ins w:id="1906" w:author="paulac" w:date="2013-10-09T17:05:00Z"/>
                    <w:rFonts w:eastAsiaTheme="minorHAnsi"/>
                    <w:b w:val="0"/>
                    <w:bCs w:val="0"/>
                    <w:szCs w:val="22"/>
                    <w:lang w:val="ca-ES" w:eastAsia="en-US"/>
                  </w:rPr>
                </w:rPrChange>
              </w:rPr>
              <w:pPrChange w:id="1907" w:author="paulac" w:date="2013-10-15T09:24:00Z">
                <w:pPr>
                  <w:spacing w:after="200" w:line="276" w:lineRule="auto"/>
                  <w:jc w:val="left"/>
                </w:pPr>
              </w:pPrChange>
            </w:pPr>
            <w:ins w:id="1908" w:author="paulac" w:date="2013-10-09T17:05:00Z">
              <w:r w:rsidRPr="000D0864">
                <w:rPr>
                  <w:rPrChange w:id="1909" w:author="paulac" w:date="2013-10-14T16:15:00Z">
                    <w:rPr>
                      <w:color w:val="0000FF" w:themeColor="hyperlink"/>
                      <w:u w:val="single"/>
                    </w:rPr>
                  </w:rPrChange>
                </w:rPr>
                <w:t>var</w:t>
              </w:r>
            </w:ins>
            <w:ins w:id="1910" w:author="paulac" w:date="2013-10-09T17:36:00Z">
              <w:r w:rsidRPr="000D0864">
                <w:rPr>
                  <w:rPrChange w:id="1911" w:author="paulac" w:date="2013-10-14T16:15:00Z">
                    <w:rPr>
                      <w:color w:val="0000FF" w:themeColor="hyperlink"/>
                      <w:u w:val="single"/>
                    </w:rPr>
                  </w:rPrChange>
                </w:rPr>
                <w:t>Origen</w:t>
              </w:r>
            </w:ins>
            <w:ins w:id="1912" w:author="paulac" w:date="2013-10-09T17:05:00Z">
              <w:r w:rsidRPr="000D0864">
                <w:rPr>
                  <w:rPrChange w:id="1913" w:author="paulac" w:date="2013-10-14T16:15:00Z">
                    <w:rPr>
                      <w:color w:val="0000FF" w:themeColor="hyperlink"/>
                      <w:u w:val="single"/>
                    </w:rPr>
                  </w:rPrChange>
                </w:rPr>
                <w:t>ExpedientDocument</w:t>
              </w:r>
            </w:ins>
          </w:p>
        </w:tc>
        <w:tc>
          <w:tcPr>
            <w:tcW w:w="4744" w:type="dxa"/>
            <w:tcPrChange w:id="1914" w:author="paulac" w:date="2013-10-10T10:53:00Z">
              <w:tcPr>
                <w:tcW w:w="4885" w:type="dxa"/>
                <w:vAlign w:val="center"/>
              </w:tcPr>
            </w:tcPrChange>
          </w:tcPr>
          <w:p w:rsidR="00E21426" w:rsidRDefault="007A3C8B">
            <w:pPr>
              <w:jc w:val="left"/>
              <w:cnfStyle w:val="000000000000"/>
              <w:rPr>
                <w:ins w:id="1915" w:author="paulac" w:date="2013-10-09T17:05:00Z"/>
                <w:rFonts w:eastAsiaTheme="minorHAnsi"/>
                <w:szCs w:val="22"/>
                <w:lang w:val="ca-ES" w:eastAsia="en-US"/>
              </w:rPr>
              <w:pPrChange w:id="1916" w:author="paulac" w:date="2013-10-09T17:36:00Z">
                <w:pPr>
                  <w:spacing w:after="200" w:line="276" w:lineRule="auto"/>
                  <w:jc w:val="left"/>
                  <w:cnfStyle w:val="000000000000"/>
                </w:pPr>
              </w:pPrChange>
            </w:pPr>
            <w:ins w:id="1917" w:author="paulac" w:date="2013-10-09T17:36:00Z">
              <w:r w:rsidRPr="00332B27">
                <w:t xml:space="preserve">Variable que conté </w:t>
              </w:r>
              <w:r>
                <w:t>el codi del document origen</w:t>
              </w:r>
            </w:ins>
          </w:p>
        </w:tc>
      </w:tr>
      <w:tr w:rsidR="007A3C8B" w:rsidRPr="00332B27" w:rsidTr="00E4243F">
        <w:trPr>
          <w:cnfStyle w:val="000000100000"/>
          <w:trHeight w:val="397"/>
          <w:ins w:id="1918" w:author="paulac" w:date="2013-10-09T17:35:00Z"/>
          <w:trPrChange w:id="1919" w:author="paulac" w:date="2013-10-10T10:53:00Z">
            <w:trPr>
              <w:trHeight w:val="397"/>
              <w:jc w:val="center"/>
            </w:trPr>
          </w:trPrChange>
        </w:trPr>
        <w:tc>
          <w:tcPr>
            <w:cnfStyle w:val="001000000000"/>
            <w:tcW w:w="3045" w:type="dxa"/>
            <w:tcPrChange w:id="1920" w:author="paulac" w:date="2013-10-10T10:53:00Z">
              <w:tcPr>
                <w:tcW w:w="2904" w:type="dxa"/>
                <w:vAlign w:val="center"/>
              </w:tcPr>
            </w:tcPrChange>
          </w:tcPr>
          <w:p w:rsidR="007A3C8B" w:rsidRPr="00036ABE" w:rsidRDefault="000D0864" w:rsidP="00036ABE">
            <w:pPr>
              <w:jc w:val="left"/>
              <w:cnfStyle w:val="001000100000"/>
              <w:rPr>
                <w:ins w:id="1921" w:author="paulac" w:date="2013-10-09T17:35:00Z"/>
                <w:b w:val="0"/>
                <w:bCs w:val="0"/>
                <w:rPrChange w:id="1922" w:author="paulac" w:date="2013-10-15T09:24:00Z">
                  <w:rPr>
                    <w:ins w:id="1923" w:author="paulac" w:date="2013-10-09T17:35:00Z"/>
                    <w:rFonts w:eastAsiaTheme="minorHAnsi"/>
                    <w:b w:val="0"/>
                    <w:bCs w:val="0"/>
                    <w:szCs w:val="22"/>
                    <w:lang w:val="ca-ES" w:eastAsia="en-US"/>
                  </w:rPr>
                </w:rPrChange>
              </w:rPr>
              <w:pPrChange w:id="1924" w:author="paulac" w:date="2013-10-15T09:24:00Z">
                <w:pPr>
                  <w:spacing w:after="200" w:line="276" w:lineRule="auto"/>
                  <w:jc w:val="left"/>
                  <w:cnfStyle w:val="001000100000"/>
                </w:pPr>
              </w:pPrChange>
            </w:pPr>
            <w:ins w:id="1925" w:author="paulac" w:date="2013-10-09T17:35:00Z">
              <w:r w:rsidRPr="000D0864">
                <w:rPr>
                  <w:rPrChange w:id="1926" w:author="paulac" w:date="2013-10-14T16:15:00Z">
                    <w:rPr>
                      <w:color w:val="0000FF" w:themeColor="hyperlink"/>
                      <w:u w:val="single"/>
                    </w:rPr>
                  </w:rPrChange>
                </w:rPr>
                <w:t>documentCodi</w:t>
              </w:r>
            </w:ins>
          </w:p>
        </w:tc>
        <w:tc>
          <w:tcPr>
            <w:tcW w:w="4744" w:type="dxa"/>
            <w:tcPrChange w:id="1927" w:author="paulac" w:date="2013-10-10T10:53:00Z">
              <w:tcPr>
                <w:tcW w:w="4885" w:type="dxa"/>
                <w:vAlign w:val="center"/>
              </w:tcPr>
            </w:tcPrChange>
          </w:tcPr>
          <w:p w:rsidR="007A3C8B" w:rsidRPr="00332B27" w:rsidRDefault="007A3C8B" w:rsidP="00A66CD7">
            <w:pPr>
              <w:jc w:val="left"/>
              <w:cnfStyle w:val="000000100000"/>
              <w:rPr>
                <w:ins w:id="1928" w:author="paulac" w:date="2013-10-09T17:35:00Z"/>
              </w:rPr>
            </w:pPr>
            <w:ins w:id="1929" w:author="paulac" w:date="2013-10-09T17:35:00Z">
              <w:r>
                <w:t>Codi del document a copiar</w:t>
              </w:r>
            </w:ins>
          </w:p>
        </w:tc>
      </w:tr>
      <w:tr w:rsidR="007A3C8B" w:rsidRPr="00332B27" w:rsidTr="00E4243F">
        <w:trPr>
          <w:trHeight w:val="397"/>
          <w:ins w:id="1930" w:author="paulac" w:date="2013-10-09T17:35:00Z"/>
          <w:trPrChange w:id="1931" w:author="paulac" w:date="2013-10-10T10:53:00Z">
            <w:trPr>
              <w:trHeight w:val="397"/>
              <w:jc w:val="center"/>
            </w:trPr>
          </w:trPrChange>
        </w:trPr>
        <w:tc>
          <w:tcPr>
            <w:cnfStyle w:val="001000000000"/>
            <w:tcW w:w="3045" w:type="dxa"/>
            <w:tcPrChange w:id="1932" w:author="paulac" w:date="2013-10-10T10:53:00Z">
              <w:tcPr>
                <w:tcW w:w="2904" w:type="dxa"/>
                <w:vAlign w:val="center"/>
              </w:tcPr>
            </w:tcPrChange>
          </w:tcPr>
          <w:p w:rsidR="007A3C8B" w:rsidRPr="00036ABE" w:rsidRDefault="000D0864" w:rsidP="00036ABE">
            <w:pPr>
              <w:jc w:val="left"/>
              <w:rPr>
                <w:ins w:id="1933" w:author="paulac" w:date="2013-10-09T17:35:00Z"/>
                <w:b w:val="0"/>
                <w:bCs w:val="0"/>
                <w:rPrChange w:id="1934" w:author="paulac" w:date="2013-10-15T09:24:00Z">
                  <w:rPr>
                    <w:ins w:id="1935" w:author="paulac" w:date="2013-10-09T17:35:00Z"/>
                    <w:rFonts w:eastAsiaTheme="minorHAnsi"/>
                    <w:b w:val="0"/>
                    <w:bCs w:val="0"/>
                    <w:szCs w:val="22"/>
                    <w:lang w:val="ca-ES" w:eastAsia="en-US"/>
                  </w:rPr>
                </w:rPrChange>
              </w:rPr>
              <w:pPrChange w:id="1936" w:author="paulac" w:date="2013-10-15T09:24:00Z">
                <w:pPr>
                  <w:spacing w:after="200" w:line="276" w:lineRule="auto"/>
                  <w:jc w:val="left"/>
                </w:pPr>
              </w:pPrChange>
            </w:pPr>
            <w:ins w:id="1937" w:author="paulac" w:date="2013-10-09T17:35:00Z">
              <w:r w:rsidRPr="000D0864">
                <w:rPr>
                  <w:rPrChange w:id="1938" w:author="paulac" w:date="2013-10-14T16:15:00Z">
                    <w:rPr>
                      <w:color w:val="0000FF" w:themeColor="hyperlink"/>
                      <w:u w:val="single"/>
                    </w:rPr>
                  </w:rPrChange>
                </w:rPr>
                <w:t>varDocumentCodi</w:t>
              </w:r>
            </w:ins>
          </w:p>
        </w:tc>
        <w:tc>
          <w:tcPr>
            <w:tcW w:w="4744" w:type="dxa"/>
            <w:tcPrChange w:id="1939" w:author="paulac" w:date="2013-10-10T10:53:00Z">
              <w:tcPr>
                <w:tcW w:w="4885" w:type="dxa"/>
                <w:vAlign w:val="center"/>
              </w:tcPr>
            </w:tcPrChange>
          </w:tcPr>
          <w:p w:rsidR="007A3C8B" w:rsidRPr="00332B27" w:rsidRDefault="007A3C8B" w:rsidP="00A66CD7">
            <w:pPr>
              <w:jc w:val="left"/>
              <w:cnfStyle w:val="000000000000"/>
              <w:rPr>
                <w:ins w:id="1940" w:author="paulac" w:date="2013-10-09T17:35:00Z"/>
              </w:rPr>
            </w:pPr>
            <w:ins w:id="1941" w:author="paulac" w:date="2013-10-09T17:35:00Z">
              <w:r w:rsidRPr="00332B27">
                <w:t>Variable que conté</w:t>
              </w:r>
              <w:r>
                <w:t xml:space="preserve"> el codi del document a copiar</w:t>
              </w:r>
            </w:ins>
          </w:p>
        </w:tc>
      </w:tr>
    </w:tbl>
    <w:p w:rsidR="00036ABE" w:rsidRDefault="00036ABE" w:rsidP="00036ABE">
      <w:pPr>
        <w:pStyle w:val="Ttol4"/>
        <w:numPr>
          <w:ilvl w:val="0"/>
          <w:numId w:val="0"/>
        </w:numPr>
        <w:spacing w:before="240"/>
        <w:ind w:left="862"/>
        <w:rPr>
          <w:ins w:id="1942" w:author="paulac" w:date="2013-10-15T09:24:00Z"/>
        </w:rPr>
        <w:pPrChange w:id="1943" w:author="paulac" w:date="2013-10-15T09:24:00Z">
          <w:pPr>
            <w:pStyle w:val="Ttol4"/>
            <w:spacing w:before="240"/>
            <w:ind w:left="862" w:hanging="862"/>
          </w:pPr>
        </w:pPrChange>
      </w:pPr>
    </w:p>
    <w:p w:rsidR="006516D3" w:rsidRDefault="006516D3" w:rsidP="006516D3">
      <w:pPr>
        <w:pStyle w:val="Ttol4"/>
        <w:spacing w:before="240"/>
        <w:ind w:left="862" w:hanging="862"/>
        <w:rPr>
          <w:ins w:id="1944" w:author="paulac" w:date="2013-10-09T17:49:00Z"/>
        </w:rPr>
      </w:pPr>
      <w:bookmarkStart w:id="1945" w:name="_Toc369592852"/>
      <w:ins w:id="1946" w:author="paulac" w:date="2013-10-09T17:49:00Z">
        <w:r>
          <w:t>Generar un document</w:t>
        </w:r>
        <w:bookmarkEnd w:id="1945"/>
      </w:ins>
    </w:p>
    <w:p w:rsidR="006516D3" w:rsidRDefault="006516D3" w:rsidP="006516D3">
      <w:pPr>
        <w:rPr>
          <w:ins w:id="1947" w:author="paulac" w:date="2013-10-09T17:49:00Z"/>
        </w:rPr>
      </w:pPr>
      <w:ins w:id="1948" w:author="paulac" w:date="2013-10-09T17:49:00Z">
        <w:r>
          <w:t>Handler per generar un document de forma automàtica a partir d’una plantilla.</w:t>
        </w:r>
      </w:ins>
    </w:p>
    <w:p w:rsidR="006516D3" w:rsidRDefault="006516D3" w:rsidP="006516D3">
      <w:pPr>
        <w:pStyle w:val="Pargrafdellista"/>
        <w:numPr>
          <w:ilvl w:val="0"/>
          <w:numId w:val="8"/>
        </w:numPr>
        <w:rPr>
          <w:ins w:id="1949" w:author="paulac" w:date="2013-10-09T17:49:00Z"/>
        </w:rPr>
      </w:pPr>
      <w:ins w:id="1950" w:author="paulac" w:date="2013-10-09T17:49:00Z">
        <w:r>
          <w:t xml:space="preserve">Classe: </w:t>
        </w:r>
        <w:r w:rsidRPr="002D778A">
          <w:t>net.conselldemallorca.helium.jbpm3.handlers</w:t>
        </w:r>
        <w:r>
          <w:t>.Document</w:t>
        </w:r>
      </w:ins>
      <w:ins w:id="1951" w:author="paulac" w:date="2013-10-09T17:50:00Z">
        <w:r>
          <w:t>Generar</w:t>
        </w:r>
      </w:ins>
      <w:ins w:id="1952" w:author="paulac" w:date="2013-10-09T17:49:00Z">
        <w:r>
          <w:t>Handler</w:t>
        </w:r>
      </w:ins>
    </w:p>
    <w:p w:rsidR="006516D3" w:rsidRDefault="006516D3" w:rsidP="006516D3">
      <w:pPr>
        <w:pStyle w:val="Pargrafdellista"/>
        <w:numPr>
          <w:ilvl w:val="0"/>
          <w:numId w:val="8"/>
        </w:numPr>
        <w:rPr>
          <w:ins w:id="1953" w:author="paulac" w:date="2013-10-09T17:49:00Z"/>
        </w:rPr>
      </w:pPr>
      <w:ins w:id="1954" w:author="paulac" w:date="2013-10-09T17:49:00Z">
        <w:r>
          <w:t>Paràmetres:</w:t>
        </w:r>
      </w:ins>
    </w:p>
    <w:tbl>
      <w:tblPr>
        <w:tblStyle w:val="LIMIT"/>
        <w:tblW w:w="7789" w:type="dxa"/>
        <w:tblLayout w:type="fixed"/>
        <w:tblLook w:val="04A0"/>
        <w:tblPrChange w:id="1955" w:author="paulac" w:date="2013-10-10T10:54:00Z">
          <w:tblPr>
            <w:tblW w:w="7789" w:type="dxa"/>
            <w:jc w:val="center"/>
            <w:tblInd w:w="-299"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Layout w:type="fixed"/>
            <w:tblLook w:val="04A0"/>
          </w:tblPr>
        </w:tblPrChange>
      </w:tblPr>
      <w:tblGrid>
        <w:gridCol w:w="3045"/>
        <w:gridCol w:w="4744"/>
        <w:tblGridChange w:id="1956">
          <w:tblGrid>
            <w:gridCol w:w="3045"/>
            <w:gridCol w:w="4744"/>
          </w:tblGrid>
        </w:tblGridChange>
      </w:tblGrid>
      <w:tr w:rsidR="006516D3" w:rsidRPr="00332B27" w:rsidTr="00E4243F">
        <w:trPr>
          <w:cnfStyle w:val="100000000000"/>
          <w:trHeight w:val="340"/>
          <w:ins w:id="1957" w:author="paulac" w:date="2013-10-09T17:49:00Z"/>
          <w:trPrChange w:id="1958" w:author="paulac" w:date="2013-10-10T10:54:00Z">
            <w:trPr>
              <w:trHeight w:val="340"/>
              <w:jc w:val="center"/>
            </w:trPr>
          </w:trPrChange>
        </w:trPr>
        <w:tc>
          <w:tcPr>
            <w:cnfStyle w:val="001000000000"/>
            <w:tcW w:w="3045" w:type="dxa"/>
            <w:tcPrChange w:id="1959" w:author="paulac" w:date="2013-10-10T10:54:00Z">
              <w:tcPr>
                <w:tcW w:w="3045" w:type="dxa"/>
              </w:tcPr>
            </w:tcPrChange>
          </w:tcPr>
          <w:p w:rsidR="006516D3" w:rsidRPr="00332B27" w:rsidRDefault="006516D3" w:rsidP="00F12DC6">
            <w:pPr>
              <w:cnfStyle w:val="101000000000"/>
              <w:rPr>
                <w:ins w:id="1960" w:author="paulac" w:date="2013-10-09T17:49:00Z"/>
              </w:rPr>
            </w:pPr>
            <w:ins w:id="1961" w:author="paulac" w:date="2013-10-09T17:49:00Z">
              <w:r w:rsidRPr="00332B27">
                <w:t>Nom paràmetre</w:t>
              </w:r>
            </w:ins>
          </w:p>
        </w:tc>
        <w:tc>
          <w:tcPr>
            <w:tcW w:w="4744" w:type="dxa"/>
            <w:tcPrChange w:id="1962" w:author="paulac" w:date="2013-10-10T10:54:00Z">
              <w:tcPr>
                <w:tcW w:w="4744" w:type="dxa"/>
              </w:tcPr>
            </w:tcPrChange>
          </w:tcPr>
          <w:p w:rsidR="006516D3" w:rsidRPr="00332B27" w:rsidRDefault="006516D3" w:rsidP="00F12DC6">
            <w:pPr>
              <w:cnfStyle w:val="100000000000"/>
              <w:rPr>
                <w:ins w:id="1963" w:author="paulac" w:date="2013-10-09T17:49:00Z"/>
              </w:rPr>
            </w:pPr>
            <w:ins w:id="1964" w:author="paulac" w:date="2013-10-09T17:49:00Z">
              <w:r w:rsidRPr="00332B27">
                <w:t>Descripció</w:t>
              </w:r>
            </w:ins>
          </w:p>
        </w:tc>
      </w:tr>
      <w:tr w:rsidR="006516D3" w:rsidRPr="00332B27" w:rsidTr="00E4243F">
        <w:trPr>
          <w:cnfStyle w:val="000000100000"/>
          <w:trHeight w:val="397"/>
          <w:ins w:id="1965" w:author="paulac" w:date="2013-10-09T17:49:00Z"/>
          <w:trPrChange w:id="1966" w:author="paulac" w:date="2013-10-10T10:54:00Z">
            <w:trPr>
              <w:trHeight w:val="397"/>
              <w:jc w:val="center"/>
            </w:trPr>
          </w:trPrChange>
        </w:trPr>
        <w:tc>
          <w:tcPr>
            <w:cnfStyle w:val="001000000000"/>
            <w:tcW w:w="3045" w:type="dxa"/>
            <w:tcPrChange w:id="1967" w:author="paulac" w:date="2013-10-10T10:54:00Z">
              <w:tcPr>
                <w:tcW w:w="3045" w:type="dxa"/>
                <w:vAlign w:val="center"/>
              </w:tcPr>
            </w:tcPrChange>
          </w:tcPr>
          <w:p w:rsidR="006516D3" w:rsidRPr="00036ABE" w:rsidRDefault="000D0864" w:rsidP="00036ABE">
            <w:pPr>
              <w:jc w:val="left"/>
              <w:cnfStyle w:val="001000100000"/>
              <w:rPr>
                <w:ins w:id="1968" w:author="paulac" w:date="2013-10-09T17:49:00Z"/>
                <w:b w:val="0"/>
                <w:bCs w:val="0"/>
                <w:rPrChange w:id="1969" w:author="paulac" w:date="2013-10-15T09:25:00Z">
                  <w:rPr>
                    <w:ins w:id="1970" w:author="paulac" w:date="2013-10-09T17:49:00Z"/>
                    <w:rFonts w:eastAsiaTheme="minorHAnsi"/>
                    <w:b w:val="0"/>
                    <w:bCs w:val="0"/>
                    <w:szCs w:val="22"/>
                    <w:lang w:val="ca-ES" w:eastAsia="en-US"/>
                  </w:rPr>
                </w:rPrChange>
              </w:rPr>
              <w:pPrChange w:id="1971" w:author="paulac" w:date="2013-10-15T09:25:00Z">
                <w:pPr>
                  <w:spacing w:after="200" w:line="276" w:lineRule="auto"/>
                  <w:jc w:val="left"/>
                  <w:cnfStyle w:val="001000100000"/>
                </w:pPr>
              </w:pPrChange>
            </w:pPr>
            <w:ins w:id="1972" w:author="paulac" w:date="2013-10-09T17:50:00Z">
              <w:r w:rsidRPr="000D0864">
                <w:rPr>
                  <w:rPrChange w:id="1973" w:author="paulac" w:date="2013-10-14T16:15:00Z">
                    <w:rPr>
                      <w:color w:val="0000FF" w:themeColor="hyperlink"/>
                      <w:u w:val="single"/>
                    </w:rPr>
                  </w:rPrChange>
                </w:rPr>
                <w:t>documentCodi</w:t>
              </w:r>
            </w:ins>
          </w:p>
        </w:tc>
        <w:tc>
          <w:tcPr>
            <w:tcW w:w="4744" w:type="dxa"/>
            <w:tcPrChange w:id="1974" w:author="paulac" w:date="2013-10-10T10:54:00Z">
              <w:tcPr>
                <w:tcW w:w="4744" w:type="dxa"/>
                <w:vAlign w:val="center"/>
              </w:tcPr>
            </w:tcPrChange>
          </w:tcPr>
          <w:p w:rsidR="00E21426" w:rsidRDefault="006516D3">
            <w:pPr>
              <w:jc w:val="left"/>
              <w:cnfStyle w:val="000000100000"/>
              <w:rPr>
                <w:ins w:id="1975" w:author="paulac" w:date="2013-10-09T17:49:00Z"/>
                <w:rFonts w:eastAsiaTheme="minorHAnsi"/>
                <w:szCs w:val="22"/>
                <w:lang w:val="ca-ES" w:eastAsia="en-US"/>
              </w:rPr>
              <w:pPrChange w:id="1976" w:author="paulac" w:date="2013-10-09T17:52:00Z">
                <w:pPr>
                  <w:spacing w:after="200" w:line="276" w:lineRule="auto"/>
                  <w:jc w:val="left"/>
                  <w:cnfStyle w:val="000000100000"/>
                </w:pPr>
              </w:pPrChange>
            </w:pPr>
            <w:ins w:id="1977" w:author="paulac" w:date="2013-10-09T17:50:00Z">
              <w:r>
                <w:t xml:space="preserve">Codi del document a </w:t>
              </w:r>
            </w:ins>
            <w:ins w:id="1978" w:author="paulac" w:date="2013-10-09T17:52:00Z">
              <w:r>
                <w:t>crear</w:t>
              </w:r>
            </w:ins>
          </w:p>
        </w:tc>
      </w:tr>
      <w:tr w:rsidR="006516D3" w:rsidRPr="00332B27" w:rsidTr="00E4243F">
        <w:trPr>
          <w:trHeight w:val="397"/>
          <w:ins w:id="1979" w:author="paulac" w:date="2013-10-09T17:49:00Z"/>
          <w:trPrChange w:id="1980" w:author="paulac" w:date="2013-10-10T10:54:00Z">
            <w:trPr>
              <w:trHeight w:val="397"/>
              <w:jc w:val="center"/>
            </w:trPr>
          </w:trPrChange>
        </w:trPr>
        <w:tc>
          <w:tcPr>
            <w:cnfStyle w:val="001000000000"/>
            <w:tcW w:w="3045" w:type="dxa"/>
            <w:tcPrChange w:id="1981" w:author="paulac" w:date="2013-10-10T10:54:00Z">
              <w:tcPr>
                <w:tcW w:w="3045" w:type="dxa"/>
                <w:vAlign w:val="center"/>
              </w:tcPr>
            </w:tcPrChange>
          </w:tcPr>
          <w:p w:rsidR="006516D3" w:rsidRPr="00036ABE" w:rsidRDefault="000D0864" w:rsidP="00036ABE">
            <w:pPr>
              <w:jc w:val="left"/>
              <w:rPr>
                <w:ins w:id="1982" w:author="paulac" w:date="2013-10-09T17:49:00Z"/>
                <w:b w:val="0"/>
                <w:bCs w:val="0"/>
                <w:rPrChange w:id="1983" w:author="paulac" w:date="2013-10-15T09:25:00Z">
                  <w:rPr>
                    <w:ins w:id="1984" w:author="paulac" w:date="2013-10-09T17:49:00Z"/>
                    <w:rFonts w:eastAsiaTheme="minorHAnsi"/>
                    <w:b w:val="0"/>
                    <w:bCs w:val="0"/>
                    <w:szCs w:val="22"/>
                    <w:lang w:val="ca-ES" w:eastAsia="en-US"/>
                  </w:rPr>
                </w:rPrChange>
              </w:rPr>
              <w:pPrChange w:id="1985" w:author="paulac" w:date="2013-10-15T09:25:00Z">
                <w:pPr>
                  <w:spacing w:after="200" w:line="276" w:lineRule="auto"/>
                  <w:jc w:val="left"/>
                </w:pPr>
              </w:pPrChange>
            </w:pPr>
            <w:ins w:id="1986" w:author="paulac" w:date="2013-10-09T17:50:00Z">
              <w:r w:rsidRPr="000D0864">
                <w:rPr>
                  <w:rPrChange w:id="1987" w:author="paulac" w:date="2013-10-14T16:15:00Z">
                    <w:rPr>
                      <w:color w:val="0000FF" w:themeColor="hyperlink"/>
                      <w:u w:val="single"/>
                    </w:rPr>
                  </w:rPrChange>
                </w:rPr>
                <w:t>varDocumentCodi</w:t>
              </w:r>
            </w:ins>
          </w:p>
        </w:tc>
        <w:tc>
          <w:tcPr>
            <w:tcW w:w="4744" w:type="dxa"/>
            <w:tcPrChange w:id="1988" w:author="paulac" w:date="2013-10-10T10:54:00Z">
              <w:tcPr>
                <w:tcW w:w="4744" w:type="dxa"/>
                <w:vAlign w:val="center"/>
              </w:tcPr>
            </w:tcPrChange>
          </w:tcPr>
          <w:p w:rsidR="00E21426" w:rsidRDefault="006516D3">
            <w:pPr>
              <w:jc w:val="left"/>
              <w:cnfStyle w:val="000000000000"/>
              <w:rPr>
                <w:ins w:id="1989" w:author="paulac" w:date="2013-10-09T17:49:00Z"/>
                <w:rFonts w:eastAsiaTheme="minorHAnsi"/>
                <w:szCs w:val="22"/>
                <w:lang w:val="ca-ES" w:eastAsia="en-US"/>
              </w:rPr>
              <w:pPrChange w:id="1990" w:author="paulac" w:date="2013-10-09T17:52:00Z">
                <w:pPr>
                  <w:spacing w:after="200" w:line="276" w:lineRule="auto"/>
                  <w:jc w:val="left"/>
                  <w:cnfStyle w:val="000000000000"/>
                </w:pPr>
              </w:pPrChange>
            </w:pPr>
            <w:ins w:id="1991" w:author="paulac" w:date="2013-10-09T17:50:00Z">
              <w:r w:rsidRPr="00332B27">
                <w:t>Variable que conté</w:t>
              </w:r>
              <w:r>
                <w:t xml:space="preserve"> el codi del document a </w:t>
              </w:r>
            </w:ins>
            <w:ins w:id="1992" w:author="paulac" w:date="2013-10-09T17:52:00Z">
              <w:r>
                <w:t>crear</w:t>
              </w:r>
            </w:ins>
          </w:p>
        </w:tc>
      </w:tr>
      <w:tr w:rsidR="006516D3" w:rsidRPr="00332B27" w:rsidTr="00E4243F">
        <w:trPr>
          <w:cnfStyle w:val="000000100000"/>
          <w:trHeight w:val="397"/>
          <w:ins w:id="1993" w:author="paulac" w:date="2013-10-09T17:49:00Z"/>
          <w:trPrChange w:id="1994" w:author="paulac" w:date="2013-10-10T10:54:00Z">
            <w:trPr>
              <w:trHeight w:val="397"/>
              <w:jc w:val="center"/>
            </w:trPr>
          </w:trPrChange>
        </w:trPr>
        <w:tc>
          <w:tcPr>
            <w:cnfStyle w:val="001000000000"/>
            <w:tcW w:w="3045" w:type="dxa"/>
            <w:tcPrChange w:id="1995" w:author="paulac" w:date="2013-10-10T10:54:00Z">
              <w:tcPr>
                <w:tcW w:w="3045" w:type="dxa"/>
                <w:vAlign w:val="center"/>
              </w:tcPr>
            </w:tcPrChange>
          </w:tcPr>
          <w:p w:rsidR="006516D3" w:rsidRPr="00036ABE" w:rsidRDefault="000D0864" w:rsidP="00036ABE">
            <w:pPr>
              <w:jc w:val="left"/>
              <w:cnfStyle w:val="001000100000"/>
              <w:rPr>
                <w:ins w:id="1996" w:author="paulac" w:date="2013-10-09T17:49:00Z"/>
                <w:b w:val="0"/>
                <w:bCs w:val="0"/>
                <w:rPrChange w:id="1997" w:author="paulac" w:date="2013-10-15T09:25:00Z">
                  <w:rPr>
                    <w:ins w:id="1998" w:author="paulac" w:date="2013-10-09T17:49:00Z"/>
                    <w:rFonts w:eastAsiaTheme="minorHAnsi"/>
                    <w:b w:val="0"/>
                    <w:bCs w:val="0"/>
                    <w:szCs w:val="22"/>
                    <w:lang w:val="ca-ES" w:eastAsia="en-US"/>
                  </w:rPr>
                </w:rPrChange>
              </w:rPr>
              <w:pPrChange w:id="1999" w:author="paulac" w:date="2013-10-15T09:25:00Z">
                <w:pPr>
                  <w:spacing w:after="200" w:line="276" w:lineRule="auto"/>
                  <w:jc w:val="left"/>
                  <w:cnfStyle w:val="001000100000"/>
                </w:pPr>
              </w:pPrChange>
            </w:pPr>
            <w:ins w:id="2000" w:author="paulac" w:date="2013-10-09T17:50:00Z">
              <w:r w:rsidRPr="000D0864">
                <w:rPr>
                  <w:rPrChange w:id="2001" w:author="paulac" w:date="2013-10-14T16:15:00Z">
                    <w:rPr>
                      <w:color w:val="0000FF" w:themeColor="hyperlink"/>
                      <w:u w:val="single"/>
                    </w:rPr>
                  </w:rPrChange>
                </w:rPr>
                <w:t>data</w:t>
              </w:r>
            </w:ins>
          </w:p>
        </w:tc>
        <w:tc>
          <w:tcPr>
            <w:tcW w:w="4744" w:type="dxa"/>
            <w:tcPrChange w:id="2002" w:author="paulac" w:date="2013-10-10T10:54:00Z">
              <w:tcPr>
                <w:tcW w:w="4744" w:type="dxa"/>
                <w:vAlign w:val="center"/>
              </w:tcPr>
            </w:tcPrChange>
          </w:tcPr>
          <w:p w:rsidR="00E21426" w:rsidRDefault="006516D3">
            <w:pPr>
              <w:jc w:val="left"/>
              <w:cnfStyle w:val="000000100000"/>
              <w:rPr>
                <w:ins w:id="2003" w:author="paulac" w:date="2013-10-09T17:49:00Z"/>
                <w:rFonts w:eastAsiaTheme="minorHAnsi"/>
                <w:szCs w:val="22"/>
                <w:lang w:val="ca-ES" w:eastAsia="en-US"/>
              </w:rPr>
              <w:pPrChange w:id="2004" w:author="paulac" w:date="2013-10-09T17:51:00Z">
                <w:pPr>
                  <w:spacing w:after="200" w:line="276" w:lineRule="auto"/>
                  <w:jc w:val="left"/>
                  <w:cnfStyle w:val="000000100000"/>
                </w:pPr>
              </w:pPrChange>
            </w:pPr>
            <w:ins w:id="2005" w:author="paulac" w:date="2013-10-09T17:50:00Z">
              <w:r w:rsidRPr="009D64DA">
                <w:t xml:space="preserve">Data amb </w:t>
              </w:r>
              <w:r>
                <w:t xml:space="preserve">què </w:t>
              </w:r>
            </w:ins>
            <w:ins w:id="2006" w:author="paulac" w:date="2013-10-09T17:51:00Z">
              <w:r>
                <w:t xml:space="preserve">es crearà </w:t>
              </w:r>
            </w:ins>
            <w:ins w:id="2007" w:author="paulac" w:date="2013-10-09T17:50:00Z">
              <w:r>
                <w:t>el document</w:t>
              </w:r>
            </w:ins>
          </w:p>
        </w:tc>
      </w:tr>
      <w:tr w:rsidR="006516D3" w:rsidRPr="00332B27" w:rsidTr="00E4243F">
        <w:trPr>
          <w:trHeight w:val="397"/>
          <w:ins w:id="2008" w:author="paulac" w:date="2013-10-09T17:49:00Z"/>
          <w:trPrChange w:id="2009" w:author="paulac" w:date="2013-10-10T10:54:00Z">
            <w:trPr>
              <w:trHeight w:val="397"/>
              <w:jc w:val="center"/>
            </w:trPr>
          </w:trPrChange>
        </w:trPr>
        <w:tc>
          <w:tcPr>
            <w:cnfStyle w:val="001000000000"/>
            <w:tcW w:w="3045" w:type="dxa"/>
            <w:tcPrChange w:id="2010" w:author="paulac" w:date="2013-10-10T10:54:00Z">
              <w:tcPr>
                <w:tcW w:w="3045" w:type="dxa"/>
                <w:vAlign w:val="center"/>
              </w:tcPr>
            </w:tcPrChange>
          </w:tcPr>
          <w:p w:rsidR="006516D3" w:rsidRPr="00036ABE" w:rsidRDefault="000D0864" w:rsidP="00036ABE">
            <w:pPr>
              <w:jc w:val="left"/>
              <w:rPr>
                <w:ins w:id="2011" w:author="paulac" w:date="2013-10-09T17:49:00Z"/>
                <w:b w:val="0"/>
                <w:bCs w:val="0"/>
                <w:rPrChange w:id="2012" w:author="paulac" w:date="2013-10-15T09:25:00Z">
                  <w:rPr>
                    <w:ins w:id="2013" w:author="paulac" w:date="2013-10-09T17:49:00Z"/>
                    <w:rFonts w:eastAsiaTheme="minorHAnsi"/>
                    <w:b w:val="0"/>
                    <w:bCs w:val="0"/>
                    <w:szCs w:val="22"/>
                    <w:lang w:val="ca-ES" w:eastAsia="en-US"/>
                  </w:rPr>
                </w:rPrChange>
              </w:rPr>
              <w:pPrChange w:id="2014" w:author="paulac" w:date="2013-10-15T09:25:00Z">
                <w:pPr>
                  <w:spacing w:after="200" w:line="276" w:lineRule="auto"/>
                  <w:jc w:val="left"/>
                </w:pPr>
              </w:pPrChange>
            </w:pPr>
            <w:ins w:id="2015" w:author="paulac" w:date="2013-10-09T17:50:00Z">
              <w:r w:rsidRPr="000D0864">
                <w:rPr>
                  <w:rPrChange w:id="2016" w:author="paulac" w:date="2013-10-14T16:15:00Z">
                    <w:rPr>
                      <w:color w:val="0000FF" w:themeColor="hyperlink"/>
                      <w:u w:val="single"/>
                    </w:rPr>
                  </w:rPrChange>
                </w:rPr>
                <w:t>varData</w:t>
              </w:r>
            </w:ins>
          </w:p>
        </w:tc>
        <w:tc>
          <w:tcPr>
            <w:tcW w:w="4744" w:type="dxa"/>
            <w:tcPrChange w:id="2017" w:author="paulac" w:date="2013-10-10T10:54:00Z">
              <w:tcPr>
                <w:tcW w:w="4744" w:type="dxa"/>
                <w:vAlign w:val="center"/>
              </w:tcPr>
            </w:tcPrChange>
          </w:tcPr>
          <w:p w:rsidR="006516D3" w:rsidRPr="00332B27" w:rsidRDefault="006516D3" w:rsidP="00F12DC6">
            <w:pPr>
              <w:jc w:val="left"/>
              <w:cnfStyle w:val="000000000000"/>
              <w:rPr>
                <w:ins w:id="2018" w:author="paulac" w:date="2013-10-09T17:49:00Z"/>
              </w:rPr>
            </w:pPr>
            <w:ins w:id="2019" w:author="paulac" w:date="2013-10-09T17:50:00Z">
              <w:r w:rsidRPr="00332B27">
                <w:t>Variable que conté</w:t>
              </w:r>
              <w:r>
                <w:t xml:space="preserve"> la data del document</w:t>
              </w:r>
            </w:ins>
          </w:p>
        </w:tc>
      </w:tr>
    </w:tbl>
    <w:p w:rsidR="00E21426" w:rsidRDefault="00E21426">
      <w:pPr>
        <w:rPr>
          <w:ins w:id="2020" w:author="paulac" w:date="2013-10-09T17:05:00Z"/>
        </w:rPr>
        <w:pPrChange w:id="2021" w:author="paulac" w:date="2013-10-09T17:05:00Z">
          <w:pPr>
            <w:pStyle w:val="Ttol3"/>
            <w:spacing w:before="240" w:after="120"/>
          </w:pPr>
        </w:pPrChange>
      </w:pPr>
    </w:p>
    <w:p w:rsidR="00E21426" w:rsidRDefault="00DE4E18">
      <w:pPr>
        <w:pStyle w:val="Ttol4"/>
        <w:rPr>
          <w:ins w:id="2022" w:author="paulac" w:date="2013-10-09T17:48:00Z"/>
        </w:rPr>
        <w:pPrChange w:id="2023" w:author="paulac" w:date="2013-10-10T10:13:00Z">
          <w:pPr>
            <w:pStyle w:val="Ttol3"/>
            <w:spacing w:before="240" w:after="120"/>
          </w:pPr>
        </w:pPrChange>
      </w:pPr>
      <w:bookmarkStart w:id="2024" w:name="_Toc369592853"/>
      <w:ins w:id="2025" w:author="paulac" w:date="2013-10-09T17:48:00Z">
        <w:r>
          <w:t>Enviament d’un document al portasignatures</w:t>
        </w:r>
        <w:bookmarkEnd w:id="2024"/>
      </w:ins>
    </w:p>
    <w:p w:rsidR="00DE4E18" w:rsidRPr="002D778A" w:rsidRDefault="00DE4E18" w:rsidP="00DE4E18">
      <w:pPr>
        <w:spacing w:after="120"/>
        <w:rPr>
          <w:ins w:id="2026" w:author="paulac" w:date="2013-10-09T17:48:00Z"/>
        </w:rPr>
      </w:pPr>
      <w:ins w:id="2027" w:author="paulac" w:date="2013-10-09T17:48:00Z">
        <w:r>
          <w:t>Aquest handler ens permet enviar un document a signar al portasignatures.</w:t>
        </w:r>
      </w:ins>
      <w:ins w:id="2028" w:author="paulac" w:date="2013-10-14T12:44:00Z">
        <w:r w:rsidR="001F50EA">
          <w:t xml:space="preserve"> El document pot </w:t>
        </w:r>
      </w:ins>
      <w:ins w:id="2029" w:author="paulac" w:date="2013-10-14T12:45:00Z">
        <w:r w:rsidR="001F50EA">
          <w:t xml:space="preserve">passar per tres passes de signatura, </w:t>
        </w:r>
      </w:ins>
      <w:ins w:id="2030" w:author="paulac" w:date="2013-10-14T12:46:00Z">
        <w:r w:rsidR="001F50EA">
          <w:t xml:space="preserve">i </w:t>
        </w:r>
      </w:ins>
      <w:ins w:id="2031" w:author="paulac" w:date="2013-10-14T12:45:00Z">
        <w:r w:rsidR="001F50EA">
          <w:t>on en cada pas</w:t>
        </w:r>
      </w:ins>
      <w:ins w:id="2032" w:author="paulac" w:date="2013-10-14T12:46:00Z">
        <w:r w:rsidR="001F50EA">
          <w:t>sa</w:t>
        </w:r>
      </w:ins>
      <w:ins w:id="2033" w:author="paulac" w:date="2013-10-14T12:45:00Z">
        <w:r w:rsidR="001F50EA">
          <w:t xml:space="preserve"> es pot signar per una o més persones.</w:t>
        </w:r>
      </w:ins>
      <w:ins w:id="2034" w:author="paulac" w:date="2013-10-14T12:44:00Z">
        <w:r w:rsidR="001F50EA">
          <w:t xml:space="preserve"> </w:t>
        </w:r>
      </w:ins>
    </w:p>
    <w:p w:rsidR="00DE4E18" w:rsidRDefault="00DE4E18" w:rsidP="00DE4E18">
      <w:pPr>
        <w:pStyle w:val="Pargrafdellista"/>
        <w:numPr>
          <w:ilvl w:val="0"/>
          <w:numId w:val="8"/>
        </w:numPr>
        <w:rPr>
          <w:ins w:id="2035" w:author="paulac" w:date="2013-10-09T17:48:00Z"/>
        </w:rPr>
      </w:pPr>
      <w:ins w:id="2036" w:author="paulac" w:date="2013-10-09T17:48:00Z">
        <w:r>
          <w:t xml:space="preserve">Classe: </w:t>
        </w:r>
        <w:r w:rsidRPr="002D778A">
          <w:t>net.conselldemallorca.helium.jbpm3.handlers</w:t>
        </w:r>
        <w:r>
          <w:t>.PortasignaturesHandler</w:t>
        </w:r>
      </w:ins>
    </w:p>
    <w:p w:rsidR="00D66BB3" w:rsidRDefault="00DE4E18">
      <w:pPr>
        <w:pStyle w:val="Pargrafdellista"/>
        <w:numPr>
          <w:ilvl w:val="0"/>
          <w:numId w:val="8"/>
        </w:numPr>
        <w:rPr>
          <w:ins w:id="2037" w:author="paulac" w:date="2013-10-14T12:54:00Z"/>
        </w:rPr>
      </w:pPr>
      <w:ins w:id="2038" w:author="paulac" w:date="2013-10-09T17:48:00Z">
        <w:r>
          <w:t>Paràmetres:</w:t>
        </w:r>
      </w:ins>
    </w:p>
    <w:tbl>
      <w:tblPr>
        <w:tblStyle w:val="LIMIT"/>
        <w:tblW w:w="0" w:type="auto"/>
        <w:tblLook w:val="04A0"/>
        <w:tblPrChange w:id="2039" w:author="paulac" w:date="2013-10-14T12:54:00Z">
          <w:tblPr>
            <w:tblStyle w:val="Taulaambquadrcula"/>
            <w:tblW w:w="0" w:type="auto"/>
            <w:tblLook w:val="04A0"/>
          </w:tblPr>
        </w:tblPrChange>
      </w:tblPr>
      <w:tblGrid>
        <w:gridCol w:w="2943"/>
        <w:gridCol w:w="5701"/>
        <w:tblGridChange w:id="2040">
          <w:tblGrid>
            <w:gridCol w:w="4322"/>
            <w:gridCol w:w="4322"/>
          </w:tblGrid>
        </w:tblGridChange>
      </w:tblGrid>
      <w:tr w:rsidR="00EF03CE" w:rsidTr="00EF03CE">
        <w:trPr>
          <w:cnfStyle w:val="100000000000"/>
          <w:ins w:id="2041" w:author="paulac" w:date="2013-10-14T12:54:00Z"/>
        </w:trPr>
        <w:tc>
          <w:tcPr>
            <w:cnfStyle w:val="001000000000"/>
            <w:tcW w:w="2943" w:type="dxa"/>
            <w:tcPrChange w:id="2042" w:author="paulac" w:date="2013-10-14T12:54:00Z">
              <w:tcPr>
                <w:tcW w:w="4322" w:type="dxa"/>
              </w:tcPr>
            </w:tcPrChange>
          </w:tcPr>
          <w:p w:rsidR="00EF03CE" w:rsidRDefault="00EF03CE" w:rsidP="008616E1">
            <w:pPr>
              <w:cnfStyle w:val="101000000000"/>
              <w:rPr>
                <w:ins w:id="2043" w:author="paulac" w:date="2013-10-14T12:54:00Z"/>
              </w:rPr>
            </w:pPr>
            <w:ins w:id="2044" w:author="paulac" w:date="2013-10-14T12:55:00Z">
              <w:r w:rsidRPr="00332B27">
                <w:t>Nom paràmetre</w:t>
              </w:r>
            </w:ins>
          </w:p>
        </w:tc>
        <w:tc>
          <w:tcPr>
            <w:tcW w:w="5701" w:type="dxa"/>
            <w:tcPrChange w:id="2045" w:author="paulac" w:date="2013-10-14T12:54:00Z">
              <w:tcPr>
                <w:tcW w:w="4322" w:type="dxa"/>
              </w:tcPr>
            </w:tcPrChange>
          </w:tcPr>
          <w:p w:rsidR="00EF03CE" w:rsidRDefault="00EF03CE" w:rsidP="008616E1">
            <w:pPr>
              <w:cnfStyle w:val="100000000000"/>
              <w:rPr>
                <w:ins w:id="2046" w:author="paulac" w:date="2013-10-14T12:54:00Z"/>
              </w:rPr>
            </w:pPr>
            <w:ins w:id="2047" w:author="paulac" w:date="2013-10-14T12:55:00Z">
              <w:r w:rsidRPr="00332B27">
                <w:t>Descripció</w:t>
              </w:r>
            </w:ins>
          </w:p>
        </w:tc>
      </w:tr>
      <w:tr w:rsidR="00EF03CE" w:rsidTr="00EF03CE">
        <w:trPr>
          <w:cnfStyle w:val="000000100000"/>
          <w:ins w:id="2048" w:author="paulac" w:date="2013-10-14T12:54:00Z"/>
        </w:trPr>
        <w:tc>
          <w:tcPr>
            <w:cnfStyle w:val="001000000000"/>
            <w:tcW w:w="2943" w:type="dxa"/>
            <w:tcPrChange w:id="2049" w:author="paulac" w:date="2013-10-14T12:54:00Z">
              <w:tcPr>
                <w:tcW w:w="4322" w:type="dxa"/>
              </w:tcPr>
            </w:tcPrChange>
          </w:tcPr>
          <w:p w:rsidR="00EF03CE" w:rsidRPr="00036ABE" w:rsidRDefault="000D0864" w:rsidP="00036ABE">
            <w:pPr>
              <w:cnfStyle w:val="001000100000"/>
              <w:rPr>
                <w:ins w:id="2050" w:author="paulac" w:date="2013-10-14T12:54:00Z"/>
                <w:b w:val="0"/>
                <w:bCs w:val="0"/>
                <w:lang w:val="ca-ES"/>
                <w:rPrChange w:id="2051" w:author="paulac" w:date="2013-10-15T09:25:00Z">
                  <w:rPr>
                    <w:ins w:id="2052" w:author="paulac" w:date="2013-10-14T12:54:00Z"/>
                    <w:rFonts w:eastAsiaTheme="minorHAnsi"/>
                    <w:b w:val="0"/>
                    <w:bCs w:val="0"/>
                    <w:szCs w:val="22"/>
                    <w:lang w:val="ca-ES" w:eastAsia="en-US"/>
                  </w:rPr>
                </w:rPrChange>
              </w:rPr>
              <w:pPrChange w:id="2053" w:author="paulac" w:date="2013-10-15T09:25:00Z">
                <w:pPr>
                  <w:spacing w:after="200" w:line="276" w:lineRule="auto"/>
                  <w:cnfStyle w:val="001000100000"/>
                </w:pPr>
              </w:pPrChange>
            </w:pPr>
            <w:ins w:id="2054" w:author="paulac" w:date="2013-10-14T12:54:00Z">
              <w:r w:rsidRPr="00036ABE">
                <w:rPr>
                  <w:bCs w:val="0"/>
                  <w:lang w:val="ca-ES"/>
                  <w:rPrChange w:id="2055" w:author="paulac" w:date="2013-10-15T09:25:00Z">
                    <w:rPr>
                      <w:rFonts w:asciiTheme="majorHAnsi" w:eastAsiaTheme="majorEastAsia" w:hAnsiTheme="majorHAnsi" w:cstheme="majorBidi"/>
                      <w:bCs w:val="0"/>
                      <w:color w:val="0000FF" w:themeColor="hyperlink"/>
                      <w:u w:val="single"/>
                    </w:rPr>
                  </w:rPrChange>
                </w:rPr>
                <w:t>responsableCodi</w:t>
              </w:r>
            </w:ins>
          </w:p>
        </w:tc>
        <w:tc>
          <w:tcPr>
            <w:tcW w:w="5701" w:type="dxa"/>
            <w:tcPrChange w:id="2056" w:author="paulac" w:date="2013-10-14T12:54:00Z">
              <w:tcPr>
                <w:tcW w:w="4322" w:type="dxa"/>
              </w:tcPr>
            </w:tcPrChange>
          </w:tcPr>
          <w:p w:rsidR="00EF03CE" w:rsidRDefault="00EF03CE" w:rsidP="008616E1">
            <w:pPr>
              <w:cnfStyle w:val="000000100000"/>
              <w:rPr>
                <w:ins w:id="2057" w:author="paulac" w:date="2013-10-14T12:54:00Z"/>
              </w:rPr>
            </w:pPr>
            <w:ins w:id="2058" w:author="paulac" w:date="2013-10-14T12:54:00Z">
              <w:r w:rsidRPr="00EA5E16">
                <w:rPr>
                  <w:lang w:val="ca-ES"/>
                </w:rPr>
                <w:t>Codi de l’usuari responsable que ha de signar el document</w:t>
              </w:r>
            </w:ins>
          </w:p>
        </w:tc>
      </w:tr>
      <w:tr w:rsidR="00EF03CE" w:rsidTr="00EF03CE">
        <w:trPr>
          <w:ins w:id="2059" w:author="paulac" w:date="2013-10-14T12:54:00Z"/>
        </w:trPr>
        <w:tc>
          <w:tcPr>
            <w:cnfStyle w:val="001000000000"/>
            <w:tcW w:w="2943" w:type="dxa"/>
            <w:tcPrChange w:id="2060" w:author="paulac" w:date="2013-10-14T12:54:00Z">
              <w:tcPr>
                <w:tcW w:w="4322" w:type="dxa"/>
              </w:tcPr>
            </w:tcPrChange>
          </w:tcPr>
          <w:p w:rsidR="00EF03CE" w:rsidRPr="00036ABE" w:rsidRDefault="000D0864" w:rsidP="00036ABE">
            <w:pPr>
              <w:rPr>
                <w:ins w:id="2061" w:author="paulac" w:date="2013-10-14T12:54:00Z"/>
                <w:b w:val="0"/>
                <w:bCs w:val="0"/>
                <w:lang w:val="ca-ES"/>
                <w:rPrChange w:id="2062" w:author="paulac" w:date="2013-10-15T09:25:00Z">
                  <w:rPr>
                    <w:ins w:id="2063" w:author="paulac" w:date="2013-10-14T12:54:00Z"/>
                    <w:rFonts w:eastAsiaTheme="minorHAnsi"/>
                    <w:b w:val="0"/>
                    <w:bCs w:val="0"/>
                    <w:szCs w:val="22"/>
                    <w:lang w:val="ca-ES" w:eastAsia="en-US"/>
                  </w:rPr>
                </w:rPrChange>
              </w:rPr>
              <w:pPrChange w:id="2064" w:author="paulac" w:date="2013-10-15T09:25:00Z">
                <w:pPr>
                  <w:spacing w:after="200" w:line="276" w:lineRule="auto"/>
                </w:pPr>
              </w:pPrChange>
            </w:pPr>
            <w:ins w:id="2065" w:author="paulac" w:date="2013-10-14T12:54:00Z">
              <w:r w:rsidRPr="00036ABE">
                <w:rPr>
                  <w:bCs w:val="0"/>
                  <w:lang w:val="ca-ES"/>
                  <w:rPrChange w:id="2066" w:author="paulac" w:date="2013-10-15T09:25:00Z">
                    <w:rPr>
                      <w:rFonts w:asciiTheme="majorHAnsi" w:eastAsiaTheme="majorEastAsia" w:hAnsiTheme="majorHAnsi" w:cstheme="majorBidi"/>
                      <w:bCs w:val="0"/>
                      <w:color w:val="0000FF" w:themeColor="hyperlink"/>
                      <w:u w:val="single"/>
                    </w:rPr>
                  </w:rPrChange>
                </w:rPr>
                <w:t>varResponsableCodi</w:t>
              </w:r>
            </w:ins>
          </w:p>
        </w:tc>
        <w:tc>
          <w:tcPr>
            <w:tcW w:w="5701" w:type="dxa"/>
            <w:tcPrChange w:id="2067" w:author="paulac" w:date="2013-10-14T12:54:00Z">
              <w:tcPr>
                <w:tcW w:w="4322" w:type="dxa"/>
              </w:tcPr>
            </w:tcPrChange>
          </w:tcPr>
          <w:p w:rsidR="00EF03CE" w:rsidRDefault="00EF03CE" w:rsidP="008616E1">
            <w:pPr>
              <w:cnfStyle w:val="000000000000"/>
              <w:rPr>
                <w:ins w:id="2068" w:author="paulac" w:date="2013-10-14T12:54:00Z"/>
              </w:rPr>
            </w:pPr>
            <w:ins w:id="2069" w:author="paulac" w:date="2013-10-14T12:54:00Z">
              <w:r w:rsidRPr="00EA5E16">
                <w:rPr>
                  <w:lang w:val="ca-ES"/>
                </w:rPr>
                <w:t>Variable que conté el codi de l’usuari responsable que ha de signar el document</w:t>
              </w:r>
            </w:ins>
          </w:p>
        </w:tc>
      </w:tr>
      <w:tr w:rsidR="00EF03CE" w:rsidTr="00EF03CE">
        <w:trPr>
          <w:cnfStyle w:val="000000100000"/>
          <w:ins w:id="2070" w:author="paulac" w:date="2013-10-14T12:54:00Z"/>
        </w:trPr>
        <w:tc>
          <w:tcPr>
            <w:cnfStyle w:val="001000000000"/>
            <w:tcW w:w="2943" w:type="dxa"/>
            <w:tcPrChange w:id="2071" w:author="paulac" w:date="2013-10-14T12:54:00Z">
              <w:tcPr>
                <w:tcW w:w="4322" w:type="dxa"/>
              </w:tcPr>
            </w:tcPrChange>
          </w:tcPr>
          <w:p w:rsidR="00EF03CE" w:rsidRPr="00036ABE" w:rsidRDefault="000D0864" w:rsidP="00036ABE">
            <w:pPr>
              <w:cnfStyle w:val="001000100000"/>
              <w:rPr>
                <w:ins w:id="2072" w:author="paulac" w:date="2013-10-14T12:54:00Z"/>
                <w:b w:val="0"/>
                <w:bCs w:val="0"/>
                <w:lang w:val="ca-ES"/>
                <w:rPrChange w:id="2073" w:author="paulac" w:date="2013-10-15T09:25:00Z">
                  <w:rPr>
                    <w:ins w:id="2074" w:author="paulac" w:date="2013-10-14T12:54:00Z"/>
                    <w:rFonts w:eastAsiaTheme="minorHAnsi"/>
                    <w:b w:val="0"/>
                    <w:bCs w:val="0"/>
                    <w:szCs w:val="22"/>
                    <w:lang w:val="ca-ES" w:eastAsia="en-US"/>
                  </w:rPr>
                </w:rPrChange>
              </w:rPr>
              <w:pPrChange w:id="2075" w:author="paulac" w:date="2013-10-15T09:25:00Z">
                <w:pPr>
                  <w:spacing w:after="200" w:line="276" w:lineRule="auto"/>
                  <w:cnfStyle w:val="001000100000"/>
                </w:pPr>
              </w:pPrChange>
            </w:pPr>
            <w:ins w:id="2076" w:author="paulac" w:date="2013-10-14T12:54:00Z">
              <w:r w:rsidRPr="00036ABE">
                <w:rPr>
                  <w:lang w:val="ca-ES"/>
                  <w:rPrChange w:id="2077" w:author="paulac" w:date="2013-10-15T09:25:00Z">
                    <w:rPr>
                      <w:rFonts w:asciiTheme="majorHAnsi" w:eastAsiaTheme="majorEastAsia" w:hAnsiTheme="majorHAnsi" w:cstheme="majorBidi"/>
                      <w:color w:val="0000FF" w:themeColor="hyperlink"/>
                      <w:u w:val="single"/>
                    </w:rPr>
                  </w:rPrChange>
                </w:rPr>
                <w:t>pas1Responsables</w:t>
              </w:r>
            </w:ins>
          </w:p>
        </w:tc>
        <w:tc>
          <w:tcPr>
            <w:tcW w:w="5701" w:type="dxa"/>
            <w:tcPrChange w:id="2078" w:author="paulac" w:date="2013-10-14T12:54:00Z">
              <w:tcPr>
                <w:tcW w:w="4322" w:type="dxa"/>
              </w:tcPr>
            </w:tcPrChange>
          </w:tcPr>
          <w:p w:rsidR="00EF03CE" w:rsidRDefault="00EF03CE" w:rsidP="008616E1">
            <w:pPr>
              <w:cnfStyle w:val="000000100000"/>
              <w:rPr>
                <w:ins w:id="2079" w:author="paulac" w:date="2013-10-14T12:54:00Z"/>
              </w:rPr>
            </w:pPr>
            <w:ins w:id="2080" w:author="paulac" w:date="2013-10-14T12:54:00Z">
              <w:r>
                <w:rPr>
                  <w:rFonts w:eastAsiaTheme="minorHAnsi"/>
                  <w:lang w:val="ca-ES"/>
                </w:rPr>
                <w:t xml:space="preserve">Pas 1: </w:t>
              </w:r>
              <w:r w:rsidRPr="00EA5E16">
                <w:rPr>
                  <w:rFonts w:eastAsiaTheme="minorHAnsi"/>
                  <w:lang w:val="ca-ES"/>
                </w:rPr>
                <w:t>Codis dels usuaris</w:t>
              </w:r>
              <w:r>
                <w:rPr>
                  <w:rFonts w:eastAsiaTheme="minorHAnsi"/>
                  <w:lang w:val="ca-ES"/>
                </w:rPr>
                <w:t xml:space="preserve"> responsables de la signatura del document,</w:t>
              </w:r>
              <w:r w:rsidRPr="00EA5E16">
                <w:rPr>
                  <w:rFonts w:eastAsiaTheme="minorHAnsi"/>
                  <w:lang w:val="ca-ES"/>
                </w:rPr>
                <w:t xml:space="preserve"> separats per comes</w:t>
              </w:r>
            </w:ins>
          </w:p>
        </w:tc>
      </w:tr>
      <w:tr w:rsidR="00EF03CE" w:rsidTr="00EF03CE">
        <w:trPr>
          <w:ins w:id="2081" w:author="paulac" w:date="2013-10-14T12:54:00Z"/>
        </w:trPr>
        <w:tc>
          <w:tcPr>
            <w:cnfStyle w:val="001000000000"/>
            <w:tcW w:w="2943" w:type="dxa"/>
            <w:tcPrChange w:id="2082" w:author="paulac" w:date="2013-10-14T12:54:00Z">
              <w:tcPr>
                <w:tcW w:w="4322" w:type="dxa"/>
              </w:tcPr>
            </w:tcPrChange>
          </w:tcPr>
          <w:p w:rsidR="00EF03CE" w:rsidRPr="00036ABE" w:rsidRDefault="000D0864" w:rsidP="00036ABE">
            <w:pPr>
              <w:rPr>
                <w:ins w:id="2083" w:author="paulac" w:date="2013-10-14T12:54:00Z"/>
                <w:b w:val="0"/>
                <w:bCs w:val="0"/>
                <w:lang w:val="ca-ES"/>
                <w:rPrChange w:id="2084" w:author="paulac" w:date="2013-10-15T09:25:00Z">
                  <w:rPr>
                    <w:ins w:id="2085" w:author="paulac" w:date="2013-10-14T12:54:00Z"/>
                    <w:rFonts w:eastAsiaTheme="minorHAnsi"/>
                    <w:b w:val="0"/>
                    <w:bCs w:val="0"/>
                    <w:szCs w:val="22"/>
                    <w:lang w:val="ca-ES" w:eastAsia="en-US"/>
                  </w:rPr>
                </w:rPrChange>
              </w:rPr>
              <w:pPrChange w:id="2086" w:author="paulac" w:date="2013-10-15T09:25:00Z">
                <w:pPr>
                  <w:spacing w:after="200" w:line="276" w:lineRule="auto"/>
                </w:pPr>
              </w:pPrChange>
            </w:pPr>
            <w:ins w:id="2087" w:author="paulac" w:date="2013-10-14T12:54:00Z">
              <w:r w:rsidRPr="00036ABE">
                <w:rPr>
                  <w:lang w:val="ca-ES"/>
                  <w:rPrChange w:id="2088" w:author="paulac" w:date="2013-10-15T09:25:00Z">
                    <w:rPr>
                      <w:rFonts w:asciiTheme="majorHAnsi" w:eastAsiaTheme="majorEastAsia" w:hAnsiTheme="majorHAnsi" w:cstheme="majorBidi"/>
                      <w:color w:val="0000FF" w:themeColor="hyperlink"/>
                      <w:u w:val="single"/>
                    </w:rPr>
                  </w:rPrChange>
                </w:rPr>
                <w:t>varPas1Responsables</w:t>
              </w:r>
            </w:ins>
          </w:p>
        </w:tc>
        <w:tc>
          <w:tcPr>
            <w:tcW w:w="5701" w:type="dxa"/>
            <w:tcPrChange w:id="2089" w:author="paulac" w:date="2013-10-14T12:54:00Z">
              <w:tcPr>
                <w:tcW w:w="4322" w:type="dxa"/>
              </w:tcPr>
            </w:tcPrChange>
          </w:tcPr>
          <w:p w:rsidR="00EF03CE" w:rsidRDefault="00EF03CE" w:rsidP="008616E1">
            <w:pPr>
              <w:cnfStyle w:val="000000000000"/>
              <w:rPr>
                <w:ins w:id="2090" w:author="paulac" w:date="2013-10-14T12:54:00Z"/>
              </w:rPr>
            </w:pPr>
            <w:ins w:id="2091" w:author="paulac" w:date="2013-10-14T12:54:00Z">
              <w:r>
                <w:rPr>
                  <w:rFonts w:eastAsiaTheme="minorHAnsi"/>
                  <w:lang w:val="ca-ES"/>
                </w:rPr>
                <w:t>Pas 1: Variable que conté els c</w:t>
              </w:r>
              <w:r w:rsidRPr="00EA5E16">
                <w:rPr>
                  <w:rFonts w:eastAsiaTheme="minorHAnsi"/>
                  <w:lang w:val="ca-ES"/>
                </w:rPr>
                <w:t>odis dels usuaris</w:t>
              </w:r>
              <w:r>
                <w:rPr>
                  <w:rFonts w:eastAsiaTheme="minorHAnsi"/>
                  <w:lang w:val="ca-ES"/>
                </w:rPr>
                <w:t xml:space="preserve"> responsables de la signatura del document </w:t>
              </w:r>
            </w:ins>
          </w:p>
        </w:tc>
      </w:tr>
      <w:tr w:rsidR="00EF03CE" w:rsidTr="00EF03CE">
        <w:trPr>
          <w:cnfStyle w:val="000000100000"/>
          <w:ins w:id="2092" w:author="paulac" w:date="2013-10-14T12:54:00Z"/>
        </w:trPr>
        <w:tc>
          <w:tcPr>
            <w:cnfStyle w:val="001000000000"/>
            <w:tcW w:w="2943" w:type="dxa"/>
            <w:tcPrChange w:id="2093" w:author="paulac" w:date="2013-10-14T12:54:00Z">
              <w:tcPr>
                <w:tcW w:w="4322" w:type="dxa"/>
              </w:tcPr>
            </w:tcPrChange>
          </w:tcPr>
          <w:p w:rsidR="00EF03CE" w:rsidRPr="00036ABE" w:rsidRDefault="000D0864" w:rsidP="00036ABE">
            <w:pPr>
              <w:cnfStyle w:val="001000100000"/>
              <w:rPr>
                <w:ins w:id="2094" w:author="paulac" w:date="2013-10-14T12:54:00Z"/>
                <w:b w:val="0"/>
                <w:bCs w:val="0"/>
                <w:lang w:val="ca-ES"/>
                <w:rPrChange w:id="2095" w:author="paulac" w:date="2013-10-15T09:25:00Z">
                  <w:rPr>
                    <w:ins w:id="2096" w:author="paulac" w:date="2013-10-14T12:54:00Z"/>
                    <w:rFonts w:eastAsiaTheme="minorHAnsi"/>
                    <w:b w:val="0"/>
                    <w:bCs w:val="0"/>
                    <w:szCs w:val="22"/>
                    <w:lang w:val="ca-ES" w:eastAsia="en-US"/>
                  </w:rPr>
                </w:rPrChange>
              </w:rPr>
              <w:pPrChange w:id="2097" w:author="paulac" w:date="2013-10-15T09:25:00Z">
                <w:pPr>
                  <w:spacing w:after="200" w:line="276" w:lineRule="auto"/>
                  <w:cnfStyle w:val="001000100000"/>
                </w:pPr>
              </w:pPrChange>
            </w:pPr>
            <w:ins w:id="2098" w:author="paulac" w:date="2013-10-14T12:54:00Z">
              <w:r w:rsidRPr="00036ABE">
                <w:rPr>
                  <w:lang w:val="ca-ES"/>
                  <w:rPrChange w:id="2099" w:author="paulac" w:date="2013-10-15T09:25:00Z">
                    <w:rPr>
                      <w:rFonts w:asciiTheme="majorHAnsi" w:eastAsiaTheme="majorEastAsia" w:hAnsiTheme="majorHAnsi" w:cstheme="majorBidi"/>
                      <w:color w:val="0000FF" w:themeColor="hyperlink"/>
                      <w:u w:val="single"/>
                    </w:rPr>
                  </w:rPrChange>
                </w:rPr>
                <w:t>pas1MinSignataris</w:t>
              </w:r>
            </w:ins>
          </w:p>
        </w:tc>
        <w:tc>
          <w:tcPr>
            <w:tcW w:w="5701" w:type="dxa"/>
            <w:tcPrChange w:id="2100" w:author="paulac" w:date="2013-10-14T12:54:00Z">
              <w:tcPr>
                <w:tcW w:w="4322" w:type="dxa"/>
              </w:tcPr>
            </w:tcPrChange>
          </w:tcPr>
          <w:p w:rsidR="00EF03CE" w:rsidRDefault="00EF03CE" w:rsidP="008616E1">
            <w:pPr>
              <w:cnfStyle w:val="000000100000"/>
              <w:rPr>
                <w:ins w:id="2101" w:author="paulac" w:date="2013-10-14T12:54:00Z"/>
              </w:rPr>
            </w:pPr>
            <w:ins w:id="2102" w:author="paulac" w:date="2013-10-14T12:54:00Z">
              <w:r>
                <w:rPr>
                  <w:rFonts w:eastAsiaTheme="minorHAnsi"/>
                  <w:lang w:val="ca-ES"/>
                </w:rPr>
                <w:t xml:space="preserve">Pas 1: </w:t>
              </w:r>
              <w:r w:rsidRPr="00EA5E16">
                <w:rPr>
                  <w:lang w:val="ca-ES"/>
                </w:rPr>
                <w:t>N</w:t>
              </w:r>
              <w:r>
                <w:rPr>
                  <w:lang w:val="ca-ES"/>
                </w:rPr>
                <w:t>úmero</w:t>
              </w:r>
              <w:r w:rsidRPr="00EA5E16">
                <w:rPr>
                  <w:lang w:val="ca-ES"/>
                </w:rPr>
                <w:t xml:space="preserve"> mínim </w:t>
              </w:r>
              <w:r>
                <w:rPr>
                  <w:lang w:val="ca-ES"/>
                </w:rPr>
                <w:t xml:space="preserve">de </w:t>
              </w:r>
              <w:r w:rsidRPr="00EA5E16">
                <w:rPr>
                  <w:lang w:val="ca-ES"/>
                </w:rPr>
                <w:t xml:space="preserve">responsables que han d’haver </w:t>
              </w:r>
              <w:r>
                <w:rPr>
                  <w:lang w:val="ca-ES"/>
                </w:rPr>
                <w:t>signat</w:t>
              </w:r>
              <w:r w:rsidRPr="00EA5E16">
                <w:rPr>
                  <w:lang w:val="ca-ES"/>
                </w:rPr>
                <w:t xml:space="preserve"> abans d’anar al </w:t>
              </w:r>
              <w:r>
                <w:rPr>
                  <w:lang w:val="ca-ES"/>
                </w:rPr>
                <w:t>p</w:t>
              </w:r>
              <w:r w:rsidRPr="00EA5E16">
                <w:rPr>
                  <w:lang w:val="ca-ES"/>
                </w:rPr>
                <w:t>as</w:t>
              </w:r>
              <w:r>
                <w:rPr>
                  <w:lang w:val="ca-ES"/>
                </w:rPr>
                <w:t xml:space="preserve"> </w:t>
              </w:r>
              <w:r w:rsidRPr="00EA5E16">
                <w:rPr>
                  <w:lang w:val="ca-ES"/>
                </w:rPr>
                <w:t>2</w:t>
              </w:r>
            </w:ins>
          </w:p>
        </w:tc>
      </w:tr>
      <w:tr w:rsidR="00EF03CE" w:rsidTr="00EF03CE">
        <w:trPr>
          <w:ins w:id="2103" w:author="paulac" w:date="2013-10-14T12:54:00Z"/>
        </w:trPr>
        <w:tc>
          <w:tcPr>
            <w:cnfStyle w:val="001000000000"/>
            <w:tcW w:w="2943" w:type="dxa"/>
            <w:tcPrChange w:id="2104" w:author="paulac" w:date="2013-10-14T12:54:00Z">
              <w:tcPr>
                <w:tcW w:w="4322" w:type="dxa"/>
              </w:tcPr>
            </w:tcPrChange>
          </w:tcPr>
          <w:p w:rsidR="00EF03CE" w:rsidRPr="00036ABE" w:rsidRDefault="000D0864" w:rsidP="00036ABE">
            <w:pPr>
              <w:rPr>
                <w:ins w:id="2105" w:author="paulac" w:date="2013-10-14T12:54:00Z"/>
                <w:b w:val="0"/>
                <w:bCs w:val="0"/>
                <w:lang w:val="ca-ES"/>
                <w:rPrChange w:id="2106" w:author="paulac" w:date="2013-10-15T09:25:00Z">
                  <w:rPr>
                    <w:ins w:id="2107" w:author="paulac" w:date="2013-10-14T12:54:00Z"/>
                    <w:rFonts w:eastAsiaTheme="minorHAnsi"/>
                    <w:b w:val="0"/>
                    <w:bCs w:val="0"/>
                    <w:szCs w:val="22"/>
                    <w:lang w:val="ca-ES" w:eastAsia="en-US"/>
                  </w:rPr>
                </w:rPrChange>
              </w:rPr>
              <w:pPrChange w:id="2108" w:author="paulac" w:date="2013-10-15T09:25:00Z">
                <w:pPr>
                  <w:spacing w:after="200" w:line="276" w:lineRule="auto"/>
                </w:pPr>
              </w:pPrChange>
            </w:pPr>
            <w:ins w:id="2109" w:author="paulac" w:date="2013-10-14T12:54:00Z">
              <w:r w:rsidRPr="00036ABE">
                <w:rPr>
                  <w:lang w:val="ca-ES"/>
                  <w:rPrChange w:id="2110" w:author="paulac" w:date="2013-10-15T09:25:00Z">
                    <w:rPr>
                      <w:rFonts w:asciiTheme="majorHAnsi" w:eastAsiaTheme="majorEastAsia" w:hAnsiTheme="majorHAnsi" w:cstheme="majorBidi"/>
                      <w:color w:val="0000FF" w:themeColor="hyperlink"/>
                      <w:u w:val="single"/>
                    </w:rPr>
                  </w:rPrChange>
                </w:rPr>
                <w:t>varPas1MinSignataris</w:t>
              </w:r>
            </w:ins>
          </w:p>
        </w:tc>
        <w:tc>
          <w:tcPr>
            <w:tcW w:w="5701" w:type="dxa"/>
            <w:tcPrChange w:id="2111" w:author="paulac" w:date="2013-10-14T12:54:00Z">
              <w:tcPr>
                <w:tcW w:w="4322" w:type="dxa"/>
              </w:tcPr>
            </w:tcPrChange>
          </w:tcPr>
          <w:p w:rsidR="00EF03CE" w:rsidRDefault="00EF03CE" w:rsidP="008616E1">
            <w:pPr>
              <w:cnfStyle w:val="000000000000"/>
              <w:rPr>
                <w:ins w:id="2112" w:author="paulac" w:date="2013-10-14T12:54:00Z"/>
              </w:rPr>
            </w:pPr>
            <w:ins w:id="2113" w:author="paulac" w:date="2013-10-14T12:54:00Z">
              <w:r>
                <w:rPr>
                  <w:rFonts w:eastAsiaTheme="minorHAnsi"/>
                  <w:lang w:val="ca-ES"/>
                </w:rPr>
                <w:t>Pas 1: Variable que conté el n</w:t>
              </w:r>
              <w:r>
                <w:rPr>
                  <w:lang w:val="ca-ES"/>
                </w:rPr>
                <w:t>úmero</w:t>
              </w:r>
              <w:r w:rsidRPr="00EA5E16">
                <w:rPr>
                  <w:lang w:val="ca-ES"/>
                </w:rPr>
                <w:t xml:space="preserve"> mínim </w:t>
              </w:r>
              <w:r>
                <w:rPr>
                  <w:lang w:val="ca-ES"/>
                </w:rPr>
                <w:t xml:space="preserve">de </w:t>
              </w:r>
              <w:r w:rsidRPr="00EA5E16">
                <w:rPr>
                  <w:lang w:val="ca-ES"/>
                </w:rPr>
                <w:t xml:space="preserve">responsables que han d’haver </w:t>
              </w:r>
              <w:r>
                <w:rPr>
                  <w:lang w:val="ca-ES"/>
                </w:rPr>
                <w:t>signat</w:t>
              </w:r>
              <w:r w:rsidRPr="00EA5E16">
                <w:rPr>
                  <w:lang w:val="ca-ES"/>
                </w:rPr>
                <w:t xml:space="preserve"> abans d’anar al </w:t>
              </w:r>
              <w:r>
                <w:rPr>
                  <w:lang w:val="ca-ES"/>
                </w:rPr>
                <w:t>p</w:t>
              </w:r>
              <w:r w:rsidRPr="00EA5E16">
                <w:rPr>
                  <w:lang w:val="ca-ES"/>
                </w:rPr>
                <w:t>as</w:t>
              </w:r>
              <w:r>
                <w:rPr>
                  <w:lang w:val="ca-ES"/>
                </w:rPr>
                <w:t xml:space="preserve"> </w:t>
              </w:r>
              <w:r w:rsidRPr="00EA5E16">
                <w:rPr>
                  <w:lang w:val="ca-ES"/>
                </w:rPr>
                <w:t>2</w:t>
              </w:r>
            </w:ins>
          </w:p>
        </w:tc>
      </w:tr>
      <w:tr w:rsidR="00EF03CE" w:rsidTr="00EF03CE">
        <w:trPr>
          <w:cnfStyle w:val="000000100000"/>
          <w:ins w:id="2114" w:author="paulac" w:date="2013-10-14T12:54:00Z"/>
        </w:trPr>
        <w:tc>
          <w:tcPr>
            <w:cnfStyle w:val="001000000000"/>
            <w:tcW w:w="2943" w:type="dxa"/>
            <w:tcPrChange w:id="2115" w:author="paulac" w:date="2013-10-14T12:54:00Z">
              <w:tcPr>
                <w:tcW w:w="4322" w:type="dxa"/>
              </w:tcPr>
            </w:tcPrChange>
          </w:tcPr>
          <w:p w:rsidR="00EF03CE" w:rsidRPr="00036ABE" w:rsidRDefault="000D0864" w:rsidP="00036ABE">
            <w:pPr>
              <w:cnfStyle w:val="001000100000"/>
              <w:rPr>
                <w:ins w:id="2116" w:author="paulac" w:date="2013-10-14T12:54:00Z"/>
                <w:b w:val="0"/>
                <w:bCs w:val="0"/>
                <w:lang w:val="ca-ES"/>
                <w:rPrChange w:id="2117" w:author="paulac" w:date="2013-10-15T09:25:00Z">
                  <w:rPr>
                    <w:ins w:id="2118" w:author="paulac" w:date="2013-10-14T12:54:00Z"/>
                    <w:rFonts w:eastAsiaTheme="minorHAnsi"/>
                    <w:b w:val="0"/>
                    <w:bCs w:val="0"/>
                    <w:szCs w:val="22"/>
                    <w:lang w:val="ca-ES" w:eastAsia="en-US"/>
                  </w:rPr>
                </w:rPrChange>
              </w:rPr>
              <w:pPrChange w:id="2119" w:author="paulac" w:date="2013-10-15T09:25:00Z">
                <w:pPr>
                  <w:spacing w:after="200" w:line="276" w:lineRule="auto"/>
                  <w:cnfStyle w:val="001000100000"/>
                </w:pPr>
              </w:pPrChange>
            </w:pPr>
            <w:ins w:id="2120" w:author="paulac" w:date="2013-10-14T12:54:00Z">
              <w:r w:rsidRPr="00036ABE">
                <w:rPr>
                  <w:lang w:val="ca-ES"/>
                  <w:rPrChange w:id="2121" w:author="paulac" w:date="2013-10-15T09:25:00Z">
                    <w:rPr>
                      <w:rFonts w:asciiTheme="majorHAnsi" w:eastAsiaTheme="majorEastAsia" w:hAnsiTheme="majorHAnsi" w:cstheme="majorBidi"/>
                      <w:color w:val="0000FF" w:themeColor="hyperlink"/>
                      <w:u w:val="single"/>
                    </w:rPr>
                  </w:rPrChange>
                </w:rPr>
                <w:t>pas2Responsables</w:t>
              </w:r>
            </w:ins>
          </w:p>
        </w:tc>
        <w:tc>
          <w:tcPr>
            <w:tcW w:w="5701" w:type="dxa"/>
            <w:tcPrChange w:id="2122" w:author="paulac" w:date="2013-10-14T12:54:00Z">
              <w:tcPr>
                <w:tcW w:w="4322" w:type="dxa"/>
              </w:tcPr>
            </w:tcPrChange>
          </w:tcPr>
          <w:p w:rsidR="00EF03CE" w:rsidRDefault="00EF03CE" w:rsidP="008616E1">
            <w:pPr>
              <w:cnfStyle w:val="000000100000"/>
              <w:rPr>
                <w:ins w:id="2123" w:author="paulac" w:date="2013-10-14T12:54:00Z"/>
              </w:rPr>
            </w:pPr>
            <w:ins w:id="2124" w:author="paulac" w:date="2013-10-14T12:54:00Z">
              <w:r>
                <w:rPr>
                  <w:rFonts w:eastAsiaTheme="minorHAnsi"/>
                  <w:lang w:val="ca-ES"/>
                </w:rPr>
                <w:t xml:space="preserve">Pas 2: </w:t>
              </w:r>
              <w:r w:rsidRPr="00EA5E16">
                <w:rPr>
                  <w:rFonts w:eastAsiaTheme="minorHAnsi"/>
                  <w:lang w:val="ca-ES"/>
                </w:rPr>
                <w:t>Codis dels usuaris</w:t>
              </w:r>
              <w:r>
                <w:rPr>
                  <w:rFonts w:eastAsiaTheme="minorHAnsi"/>
                  <w:lang w:val="ca-ES"/>
                </w:rPr>
                <w:t xml:space="preserve"> responsables de la signatura del document,</w:t>
              </w:r>
              <w:r w:rsidRPr="00EA5E16">
                <w:rPr>
                  <w:rFonts w:eastAsiaTheme="minorHAnsi"/>
                  <w:lang w:val="ca-ES"/>
                </w:rPr>
                <w:t xml:space="preserve"> separats per comes</w:t>
              </w:r>
            </w:ins>
          </w:p>
        </w:tc>
      </w:tr>
      <w:tr w:rsidR="00EF03CE" w:rsidTr="00EF03CE">
        <w:trPr>
          <w:ins w:id="2125" w:author="paulac" w:date="2013-10-14T12:54:00Z"/>
        </w:trPr>
        <w:tc>
          <w:tcPr>
            <w:cnfStyle w:val="001000000000"/>
            <w:tcW w:w="2943" w:type="dxa"/>
            <w:tcPrChange w:id="2126" w:author="paulac" w:date="2013-10-14T12:54:00Z">
              <w:tcPr>
                <w:tcW w:w="4322" w:type="dxa"/>
              </w:tcPr>
            </w:tcPrChange>
          </w:tcPr>
          <w:p w:rsidR="00EF03CE" w:rsidRPr="00036ABE" w:rsidRDefault="000D0864" w:rsidP="00036ABE">
            <w:pPr>
              <w:rPr>
                <w:ins w:id="2127" w:author="paulac" w:date="2013-10-14T12:54:00Z"/>
                <w:b w:val="0"/>
                <w:bCs w:val="0"/>
                <w:lang w:val="ca-ES"/>
                <w:rPrChange w:id="2128" w:author="paulac" w:date="2013-10-15T09:25:00Z">
                  <w:rPr>
                    <w:ins w:id="2129" w:author="paulac" w:date="2013-10-14T12:54:00Z"/>
                    <w:rFonts w:eastAsiaTheme="minorHAnsi"/>
                    <w:b w:val="0"/>
                    <w:bCs w:val="0"/>
                    <w:szCs w:val="22"/>
                    <w:lang w:val="ca-ES" w:eastAsia="en-US"/>
                  </w:rPr>
                </w:rPrChange>
              </w:rPr>
              <w:pPrChange w:id="2130" w:author="paulac" w:date="2013-10-15T09:25:00Z">
                <w:pPr>
                  <w:spacing w:after="200" w:line="276" w:lineRule="auto"/>
                </w:pPr>
              </w:pPrChange>
            </w:pPr>
            <w:ins w:id="2131" w:author="paulac" w:date="2013-10-14T12:54:00Z">
              <w:r w:rsidRPr="00036ABE">
                <w:rPr>
                  <w:lang w:val="ca-ES"/>
                  <w:rPrChange w:id="2132" w:author="paulac" w:date="2013-10-15T09:25:00Z">
                    <w:rPr>
                      <w:rFonts w:asciiTheme="majorHAnsi" w:eastAsiaTheme="majorEastAsia" w:hAnsiTheme="majorHAnsi" w:cstheme="majorBidi"/>
                      <w:color w:val="0000FF" w:themeColor="hyperlink"/>
                      <w:u w:val="single"/>
                    </w:rPr>
                  </w:rPrChange>
                </w:rPr>
                <w:t>varPas2Responsables</w:t>
              </w:r>
            </w:ins>
          </w:p>
        </w:tc>
        <w:tc>
          <w:tcPr>
            <w:tcW w:w="5701" w:type="dxa"/>
            <w:tcPrChange w:id="2133" w:author="paulac" w:date="2013-10-14T12:54:00Z">
              <w:tcPr>
                <w:tcW w:w="4322" w:type="dxa"/>
              </w:tcPr>
            </w:tcPrChange>
          </w:tcPr>
          <w:p w:rsidR="00EF03CE" w:rsidRDefault="00EF03CE" w:rsidP="008616E1">
            <w:pPr>
              <w:cnfStyle w:val="000000000000"/>
              <w:rPr>
                <w:ins w:id="2134" w:author="paulac" w:date="2013-10-14T12:54:00Z"/>
              </w:rPr>
            </w:pPr>
            <w:ins w:id="2135" w:author="paulac" w:date="2013-10-14T12:54:00Z">
              <w:r>
                <w:rPr>
                  <w:rFonts w:eastAsiaTheme="minorHAnsi"/>
                  <w:lang w:val="ca-ES"/>
                </w:rPr>
                <w:t>Pas 2: Variable que conté els c</w:t>
              </w:r>
              <w:r w:rsidRPr="00EA5E16">
                <w:rPr>
                  <w:rFonts w:eastAsiaTheme="minorHAnsi"/>
                  <w:lang w:val="ca-ES"/>
                </w:rPr>
                <w:t>odis dels usuaris</w:t>
              </w:r>
              <w:r>
                <w:rPr>
                  <w:rFonts w:eastAsiaTheme="minorHAnsi"/>
                  <w:lang w:val="ca-ES"/>
                </w:rPr>
                <w:t xml:space="preserve"> responsables de la signatura del document </w:t>
              </w:r>
            </w:ins>
          </w:p>
        </w:tc>
      </w:tr>
      <w:tr w:rsidR="00EF03CE" w:rsidTr="00EF03CE">
        <w:trPr>
          <w:cnfStyle w:val="000000100000"/>
          <w:ins w:id="2136" w:author="paulac" w:date="2013-10-14T12:54:00Z"/>
        </w:trPr>
        <w:tc>
          <w:tcPr>
            <w:cnfStyle w:val="001000000000"/>
            <w:tcW w:w="2943" w:type="dxa"/>
            <w:tcPrChange w:id="2137" w:author="paulac" w:date="2013-10-14T12:54:00Z">
              <w:tcPr>
                <w:tcW w:w="4322" w:type="dxa"/>
              </w:tcPr>
            </w:tcPrChange>
          </w:tcPr>
          <w:p w:rsidR="00EF03CE" w:rsidRPr="00036ABE" w:rsidRDefault="000D0864" w:rsidP="00036ABE">
            <w:pPr>
              <w:cnfStyle w:val="001000100000"/>
              <w:rPr>
                <w:ins w:id="2138" w:author="paulac" w:date="2013-10-14T12:54:00Z"/>
                <w:b w:val="0"/>
                <w:bCs w:val="0"/>
                <w:lang w:val="ca-ES"/>
                <w:rPrChange w:id="2139" w:author="paulac" w:date="2013-10-15T09:25:00Z">
                  <w:rPr>
                    <w:ins w:id="2140" w:author="paulac" w:date="2013-10-14T12:54:00Z"/>
                    <w:rFonts w:eastAsiaTheme="minorHAnsi"/>
                    <w:b w:val="0"/>
                    <w:bCs w:val="0"/>
                    <w:szCs w:val="22"/>
                    <w:lang w:val="ca-ES" w:eastAsia="en-US"/>
                  </w:rPr>
                </w:rPrChange>
              </w:rPr>
              <w:pPrChange w:id="2141" w:author="paulac" w:date="2013-10-15T09:25:00Z">
                <w:pPr>
                  <w:spacing w:after="200" w:line="276" w:lineRule="auto"/>
                  <w:cnfStyle w:val="001000100000"/>
                </w:pPr>
              </w:pPrChange>
            </w:pPr>
            <w:ins w:id="2142" w:author="paulac" w:date="2013-10-14T12:54:00Z">
              <w:r w:rsidRPr="00036ABE">
                <w:rPr>
                  <w:lang w:val="ca-ES"/>
                  <w:rPrChange w:id="2143" w:author="paulac" w:date="2013-10-15T09:25:00Z">
                    <w:rPr>
                      <w:rFonts w:asciiTheme="majorHAnsi" w:eastAsiaTheme="majorEastAsia" w:hAnsiTheme="majorHAnsi" w:cstheme="majorBidi"/>
                      <w:color w:val="0000FF" w:themeColor="hyperlink"/>
                      <w:u w:val="single"/>
                    </w:rPr>
                  </w:rPrChange>
                </w:rPr>
                <w:t>pas2MinSignataris</w:t>
              </w:r>
            </w:ins>
          </w:p>
        </w:tc>
        <w:tc>
          <w:tcPr>
            <w:tcW w:w="5701" w:type="dxa"/>
            <w:tcPrChange w:id="2144" w:author="paulac" w:date="2013-10-14T12:54:00Z">
              <w:tcPr>
                <w:tcW w:w="4322" w:type="dxa"/>
              </w:tcPr>
            </w:tcPrChange>
          </w:tcPr>
          <w:p w:rsidR="00EF03CE" w:rsidRDefault="00EF03CE" w:rsidP="008616E1">
            <w:pPr>
              <w:cnfStyle w:val="000000100000"/>
              <w:rPr>
                <w:ins w:id="2145" w:author="paulac" w:date="2013-10-14T12:54:00Z"/>
              </w:rPr>
            </w:pPr>
            <w:ins w:id="2146" w:author="paulac" w:date="2013-10-14T12:54:00Z">
              <w:r>
                <w:rPr>
                  <w:rFonts w:eastAsiaTheme="minorHAnsi"/>
                  <w:lang w:val="ca-ES"/>
                </w:rPr>
                <w:t xml:space="preserve">Pas 2: </w:t>
              </w:r>
              <w:r w:rsidRPr="00EA5E16">
                <w:rPr>
                  <w:lang w:val="ca-ES"/>
                </w:rPr>
                <w:t>N</w:t>
              </w:r>
              <w:r>
                <w:rPr>
                  <w:lang w:val="ca-ES"/>
                </w:rPr>
                <w:t>úmero</w:t>
              </w:r>
              <w:r w:rsidRPr="00EA5E16">
                <w:rPr>
                  <w:lang w:val="ca-ES"/>
                </w:rPr>
                <w:t xml:space="preserve"> mínim </w:t>
              </w:r>
              <w:r>
                <w:rPr>
                  <w:lang w:val="ca-ES"/>
                </w:rPr>
                <w:t xml:space="preserve">de </w:t>
              </w:r>
              <w:r w:rsidRPr="00EA5E16">
                <w:rPr>
                  <w:lang w:val="ca-ES"/>
                </w:rPr>
                <w:t xml:space="preserve">responsables que han d’haver </w:t>
              </w:r>
              <w:r>
                <w:rPr>
                  <w:lang w:val="ca-ES"/>
                </w:rPr>
                <w:t>signat</w:t>
              </w:r>
              <w:r w:rsidRPr="00EA5E16">
                <w:rPr>
                  <w:lang w:val="ca-ES"/>
                </w:rPr>
                <w:t xml:space="preserve"> abans d’anar al </w:t>
              </w:r>
              <w:r>
                <w:rPr>
                  <w:lang w:val="ca-ES"/>
                </w:rPr>
                <w:t>p</w:t>
              </w:r>
              <w:r w:rsidRPr="00EA5E16">
                <w:rPr>
                  <w:lang w:val="ca-ES"/>
                </w:rPr>
                <w:t>as</w:t>
              </w:r>
              <w:r>
                <w:rPr>
                  <w:lang w:val="ca-ES"/>
                </w:rPr>
                <w:t xml:space="preserve"> 3</w:t>
              </w:r>
            </w:ins>
          </w:p>
        </w:tc>
      </w:tr>
      <w:tr w:rsidR="00EF03CE" w:rsidTr="00EF03CE">
        <w:trPr>
          <w:ins w:id="2147" w:author="paulac" w:date="2013-10-14T12:54:00Z"/>
        </w:trPr>
        <w:tc>
          <w:tcPr>
            <w:cnfStyle w:val="001000000000"/>
            <w:tcW w:w="2943" w:type="dxa"/>
            <w:tcPrChange w:id="2148" w:author="paulac" w:date="2013-10-14T12:54:00Z">
              <w:tcPr>
                <w:tcW w:w="4322" w:type="dxa"/>
              </w:tcPr>
            </w:tcPrChange>
          </w:tcPr>
          <w:p w:rsidR="00EF03CE" w:rsidRPr="00036ABE" w:rsidRDefault="000D0864" w:rsidP="00036ABE">
            <w:pPr>
              <w:rPr>
                <w:ins w:id="2149" w:author="paulac" w:date="2013-10-14T12:54:00Z"/>
                <w:b w:val="0"/>
                <w:bCs w:val="0"/>
                <w:lang w:val="ca-ES"/>
                <w:rPrChange w:id="2150" w:author="paulac" w:date="2013-10-15T09:25:00Z">
                  <w:rPr>
                    <w:ins w:id="2151" w:author="paulac" w:date="2013-10-14T12:54:00Z"/>
                    <w:rFonts w:eastAsiaTheme="minorHAnsi"/>
                    <w:b w:val="0"/>
                    <w:bCs w:val="0"/>
                    <w:szCs w:val="22"/>
                    <w:lang w:val="ca-ES" w:eastAsia="en-US"/>
                  </w:rPr>
                </w:rPrChange>
              </w:rPr>
              <w:pPrChange w:id="2152" w:author="paulac" w:date="2013-10-15T09:25:00Z">
                <w:pPr>
                  <w:spacing w:after="200" w:line="276" w:lineRule="auto"/>
                </w:pPr>
              </w:pPrChange>
            </w:pPr>
            <w:ins w:id="2153" w:author="paulac" w:date="2013-10-14T12:54:00Z">
              <w:r w:rsidRPr="00036ABE">
                <w:rPr>
                  <w:lang w:val="ca-ES"/>
                  <w:rPrChange w:id="2154" w:author="paulac" w:date="2013-10-15T09:25:00Z">
                    <w:rPr>
                      <w:rFonts w:asciiTheme="majorHAnsi" w:eastAsiaTheme="majorEastAsia" w:hAnsiTheme="majorHAnsi" w:cstheme="majorBidi"/>
                      <w:color w:val="0000FF" w:themeColor="hyperlink"/>
                      <w:u w:val="single"/>
                    </w:rPr>
                  </w:rPrChange>
                </w:rPr>
                <w:t>varPas2MinSignataris</w:t>
              </w:r>
            </w:ins>
          </w:p>
        </w:tc>
        <w:tc>
          <w:tcPr>
            <w:tcW w:w="5701" w:type="dxa"/>
            <w:tcPrChange w:id="2155" w:author="paulac" w:date="2013-10-14T12:54:00Z">
              <w:tcPr>
                <w:tcW w:w="4322" w:type="dxa"/>
              </w:tcPr>
            </w:tcPrChange>
          </w:tcPr>
          <w:p w:rsidR="00EF03CE" w:rsidRDefault="00EF03CE" w:rsidP="008616E1">
            <w:pPr>
              <w:cnfStyle w:val="000000000000"/>
              <w:rPr>
                <w:ins w:id="2156" w:author="paulac" w:date="2013-10-14T12:54:00Z"/>
              </w:rPr>
            </w:pPr>
            <w:ins w:id="2157" w:author="paulac" w:date="2013-10-14T12:54:00Z">
              <w:r>
                <w:rPr>
                  <w:rFonts w:eastAsiaTheme="minorHAnsi"/>
                  <w:lang w:val="ca-ES"/>
                </w:rPr>
                <w:t>Pas 2: Variable que conté el n</w:t>
              </w:r>
              <w:r>
                <w:rPr>
                  <w:lang w:val="ca-ES"/>
                </w:rPr>
                <w:t>úmero</w:t>
              </w:r>
              <w:r w:rsidRPr="00EA5E16">
                <w:rPr>
                  <w:lang w:val="ca-ES"/>
                </w:rPr>
                <w:t xml:space="preserve"> mínim </w:t>
              </w:r>
              <w:r>
                <w:rPr>
                  <w:lang w:val="ca-ES"/>
                </w:rPr>
                <w:t xml:space="preserve">de </w:t>
              </w:r>
              <w:r w:rsidRPr="00EA5E16">
                <w:rPr>
                  <w:lang w:val="ca-ES"/>
                </w:rPr>
                <w:t xml:space="preserve">responsables que han d’haver </w:t>
              </w:r>
              <w:r>
                <w:rPr>
                  <w:lang w:val="ca-ES"/>
                </w:rPr>
                <w:t>signat</w:t>
              </w:r>
              <w:r w:rsidRPr="00EA5E16">
                <w:rPr>
                  <w:lang w:val="ca-ES"/>
                </w:rPr>
                <w:t xml:space="preserve"> abans d’anar al </w:t>
              </w:r>
              <w:r>
                <w:rPr>
                  <w:lang w:val="ca-ES"/>
                </w:rPr>
                <w:t>p</w:t>
              </w:r>
              <w:r w:rsidRPr="00EA5E16">
                <w:rPr>
                  <w:lang w:val="ca-ES"/>
                </w:rPr>
                <w:t>as</w:t>
              </w:r>
              <w:r>
                <w:rPr>
                  <w:lang w:val="ca-ES"/>
                </w:rPr>
                <w:t xml:space="preserve"> 3</w:t>
              </w:r>
            </w:ins>
          </w:p>
        </w:tc>
      </w:tr>
      <w:tr w:rsidR="00EF03CE" w:rsidTr="00EF03CE">
        <w:trPr>
          <w:cnfStyle w:val="000000100000"/>
          <w:ins w:id="2158" w:author="paulac" w:date="2013-10-14T12:54:00Z"/>
        </w:trPr>
        <w:tc>
          <w:tcPr>
            <w:cnfStyle w:val="001000000000"/>
            <w:tcW w:w="2943" w:type="dxa"/>
            <w:tcPrChange w:id="2159" w:author="paulac" w:date="2013-10-14T12:54:00Z">
              <w:tcPr>
                <w:tcW w:w="4322" w:type="dxa"/>
              </w:tcPr>
            </w:tcPrChange>
          </w:tcPr>
          <w:p w:rsidR="00EF03CE" w:rsidRPr="00036ABE" w:rsidRDefault="000D0864" w:rsidP="00036ABE">
            <w:pPr>
              <w:cnfStyle w:val="001000100000"/>
              <w:rPr>
                <w:ins w:id="2160" w:author="paulac" w:date="2013-10-14T12:54:00Z"/>
                <w:b w:val="0"/>
                <w:bCs w:val="0"/>
                <w:lang w:val="ca-ES"/>
                <w:rPrChange w:id="2161" w:author="paulac" w:date="2013-10-15T09:25:00Z">
                  <w:rPr>
                    <w:ins w:id="2162" w:author="paulac" w:date="2013-10-14T12:54:00Z"/>
                    <w:rFonts w:eastAsiaTheme="minorHAnsi"/>
                    <w:b w:val="0"/>
                    <w:bCs w:val="0"/>
                    <w:szCs w:val="22"/>
                    <w:lang w:val="ca-ES" w:eastAsia="en-US"/>
                  </w:rPr>
                </w:rPrChange>
              </w:rPr>
              <w:pPrChange w:id="2163" w:author="paulac" w:date="2013-10-15T09:25:00Z">
                <w:pPr>
                  <w:spacing w:after="200" w:line="276" w:lineRule="auto"/>
                  <w:cnfStyle w:val="001000100000"/>
                </w:pPr>
              </w:pPrChange>
            </w:pPr>
            <w:ins w:id="2164" w:author="paulac" w:date="2013-10-14T12:54:00Z">
              <w:r w:rsidRPr="00036ABE">
                <w:rPr>
                  <w:lang w:val="ca-ES"/>
                  <w:rPrChange w:id="2165" w:author="paulac" w:date="2013-10-15T09:25:00Z">
                    <w:rPr>
                      <w:rFonts w:asciiTheme="majorHAnsi" w:eastAsiaTheme="majorEastAsia" w:hAnsiTheme="majorHAnsi" w:cstheme="majorBidi"/>
                      <w:color w:val="0000FF" w:themeColor="hyperlink"/>
                      <w:u w:val="single"/>
                    </w:rPr>
                  </w:rPrChange>
                </w:rPr>
                <w:t>pas3Responsables</w:t>
              </w:r>
            </w:ins>
          </w:p>
        </w:tc>
        <w:tc>
          <w:tcPr>
            <w:tcW w:w="5701" w:type="dxa"/>
            <w:tcPrChange w:id="2166" w:author="paulac" w:date="2013-10-14T12:54:00Z">
              <w:tcPr>
                <w:tcW w:w="4322" w:type="dxa"/>
              </w:tcPr>
            </w:tcPrChange>
          </w:tcPr>
          <w:p w:rsidR="00EF03CE" w:rsidRDefault="00EF03CE" w:rsidP="008616E1">
            <w:pPr>
              <w:cnfStyle w:val="000000100000"/>
              <w:rPr>
                <w:ins w:id="2167" w:author="paulac" w:date="2013-10-14T12:54:00Z"/>
              </w:rPr>
            </w:pPr>
            <w:ins w:id="2168" w:author="paulac" w:date="2013-10-14T12:54:00Z">
              <w:r>
                <w:rPr>
                  <w:rFonts w:eastAsiaTheme="minorHAnsi"/>
                  <w:lang w:val="ca-ES"/>
                </w:rPr>
                <w:t xml:space="preserve">Pas 3: </w:t>
              </w:r>
              <w:r w:rsidRPr="00EA5E16">
                <w:rPr>
                  <w:rFonts w:eastAsiaTheme="minorHAnsi"/>
                  <w:lang w:val="ca-ES"/>
                </w:rPr>
                <w:t>Codis dels usuaris</w:t>
              </w:r>
              <w:r>
                <w:rPr>
                  <w:rFonts w:eastAsiaTheme="minorHAnsi"/>
                  <w:lang w:val="ca-ES"/>
                </w:rPr>
                <w:t xml:space="preserve"> responsables de la signatura del document,</w:t>
              </w:r>
              <w:r w:rsidRPr="00EA5E16">
                <w:rPr>
                  <w:rFonts w:eastAsiaTheme="minorHAnsi"/>
                  <w:lang w:val="ca-ES"/>
                </w:rPr>
                <w:t xml:space="preserve"> separats per comes</w:t>
              </w:r>
            </w:ins>
          </w:p>
        </w:tc>
      </w:tr>
      <w:tr w:rsidR="00EF03CE" w:rsidTr="00EF03CE">
        <w:trPr>
          <w:ins w:id="2169" w:author="paulac" w:date="2013-10-14T12:54:00Z"/>
        </w:trPr>
        <w:tc>
          <w:tcPr>
            <w:cnfStyle w:val="001000000000"/>
            <w:tcW w:w="2943" w:type="dxa"/>
            <w:tcPrChange w:id="2170" w:author="paulac" w:date="2013-10-14T12:54:00Z">
              <w:tcPr>
                <w:tcW w:w="4322" w:type="dxa"/>
              </w:tcPr>
            </w:tcPrChange>
          </w:tcPr>
          <w:p w:rsidR="00EF03CE" w:rsidRPr="00036ABE" w:rsidRDefault="000D0864" w:rsidP="00036ABE">
            <w:pPr>
              <w:rPr>
                <w:ins w:id="2171" w:author="paulac" w:date="2013-10-14T12:54:00Z"/>
                <w:b w:val="0"/>
                <w:bCs w:val="0"/>
                <w:lang w:val="ca-ES"/>
                <w:rPrChange w:id="2172" w:author="paulac" w:date="2013-10-15T09:25:00Z">
                  <w:rPr>
                    <w:ins w:id="2173" w:author="paulac" w:date="2013-10-14T12:54:00Z"/>
                    <w:rFonts w:eastAsiaTheme="minorHAnsi"/>
                    <w:b w:val="0"/>
                    <w:bCs w:val="0"/>
                    <w:szCs w:val="22"/>
                    <w:lang w:val="ca-ES" w:eastAsia="en-US"/>
                  </w:rPr>
                </w:rPrChange>
              </w:rPr>
              <w:pPrChange w:id="2174" w:author="paulac" w:date="2013-10-15T09:25:00Z">
                <w:pPr>
                  <w:spacing w:after="200" w:line="276" w:lineRule="auto"/>
                </w:pPr>
              </w:pPrChange>
            </w:pPr>
            <w:ins w:id="2175" w:author="paulac" w:date="2013-10-14T12:54:00Z">
              <w:r w:rsidRPr="00036ABE">
                <w:rPr>
                  <w:lang w:val="ca-ES"/>
                  <w:rPrChange w:id="2176" w:author="paulac" w:date="2013-10-15T09:25:00Z">
                    <w:rPr>
                      <w:rFonts w:asciiTheme="majorHAnsi" w:eastAsiaTheme="majorEastAsia" w:hAnsiTheme="majorHAnsi" w:cstheme="majorBidi"/>
                      <w:color w:val="0000FF" w:themeColor="hyperlink"/>
                      <w:u w:val="single"/>
                    </w:rPr>
                  </w:rPrChange>
                </w:rPr>
                <w:t>varPas3Responsables</w:t>
              </w:r>
            </w:ins>
          </w:p>
        </w:tc>
        <w:tc>
          <w:tcPr>
            <w:tcW w:w="5701" w:type="dxa"/>
            <w:tcPrChange w:id="2177" w:author="paulac" w:date="2013-10-14T12:54:00Z">
              <w:tcPr>
                <w:tcW w:w="4322" w:type="dxa"/>
              </w:tcPr>
            </w:tcPrChange>
          </w:tcPr>
          <w:p w:rsidR="00EF03CE" w:rsidRDefault="00EF03CE" w:rsidP="008616E1">
            <w:pPr>
              <w:cnfStyle w:val="000000000000"/>
              <w:rPr>
                <w:ins w:id="2178" w:author="paulac" w:date="2013-10-14T12:54:00Z"/>
              </w:rPr>
            </w:pPr>
            <w:ins w:id="2179" w:author="paulac" w:date="2013-10-14T12:54:00Z">
              <w:r>
                <w:rPr>
                  <w:rFonts w:eastAsiaTheme="minorHAnsi"/>
                  <w:lang w:val="ca-ES"/>
                </w:rPr>
                <w:t>Pas 3: Variable que conté els c</w:t>
              </w:r>
              <w:r w:rsidRPr="00EA5E16">
                <w:rPr>
                  <w:rFonts w:eastAsiaTheme="minorHAnsi"/>
                  <w:lang w:val="ca-ES"/>
                </w:rPr>
                <w:t>odis dels usuaris</w:t>
              </w:r>
              <w:r>
                <w:rPr>
                  <w:rFonts w:eastAsiaTheme="minorHAnsi"/>
                  <w:lang w:val="ca-ES"/>
                </w:rPr>
                <w:t xml:space="preserve"> responsables de la signatura del document </w:t>
              </w:r>
            </w:ins>
          </w:p>
        </w:tc>
      </w:tr>
      <w:tr w:rsidR="00EF03CE" w:rsidTr="00EF03CE">
        <w:trPr>
          <w:cnfStyle w:val="000000100000"/>
          <w:ins w:id="2180" w:author="paulac" w:date="2013-10-14T12:54:00Z"/>
        </w:trPr>
        <w:tc>
          <w:tcPr>
            <w:cnfStyle w:val="001000000000"/>
            <w:tcW w:w="2943" w:type="dxa"/>
            <w:tcPrChange w:id="2181" w:author="paulac" w:date="2013-10-14T12:54:00Z">
              <w:tcPr>
                <w:tcW w:w="4322" w:type="dxa"/>
              </w:tcPr>
            </w:tcPrChange>
          </w:tcPr>
          <w:p w:rsidR="00EF03CE" w:rsidRPr="00036ABE" w:rsidRDefault="000D0864" w:rsidP="00036ABE">
            <w:pPr>
              <w:cnfStyle w:val="001000100000"/>
              <w:rPr>
                <w:ins w:id="2182" w:author="paulac" w:date="2013-10-14T12:54:00Z"/>
                <w:rFonts w:eastAsiaTheme="minorHAnsi"/>
                <w:b w:val="0"/>
                <w:bCs w:val="0"/>
                <w:lang w:val="ca-ES"/>
                <w:rPrChange w:id="2183" w:author="paulac" w:date="2013-10-15T09:25:00Z">
                  <w:rPr>
                    <w:ins w:id="2184" w:author="paulac" w:date="2013-10-14T12:54:00Z"/>
                    <w:rFonts w:eastAsiaTheme="minorHAnsi"/>
                    <w:b w:val="0"/>
                    <w:bCs w:val="0"/>
                    <w:szCs w:val="22"/>
                    <w:lang w:val="ca-ES" w:eastAsia="en-US"/>
                  </w:rPr>
                </w:rPrChange>
              </w:rPr>
              <w:pPrChange w:id="2185" w:author="paulac" w:date="2013-10-15T09:25:00Z">
                <w:pPr>
                  <w:spacing w:after="200" w:line="276" w:lineRule="auto"/>
                  <w:cnfStyle w:val="001000100000"/>
                </w:pPr>
              </w:pPrChange>
            </w:pPr>
            <w:ins w:id="2186" w:author="paulac" w:date="2013-10-14T12:54:00Z">
              <w:r w:rsidRPr="00036ABE">
                <w:rPr>
                  <w:rFonts w:eastAsiaTheme="minorHAnsi"/>
                  <w:lang w:val="ca-ES"/>
                  <w:rPrChange w:id="2187" w:author="paulac" w:date="2013-10-15T09:25:00Z">
                    <w:rPr>
                      <w:rFonts w:asciiTheme="majorHAnsi" w:eastAsiaTheme="majorEastAsia" w:hAnsiTheme="majorHAnsi" w:cstheme="majorBidi"/>
                      <w:color w:val="0000FF" w:themeColor="hyperlink"/>
                      <w:u w:val="single"/>
                    </w:rPr>
                  </w:rPrChange>
                </w:rPr>
                <w:lastRenderedPageBreak/>
                <w:t>pas3MinSignataris</w:t>
              </w:r>
            </w:ins>
          </w:p>
        </w:tc>
        <w:tc>
          <w:tcPr>
            <w:tcW w:w="5701" w:type="dxa"/>
            <w:tcPrChange w:id="2188" w:author="paulac" w:date="2013-10-14T12:54:00Z">
              <w:tcPr>
                <w:tcW w:w="4322" w:type="dxa"/>
              </w:tcPr>
            </w:tcPrChange>
          </w:tcPr>
          <w:p w:rsidR="00EF03CE" w:rsidRDefault="00EF03CE" w:rsidP="008616E1">
            <w:pPr>
              <w:cnfStyle w:val="000000100000"/>
              <w:rPr>
                <w:ins w:id="2189" w:author="paulac" w:date="2013-10-14T12:54:00Z"/>
              </w:rPr>
            </w:pPr>
            <w:ins w:id="2190" w:author="paulac" w:date="2013-10-14T12:54:00Z">
              <w:r>
                <w:rPr>
                  <w:rFonts w:eastAsiaTheme="minorHAnsi"/>
                  <w:lang w:val="ca-ES"/>
                </w:rPr>
                <w:t xml:space="preserve">Pas 3: </w:t>
              </w:r>
              <w:r w:rsidRPr="00EA5E16">
                <w:rPr>
                  <w:lang w:val="ca-ES"/>
                </w:rPr>
                <w:t>N</w:t>
              </w:r>
              <w:r>
                <w:rPr>
                  <w:lang w:val="ca-ES"/>
                </w:rPr>
                <w:t>úmero</w:t>
              </w:r>
              <w:r w:rsidRPr="00EA5E16">
                <w:rPr>
                  <w:lang w:val="ca-ES"/>
                </w:rPr>
                <w:t xml:space="preserve"> mínim </w:t>
              </w:r>
              <w:r>
                <w:rPr>
                  <w:lang w:val="ca-ES"/>
                </w:rPr>
                <w:t xml:space="preserve">de </w:t>
              </w:r>
              <w:r w:rsidRPr="00EA5E16">
                <w:rPr>
                  <w:lang w:val="ca-ES"/>
                </w:rPr>
                <w:t xml:space="preserve">responsables que han d’haver </w:t>
              </w:r>
              <w:r>
                <w:rPr>
                  <w:lang w:val="ca-ES"/>
                </w:rPr>
                <w:t>signat</w:t>
              </w:r>
              <w:r w:rsidRPr="00EA5E16">
                <w:rPr>
                  <w:lang w:val="ca-ES"/>
                </w:rPr>
                <w:t xml:space="preserve"> </w:t>
              </w:r>
              <w:r>
                <w:rPr>
                  <w:lang w:val="ca-ES"/>
                </w:rPr>
                <w:t>per considerar el document com signat</w:t>
              </w:r>
            </w:ins>
          </w:p>
        </w:tc>
      </w:tr>
      <w:tr w:rsidR="00EF03CE" w:rsidTr="00EF03CE">
        <w:trPr>
          <w:ins w:id="2191" w:author="paulac" w:date="2013-10-14T12:54:00Z"/>
        </w:trPr>
        <w:tc>
          <w:tcPr>
            <w:cnfStyle w:val="001000000000"/>
            <w:tcW w:w="2943" w:type="dxa"/>
            <w:tcPrChange w:id="2192" w:author="paulac" w:date="2013-10-14T12:54:00Z">
              <w:tcPr>
                <w:tcW w:w="4322" w:type="dxa"/>
              </w:tcPr>
            </w:tcPrChange>
          </w:tcPr>
          <w:p w:rsidR="00EF03CE" w:rsidRPr="00036ABE" w:rsidRDefault="000D0864" w:rsidP="00036ABE">
            <w:pPr>
              <w:rPr>
                <w:ins w:id="2193" w:author="paulac" w:date="2013-10-14T12:54:00Z"/>
                <w:rFonts w:eastAsiaTheme="minorHAnsi"/>
                <w:b w:val="0"/>
                <w:bCs w:val="0"/>
                <w:lang w:val="ca-ES"/>
                <w:rPrChange w:id="2194" w:author="paulac" w:date="2013-10-15T09:25:00Z">
                  <w:rPr>
                    <w:ins w:id="2195" w:author="paulac" w:date="2013-10-14T12:54:00Z"/>
                    <w:rFonts w:eastAsiaTheme="minorHAnsi"/>
                    <w:b w:val="0"/>
                    <w:bCs w:val="0"/>
                    <w:szCs w:val="22"/>
                    <w:lang w:val="ca-ES" w:eastAsia="en-US"/>
                  </w:rPr>
                </w:rPrChange>
              </w:rPr>
              <w:pPrChange w:id="2196" w:author="paulac" w:date="2013-10-15T09:25:00Z">
                <w:pPr>
                  <w:spacing w:after="200" w:line="276" w:lineRule="auto"/>
                </w:pPr>
              </w:pPrChange>
            </w:pPr>
            <w:ins w:id="2197" w:author="paulac" w:date="2013-10-14T12:54:00Z">
              <w:r w:rsidRPr="00036ABE">
                <w:rPr>
                  <w:rFonts w:eastAsiaTheme="minorHAnsi"/>
                  <w:lang w:val="ca-ES"/>
                  <w:rPrChange w:id="2198" w:author="paulac" w:date="2013-10-15T09:25:00Z">
                    <w:rPr>
                      <w:rFonts w:asciiTheme="majorHAnsi" w:eastAsiaTheme="majorEastAsia" w:hAnsiTheme="majorHAnsi" w:cstheme="majorBidi"/>
                      <w:color w:val="0000FF" w:themeColor="hyperlink"/>
                      <w:u w:val="single"/>
                    </w:rPr>
                  </w:rPrChange>
                </w:rPr>
                <w:t>varPas3MinSignataris</w:t>
              </w:r>
            </w:ins>
          </w:p>
        </w:tc>
        <w:tc>
          <w:tcPr>
            <w:tcW w:w="5701" w:type="dxa"/>
            <w:tcPrChange w:id="2199" w:author="paulac" w:date="2013-10-14T12:54:00Z">
              <w:tcPr>
                <w:tcW w:w="4322" w:type="dxa"/>
              </w:tcPr>
            </w:tcPrChange>
          </w:tcPr>
          <w:p w:rsidR="00EF03CE" w:rsidRDefault="00EF03CE" w:rsidP="008616E1">
            <w:pPr>
              <w:cnfStyle w:val="000000000000"/>
              <w:rPr>
                <w:ins w:id="2200" w:author="paulac" w:date="2013-10-14T12:54:00Z"/>
              </w:rPr>
            </w:pPr>
            <w:ins w:id="2201" w:author="paulac" w:date="2013-10-14T12:54:00Z">
              <w:r>
                <w:rPr>
                  <w:rFonts w:eastAsiaTheme="minorHAnsi"/>
                  <w:lang w:val="ca-ES"/>
                </w:rPr>
                <w:t>Pas 3: Variable que conté el n</w:t>
              </w:r>
              <w:r>
                <w:rPr>
                  <w:lang w:val="ca-ES"/>
                </w:rPr>
                <w:t>úmero</w:t>
              </w:r>
              <w:r w:rsidRPr="00EA5E16">
                <w:rPr>
                  <w:lang w:val="ca-ES"/>
                </w:rPr>
                <w:t xml:space="preserve"> mínim </w:t>
              </w:r>
              <w:r>
                <w:rPr>
                  <w:lang w:val="ca-ES"/>
                </w:rPr>
                <w:t xml:space="preserve">de </w:t>
              </w:r>
              <w:r w:rsidRPr="00EA5E16">
                <w:rPr>
                  <w:lang w:val="ca-ES"/>
                </w:rPr>
                <w:t xml:space="preserve">responsables que han d’haver </w:t>
              </w:r>
              <w:r>
                <w:rPr>
                  <w:lang w:val="ca-ES"/>
                </w:rPr>
                <w:t>signat</w:t>
              </w:r>
              <w:r w:rsidRPr="00EA5E16">
                <w:rPr>
                  <w:lang w:val="ca-ES"/>
                </w:rPr>
                <w:t xml:space="preserve"> </w:t>
              </w:r>
              <w:r>
                <w:rPr>
                  <w:lang w:val="ca-ES"/>
                </w:rPr>
                <w:t>per considerar el document com signat</w:t>
              </w:r>
            </w:ins>
          </w:p>
        </w:tc>
      </w:tr>
      <w:tr w:rsidR="00EF03CE" w:rsidTr="00EF03CE">
        <w:trPr>
          <w:cnfStyle w:val="000000100000"/>
          <w:ins w:id="2202" w:author="paulac" w:date="2013-10-14T12:54:00Z"/>
        </w:trPr>
        <w:tc>
          <w:tcPr>
            <w:cnfStyle w:val="001000000000"/>
            <w:tcW w:w="2943" w:type="dxa"/>
            <w:tcPrChange w:id="2203" w:author="paulac" w:date="2013-10-14T12:54:00Z">
              <w:tcPr>
                <w:tcW w:w="4322" w:type="dxa"/>
              </w:tcPr>
            </w:tcPrChange>
          </w:tcPr>
          <w:p w:rsidR="00EF03CE" w:rsidRPr="00036ABE" w:rsidRDefault="000D0864" w:rsidP="00036ABE">
            <w:pPr>
              <w:cnfStyle w:val="001000100000"/>
              <w:rPr>
                <w:ins w:id="2204" w:author="paulac" w:date="2013-10-14T12:54:00Z"/>
                <w:rFonts w:eastAsiaTheme="minorHAnsi"/>
                <w:b w:val="0"/>
                <w:bCs w:val="0"/>
                <w:lang w:val="ca-ES"/>
                <w:rPrChange w:id="2205" w:author="paulac" w:date="2013-10-15T09:25:00Z">
                  <w:rPr>
                    <w:ins w:id="2206" w:author="paulac" w:date="2013-10-14T12:54:00Z"/>
                    <w:rFonts w:eastAsiaTheme="minorHAnsi"/>
                    <w:b w:val="0"/>
                    <w:bCs w:val="0"/>
                    <w:szCs w:val="22"/>
                    <w:lang w:val="ca-ES" w:eastAsia="en-US"/>
                  </w:rPr>
                </w:rPrChange>
              </w:rPr>
              <w:pPrChange w:id="2207" w:author="paulac" w:date="2013-10-15T09:25:00Z">
                <w:pPr>
                  <w:spacing w:after="200" w:line="276" w:lineRule="auto"/>
                  <w:cnfStyle w:val="001000100000"/>
                </w:pPr>
              </w:pPrChange>
            </w:pPr>
            <w:ins w:id="2208" w:author="paulac" w:date="2013-10-14T12:54:00Z">
              <w:r w:rsidRPr="00036ABE">
                <w:rPr>
                  <w:rFonts w:eastAsiaTheme="minorHAnsi"/>
                  <w:bCs w:val="0"/>
                  <w:lang w:val="ca-ES"/>
                  <w:rPrChange w:id="2209" w:author="paulac" w:date="2013-10-15T09:25:00Z">
                    <w:rPr>
                      <w:rFonts w:asciiTheme="majorHAnsi" w:eastAsiaTheme="majorEastAsia" w:hAnsiTheme="majorHAnsi" w:cstheme="majorBidi"/>
                      <w:bCs w:val="0"/>
                      <w:color w:val="0000FF" w:themeColor="hyperlink"/>
                      <w:u w:val="single"/>
                    </w:rPr>
                  </w:rPrChange>
                </w:rPr>
                <w:t>document</w:t>
              </w:r>
            </w:ins>
          </w:p>
        </w:tc>
        <w:tc>
          <w:tcPr>
            <w:tcW w:w="5701" w:type="dxa"/>
            <w:tcPrChange w:id="2210" w:author="paulac" w:date="2013-10-14T12:54:00Z">
              <w:tcPr>
                <w:tcW w:w="4322" w:type="dxa"/>
              </w:tcPr>
            </w:tcPrChange>
          </w:tcPr>
          <w:p w:rsidR="00EF03CE" w:rsidRDefault="00EF03CE" w:rsidP="008616E1">
            <w:pPr>
              <w:cnfStyle w:val="000000100000"/>
              <w:rPr>
                <w:ins w:id="2211" w:author="paulac" w:date="2013-10-14T12:54:00Z"/>
              </w:rPr>
            </w:pPr>
            <w:ins w:id="2212" w:author="paulac" w:date="2013-10-14T12:54:00Z">
              <w:r w:rsidRPr="001F50EA">
                <w:rPr>
                  <w:lang w:val="ca-ES"/>
                </w:rPr>
                <w:t>Codi del document a signar</w:t>
              </w:r>
            </w:ins>
          </w:p>
        </w:tc>
      </w:tr>
      <w:tr w:rsidR="00EF03CE" w:rsidTr="00EF03CE">
        <w:trPr>
          <w:ins w:id="2213" w:author="paulac" w:date="2013-10-14T12:54:00Z"/>
        </w:trPr>
        <w:tc>
          <w:tcPr>
            <w:cnfStyle w:val="001000000000"/>
            <w:tcW w:w="2943" w:type="dxa"/>
            <w:tcPrChange w:id="2214" w:author="paulac" w:date="2013-10-14T12:54:00Z">
              <w:tcPr>
                <w:tcW w:w="4322" w:type="dxa"/>
              </w:tcPr>
            </w:tcPrChange>
          </w:tcPr>
          <w:p w:rsidR="00EF03CE" w:rsidRPr="00036ABE" w:rsidRDefault="000D0864" w:rsidP="00036ABE">
            <w:pPr>
              <w:rPr>
                <w:ins w:id="2215" w:author="paulac" w:date="2013-10-14T12:54:00Z"/>
                <w:rFonts w:eastAsiaTheme="minorHAnsi"/>
                <w:b w:val="0"/>
                <w:bCs w:val="0"/>
                <w:lang w:val="ca-ES"/>
                <w:rPrChange w:id="2216" w:author="paulac" w:date="2013-10-15T09:25:00Z">
                  <w:rPr>
                    <w:ins w:id="2217" w:author="paulac" w:date="2013-10-14T12:54:00Z"/>
                    <w:rFonts w:eastAsiaTheme="minorHAnsi"/>
                    <w:b w:val="0"/>
                    <w:bCs w:val="0"/>
                    <w:szCs w:val="22"/>
                    <w:lang w:val="ca-ES" w:eastAsia="en-US"/>
                  </w:rPr>
                </w:rPrChange>
              </w:rPr>
              <w:pPrChange w:id="2218" w:author="paulac" w:date="2013-10-15T09:25:00Z">
                <w:pPr>
                  <w:spacing w:after="200" w:line="276" w:lineRule="auto"/>
                </w:pPr>
              </w:pPrChange>
            </w:pPr>
            <w:ins w:id="2219" w:author="paulac" w:date="2013-10-14T12:54:00Z">
              <w:r w:rsidRPr="00036ABE">
                <w:rPr>
                  <w:rFonts w:eastAsiaTheme="minorHAnsi"/>
                  <w:lang w:val="ca-ES"/>
                  <w:rPrChange w:id="2220" w:author="paulac" w:date="2013-10-15T09:25:00Z">
                    <w:rPr>
                      <w:rFonts w:asciiTheme="majorHAnsi" w:eastAsiaTheme="majorEastAsia" w:hAnsiTheme="majorHAnsi" w:cstheme="majorBidi"/>
                      <w:color w:val="0000FF" w:themeColor="hyperlink"/>
                      <w:u w:val="single"/>
                    </w:rPr>
                  </w:rPrChange>
                </w:rPr>
                <w:t>varDocument</w:t>
              </w:r>
            </w:ins>
          </w:p>
        </w:tc>
        <w:tc>
          <w:tcPr>
            <w:tcW w:w="5701" w:type="dxa"/>
            <w:tcPrChange w:id="2221" w:author="paulac" w:date="2013-10-14T12:54:00Z">
              <w:tcPr>
                <w:tcW w:w="4322" w:type="dxa"/>
              </w:tcPr>
            </w:tcPrChange>
          </w:tcPr>
          <w:p w:rsidR="00EF03CE" w:rsidRDefault="00EF03CE" w:rsidP="008616E1">
            <w:pPr>
              <w:cnfStyle w:val="000000000000"/>
              <w:rPr>
                <w:ins w:id="2222" w:author="paulac" w:date="2013-10-14T12:54:00Z"/>
              </w:rPr>
            </w:pPr>
            <w:ins w:id="2223" w:author="paulac" w:date="2013-10-14T12:54:00Z">
              <w:r w:rsidRPr="001F50EA">
                <w:rPr>
                  <w:lang w:val="ca-ES"/>
                </w:rPr>
                <w:t>Variable que conté el Codi del document a signar</w:t>
              </w:r>
            </w:ins>
          </w:p>
        </w:tc>
      </w:tr>
      <w:tr w:rsidR="00EF03CE" w:rsidTr="00EF03CE">
        <w:trPr>
          <w:cnfStyle w:val="000000100000"/>
          <w:ins w:id="2224" w:author="paulac" w:date="2013-10-14T12:54:00Z"/>
        </w:trPr>
        <w:tc>
          <w:tcPr>
            <w:cnfStyle w:val="001000000000"/>
            <w:tcW w:w="2943" w:type="dxa"/>
            <w:tcPrChange w:id="2225" w:author="paulac" w:date="2013-10-14T12:54:00Z">
              <w:tcPr>
                <w:tcW w:w="4322" w:type="dxa"/>
              </w:tcPr>
            </w:tcPrChange>
          </w:tcPr>
          <w:p w:rsidR="00EF03CE" w:rsidRPr="00036ABE" w:rsidRDefault="000D0864" w:rsidP="00036ABE">
            <w:pPr>
              <w:cnfStyle w:val="001000100000"/>
              <w:rPr>
                <w:ins w:id="2226" w:author="paulac" w:date="2013-10-14T12:54:00Z"/>
                <w:rFonts w:eastAsiaTheme="minorHAnsi"/>
                <w:b w:val="0"/>
                <w:bCs w:val="0"/>
                <w:lang w:val="ca-ES"/>
                <w:rPrChange w:id="2227" w:author="paulac" w:date="2013-10-15T09:25:00Z">
                  <w:rPr>
                    <w:ins w:id="2228" w:author="paulac" w:date="2013-10-14T12:54:00Z"/>
                    <w:rFonts w:eastAsiaTheme="minorHAnsi"/>
                    <w:b w:val="0"/>
                    <w:bCs w:val="0"/>
                    <w:szCs w:val="22"/>
                    <w:lang w:val="ca-ES" w:eastAsia="en-US"/>
                  </w:rPr>
                </w:rPrChange>
              </w:rPr>
              <w:pPrChange w:id="2229" w:author="paulac" w:date="2013-10-15T09:25:00Z">
                <w:pPr>
                  <w:spacing w:after="200" w:line="276" w:lineRule="auto"/>
                  <w:cnfStyle w:val="001000100000"/>
                </w:pPr>
              </w:pPrChange>
            </w:pPr>
            <w:ins w:id="2230" w:author="paulac" w:date="2013-10-14T12:54:00Z">
              <w:r w:rsidRPr="00036ABE">
                <w:rPr>
                  <w:rFonts w:eastAsiaTheme="minorHAnsi"/>
                  <w:lang w:val="ca-ES"/>
                  <w:rPrChange w:id="2231" w:author="paulac" w:date="2013-10-15T09:25:00Z">
                    <w:rPr>
                      <w:rFonts w:asciiTheme="majorHAnsi" w:eastAsiaTheme="majorEastAsia" w:hAnsiTheme="majorHAnsi" w:cstheme="majorBidi"/>
                      <w:color w:val="0000FF" w:themeColor="hyperlink"/>
                      <w:u w:val="single"/>
                    </w:rPr>
                  </w:rPrChange>
                </w:rPr>
                <w:t>annexos</w:t>
              </w:r>
            </w:ins>
          </w:p>
        </w:tc>
        <w:tc>
          <w:tcPr>
            <w:tcW w:w="5701" w:type="dxa"/>
            <w:tcPrChange w:id="2232" w:author="paulac" w:date="2013-10-14T12:54:00Z">
              <w:tcPr>
                <w:tcW w:w="4322" w:type="dxa"/>
              </w:tcPr>
            </w:tcPrChange>
          </w:tcPr>
          <w:p w:rsidR="00EF03CE" w:rsidRDefault="00EF03CE" w:rsidP="008616E1">
            <w:pPr>
              <w:cnfStyle w:val="000000100000"/>
              <w:rPr>
                <w:ins w:id="2233" w:author="paulac" w:date="2013-10-14T12:54:00Z"/>
              </w:rPr>
            </w:pPr>
            <w:ins w:id="2234" w:author="paulac" w:date="2013-10-14T12:54:00Z">
              <w:r w:rsidRPr="001F50EA">
                <w:rPr>
                  <w:bCs/>
                  <w:lang w:val="ca-ES"/>
                </w:rPr>
                <w:t>Codis dels documents annexos de consulta que acompanyen al document a signar</w:t>
              </w:r>
            </w:ins>
          </w:p>
        </w:tc>
      </w:tr>
      <w:tr w:rsidR="00EF03CE" w:rsidTr="00EF03CE">
        <w:trPr>
          <w:ins w:id="2235" w:author="paulac" w:date="2013-10-14T12:54:00Z"/>
        </w:trPr>
        <w:tc>
          <w:tcPr>
            <w:cnfStyle w:val="001000000000"/>
            <w:tcW w:w="2943" w:type="dxa"/>
            <w:tcPrChange w:id="2236" w:author="paulac" w:date="2013-10-14T12:54:00Z">
              <w:tcPr>
                <w:tcW w:w="4322" w:type="dxa"/>
              </w:tcPr>
            </w:tcPrChange>
          </w:tcPr>
          <w:p w:rsidR="00EF03CE" w:rsidRPr="00036ABE" w:rsidRDefault="000D0864" w:rsidP="00036ABE">
            <w:pPr>
              <w:rPr>
                <w:ins w:id="2237" w:author="paulac" w:date="2013-10-14T12:54:00Z"/>
                <w:rFonts w:eastAsiaTheme="minorHAnsi"/>
                <w:b w:val="0"/>
                <w:bCs w:val="0"/>
                <w:lang w:val="ca-ES"/>
                <w:rPrChange w:id="2238" w:author="paulac" w:date="2013-10-15T09:25:00Z">
                  <w:rPr>
                    <w:ins w:id="2239" w:author="paulac" w:date="2013-10-14T12:54:00Z"/>
                    <w:rFonts w:eastAsiaTheme="minorHAnsi"/>
                    <w:b w:val="0"/>
                    <w:bCs w:val="0"/>
                    <w:szCs w:val="22"/>
                    <w:lang w:val="ca-ES" w:eastAsia="en-US"/>
                  </w:rPr>
                </w:rPrChange>
              </w:rPr>
              <w:pPrChange w:id="2240" w:author="paulac" w:date="2013-10-15T09:25:00Z">
                <w:pPr>
                  <w:spacing w:after="200" w:line="276" w:lineRule="auto"/>
                </w:pPr>
              </w:pPrChange>
            </w:pPr>
            <w:ins w:id="2241" w:author="paulac" w:date="2013-10-14T12:54:00Z">
              <w:r w:rsidRPr="00036ABE">
                <w:rPr>
                  <w:rFonts w:eastAsiaTheme="minorHAnsi"/>
                  <w:lang w:val="ca-ES"/>
                  <w:rPrChange w:id="2242" w:author="paulac" w:date="2013-10-15T09:25:00Z">
                    <w:rPr>
                      <w:rFonts w:asciiTheme="majorHAnsi" w:eastAsiaTheme="majorEastAsia" w:hAnsiTheme="majorHAnsi" w:cstheme="majorBidi"/>
                      <w:color w:val="0000FF" w:themeColor="hyperlink"/>
                      <w:u w:val="single"/>
                    </w:rPr>
                  </w:rPrChange>
                </w:rPr>
                <w:t>varAnnexos</w:t>
              </w:r>
            </w:ins>
          </w:p>
        </w:tc>
        <w:tc>
          <w:tcPr>
            <w:tcW w:w="5701" w:type="dxa"/>
            <w:tcPrChange w:id="2243" w:author="paulac" w:date="2013-10-14T12:54:00Z">
              <w:tcPr>
                <w:tcW w:w="4322" w:type="dxa"/>
              </w:tcPr>
            </w:tcPrChange>
          </w:tcPr>
          <w:p w:rsidR="00EF03CE" w:rsidRDefault="00EF03CE" w:rsidP="008616E1">
            <w:pPr>
              <w:cnfStyle w:val="000000000000"/>
              <w:rPr>
                <w:ins w:id="2244" w:author="paulac" w:date="2013-10-14T12:54:00Z"/>
              </w:rPr>
            </w:pPr>
            <w:ins w:id="2245" w:author="paulac" w:date="2013-10-14T12:54:00Z">
              <w:r w:rsidRPr="001F50EA">
                <w:rPr>
                  <w:bCs/>
                  <w:lang w:val="ca-ES"/>
                </w:rPr>
                <w:t>Variable que conté els codis dels documents annexos de consulta que acompanyen al document a signar</w:t>
              </w:r>
            </w:ins>
          </w:p>
        </w:tc>
      </w:tr>
      <w:tr w:rsidR="00EF03CE" w:rsidTr="00EF03CE">
        <w:trPr>
          <w:cnfStyle w:val="000000100000"/>
          <w:ins w:id="2246" w:author="paulac" w:date="2013-10-14T12:54:00Z"/>
        </w:trPr>
        <w:tc>
          <w:tcPr>
            <w:cnfStyle w:val="001000000000"/>
            <w:tcW w:w="2943" w:type="dxa"/>
            <w:tcPrChange w:id="2247" w:author="paulac" w:date="2013-10-14T12:54:00Z">
              <w:tcPr>
                <w:tcW w:w="4322" w:type="dxa"/>
              </w:tcPr>
            </w:tcPrChange>
          </w:tcPr>
          <w:p w:rsidR="00EF03CE" w:rsidRPr="00036ABE" w:rsidRDefault="000D0864" w:rsidP="00036ABE">
            <w:pPr>
              <w:cnfStyle w:val="001000100000"/>
              <w:rPr>
                <w:ins w:id="2248" w:author="paulac" w:date="2013-10-14T12:54:00Z"/>
                <w:rFonts w:eastAsiaTheme="minorHAnsi"/>
                <w:b w:val="0"/>
                <w:bCs w:val="0"/>
                <w:lang w:val="ca-ES"/>
                <w:rPrChange w:id="2249" w:author="paulac" w:date="2013-10-15T09:25:00Z">
                  <w:rPr>
                    <w:ins w:id="2250" w:author="paulac" w:date="2013-10-14T12:54:00Z"/>
                    <w:rFonts w:eastAsiaTheme="minorHAnsi"/>
                    <w:b w:val="0"/>
                    <w:bCs w:val="0"/>
                    <w:szCs w:val="22"/>
                    <w:lang w:val="ca-ES" w:eastAsia="en-US"/>
                  </w:rPr>
                </w:rPrChange>
              </w:rPr>
              <w:pPrChange w:id="2251" w:author="paulac" w:date="2013-10-15T09:25:00Z">
                <w:pPr>
                  <w:spacing w:after="200" w:line="276" w:lineRule="auto"/>
                  <w:cnfStyle w:val="001000100000"/>
                </w:pPr>
              </w:pPrChange>
            </w:pPr>
            <w:ins w:id="2252" w:author="paulac" w:date="2013-10-14T12:54:00Z">
              <w:r w:rsidRPr="00036ABE">
                <w:rPr>
                  <w:rFonts w:eastAsiaTheme="minorHAnsi"/>
                  <w:bCs w:val="0"/>
                  <w:lang w:val="ca-ES"/>
                  <w:rPrChange w:id="2253" w:author="paulac" w:date="2013-10-15T09:25:00Z">
                    <w:rPr>
                      <w:rFonts w:asciiTheme="majorHAnsi" w:eastAsiaTheme="majorEastAsia" w:hAnsiTheme="majorHAnsi" w:cstheme="majorBidi"/>
                      <w:bCs w:val="0"/>
                      <w:color w:val="0000FF" w:themeColor="hyperlink"/>
                      <w:u w:val="single"/>
                    </w:rPr>
                  </w:rPrChange>
                </w:rPr>
                <w:t>importancia</w:t>
              </w:r>
            </w:ins>
          </w:p>
        </w:tc>
        <w:tc>
          <w:tcPr>
            <w:tcW w:w="5701" w:type="dxa"/>
            <w:tcPrChange w:id="2254" w:author="paulac" w:date="2013-10-14T12:54:00Z">
              <w:tcPr>
                <w:tcW w:w="4322" w:type="dxa"/>
              </w:tcPr>
            </w:tcPrChange>
          </w:tcPr>
          <w:p w:rsidR="00EF03CE" w:rsidRDefault="00EF03CE" w:rsidP="008616E1">
            <w:pPr>
              <w:cnfStyle w:val="000000100000"/>
              <w:rPr>
                <w:ins w:id="2255" w:author="paulac" w:date="2013-10-14T12:54:00Z"/>
              </w:rPr>
            </w:pPr>
            <w:ins w:id="2256" w:author="paulac" w:date="2013-10-14T12:54:00Z">
              <w:r w:rsidRPr="001F50EA">
                <w:rPr>
                  <w:lang w:val="ca-ES"/>
                </w:rPr>
                <w:t>Importància de la signatura del document</w:t>
              </w:r>
            </w:ins>
          </w:p>
        </w:tc>
      </w:tr>
      <w:tr w:rsidR="00EF03CE" w:rsidTr="00EF03CE">
        <w:trPr>
          <w:ins w:id="2257" w:author="paulac" w:date="2013-10-14T12:54:00Z"/>
        </w:trPr>
        <w:tc>
          <w:tcPr>
            <w:cnfStyle w:val="001000000000"/>
            <w:tcW w:w="2943" w:type="dxa"/>
            <w:tcPrChange w:id="2258" w:author="paulac" w:date="2013-10-14T12:54:00Z">
              <w:tcPr>
                <w:tcW w:w="4322" w:type="dxa"/>
              </w:tcPr>
            </w:tcPrChange>
          </w:tcPr>
          <w:p w:rsidR="00EF03CE" w:rsidRPr="00036ABE" w:rsidRDefault="000D0864" w:rsidP="00036ABE">
            <w:pPr>
              <w:rPr>
                <w:ins w:id="2259" w:author="paulac" w:date="2013-10-14T12:54:00Z"/>
                <w:rFonts w:eastAsiaTheme="minorHAnsi"/>
                <w:b w:val="0"/>
                <w:bCs w:val="0"/>
                <w:lang w:val="ca-ES"/>
                <w:rPrChange w:id="2260" w:author="paulac" w:date="2013-10-15T09:25:00Z">
                  <w:rPr>
                    <w:ins w:id="2261" w:author="paulac" w:date="2013-10-14T12:54:00Z"/>
                    <w:rFonts w:eastAsiaTheme="minorHAnsi"/>
                    <w:b w:val="0"/>
                    <w:bCs w:val="0"/>
                    <w:szCs w:val="22"/>
                    <w:lang w:val="ca-ES" w:eastAsia="en-US"/>
                  </w:rPr>
                </w:rPrChange>
              </w:rPr>
              <w:pPrChange w:id="2262" w:author="paulac" w:date="2013-10-15T09:25:00Z">
                <w:pPr>
                  <w:spacing w:after="200" w:line="276" w:lineRule="auto"/>
                </w:pPr>
              </w:pPrChange>
            </w:pPr>
            <w:ins w:id="2263" w:author="paulac" w:date="2013-10-14T12:54:00Z">
              <w:r w:rsidRPr="00036ABE">
                <w:rPr>
                  <w:rFonts w:eastAsiaTheme="minorHAnsi"/>
                  <w:bCs w:val="0"/>
                  <w:lang w:val="ca-ES"/>
                  <w:rPrChange w:id="2264" w:author="paulac" w:date="2013-10-15T09:25:00Z">
                    <w:rPr>
                      <w:rFonts w:asciiTheme="majorHAnsi" w:eastAsiaTheme="majorEastAsia" w:hAnsiTheme="majorHAnsi" w:cstheme="majorBidi"/>
                      <w:bCs w:val="0"/>
                      <w:color w:val="0000FF" w:themeColor="hyperlink"/>
                      <w:u w:val="single"/>
                    </w:rPr>
                  </w:rPrChange>
                </w:rPr>
                <w:t>varImportancia</w:t>
              </w:r>
            </w:ins>
          </w:p>
        </w:tc>
        <w:tc>
          <w:tcPr>
            <w:tcW w:w="5701" w:type="dxa"/>
            <w:tcPrChange w:id="2265" w:author="paulac" w:date="2013-10-14T12:54:00Z">
              <w:tcPr>
                <w:tcW w:w="4322" w:type="dxa"/>
              </w:tcPr>
            </w:tcPrChange>
          </w:tcPr>
          <w:p w:rsidR="00EF03CE" w:rsidRDefault="00EF03CE" w:rsidP="008616E1">
            <w:pPr>
              <w:cnfStyle w:val="000000000000"/>
              <w:rPr>
                <w:ins w:id="2266" w:author="paulac" w:date="2013-10-14T12:54:00Z"/>
              </w:rPr>
            </w:pPr>
            <w:ins w:id="2267" w:author="paulac" w:date="2013-10-14T12:54:00Z">
              <w:r w:rsidRPr="001F50EA">
                <w:rPr>
                  <w:lang w:val="ca-ES"/>
                </w:rPr>
                <w:t>Variable que conté la importància de la signatura del document</w:t>
              </w:r>
            </w:ins>
          </w:p>
        </w:tc>
      </w:tr>
      <w:tr w:rsidR="00EF03CE" w:rsidTr="00EF03CE">
        <w:trPr>
          <w:cnfStyle w:val="000000100000"/>
          <w:ins w:id="2268" w:author="paulac" w:date="2013-10-14T12:54:00Z"/>
        </w:trPr>
        <w:tc>
          <w:tcPr>
            <w:cnfStyle w:val="001000000000"/>
            <w:tcW w:w="2943" w:type="dxa"/>
            <w:tcPrChange w:id="2269" w:author="paulac" w:date="2013-10-14T12:54:00Z">
              <w:tcPr>
                <w:tcW w:w="4322" w:type="dxa"/>
              </w:tcPr>
            </w:tcPrChange>
          </w:tcPr>
          <w:p w:rsidR="00EF03CE" w:rsidRPr="00036ABE" w:rsidRDefault="000D0864" w:rsidP="00036ABE">
            <w:pPr>
              <w:cnfStyle w:val="001000100000"/>
              <w:rPr>
                <w:ins w:id="2270" w:author="paulac" w:date="2013-10-14T12:54:00Z"/>
                <w:rFonts w:eastAsiaTheme="minorHAnsi"/>
                <w:b w:val="0"/>
                <w:bCs w:val="0"/>
                <w:lang w:val="ca-ES"/>
                <w:rPrChange w:id="2271" w:author="paulac" w:date="2013-10-15T09:25:00Z">
                  <w:rPr>
                    <w:ins w:id="2272" w:author="paulac" w:date="2013-10-14T12:54:00Z"/>
                    <w:rFonts w:eastAsiaTheme="minorHAnsi"/>
                    <w:b w:val="0"/>
                    <w:bCs w:val="0"/>
                    <w:szCs w:val="22"/>
                    <w:lang w:val="ca-ES" w:eastAsia="en-US"/>
                  </w:rPr>
                </w:rPrChange>
              </w:rPr>
              <w:pPrChange w:id="2273" w:author="paulac" w:date="2013-10-15T09:25:00Z">
                <w:pPr>
                  <w:spacing w:after="200" w:line="276" w:lineRule="auto"/>
                  <w:cnfStyle w:val="001000100000"/>
                </w:pPr>
              </w:pPrChange>
            </w:pPr>
            <w:ins w:id="2274" w:author="paulac" w:date="2013-10-14T12:54:00Z">
              <w:r w:rsidRPr="00036ABE">
                <w:rPr>
                  <w:rFonts w:eastAsiaTheme="minorHAnsi"/>
                  <w:bCs w:val="0"/>
                  <w:lang w:val="ca-ES"/>
                  <w:rPrChange w:id="2275" w:author="paulac" w:date="2013-10-15T09:25:00Z">
                    <w:rPr>
                      <w:rFonts w:asciiTheme="majorHAnsi" w:eastAsiaTheme="majorEastAsia" w:hAnsiTheme="majorHAnsi" w:cstheme="majorBidi"/>
                      <w:bCs w:val="0"/>
                      <w:color w:val="0000FF" w:themeColor="hyperlink"/>
                      <w:u w:val="single"/>
                    </w:rPr>
                  </w:rPrChange>
                </w:rPr>
                <w:t>dataLimit</w:t>
              </w:r>
            </w:ins>
          </w:p>
        </w:tc>
        <w:tc>
          <w:tcPr>
            <w:tcW w:w="5701" w:type="dxa"/>
            <w:tcPrChange w:id="2276" w:author="paulac" w:date="2013-10-14T12:54:00Z">
              <w:tcPr>
                <w:tcW w:w="4322" w:type="dxa"/>
              </w:tcPr>
            </w:tcPrChange>
          </w:tcPr>
          <w:p w:rsidR="00EF03CE" w:rsidRDefault="00EF03CE" w:rsidP="008616E1">
            <w:pPr>
              <w:cnfStyle w:val="000000100000"/>
              <w:rPr>
                <w:ins w:id="2277" w:author="paulac" w:date="2013-10-14T12:54:00Z"/>
              </w:rPr>
            </w:pPr>
            <w:ins w:id="2278" w:author="paulac" w:date="2013-10-14T12:54:00Z">
              <w:r w:rsidRPr="001F50EA">
                <w:rPr>
                  <w:lang w:val="ca-ES"/>
                </w:rPr>
                <w:t>Data límit per a signar el document</w:t>
              </w:r>
            </w:ins>
          </w:p>
        </w:tc>
      </w:tr>
      <w:tr w:rsidR="00EF03CE" w:rsidTr="00EF03CE">
        <w:trPr>
          <w:ins w:id="2279" w:author="paulac" w:date="2013-10-14T12:54:00Z"/>
        </w:trPr>
        <w:tc>
          <w:tcPr>
            <w:cnfStyle w:val="001000000000"/>
            <w:tcW w:w="2943" w:type="dxa"/>
            <w:tcPrChange w:id="2280" w:author="paulac" w:date="2013-10-14T12:54:00Z">
              <w:tcPr>
                <w:tcW w:w="4322" w:type="dxa"/>
              </w:tcPr>
            </w:tcPrChange>
          </w:tcPr>
          <w:p w:rsidR="00EF03CE" w:rsidRPr="00036ABE" w:rsidRDefault="000D0864" w:rsidP="00036ABE">
            <w:pPr>
              <w:rPr>
                <w:ins w:id="2281" w:author="paulac" w:date="2013-10-14T12:54:00Z"/>
                <w:rFonts w:eastAsiaTheme="minorHAnsi"/>
                <w:b w:val="0"/>
                <w:bCs w:val="0"/>
                <w:lang w:val="ca-ES"/>
                <w:rPrChange w:id="2282" w:author="paulac" w:date="2013-10-15T09:25:00Z">
                  <w:rPr>
                    <w:ins w:id="2283" w:author="paulac" w:date="2013-10-14T12:54:00Z"/>
                    <w:rFonts w:eastAsiaTheme="minorHAnsi"/>
                    <w:b w:val="0"/>
                    <w:bCs w:val="0"/>
                    <w:szCs w:val="22"/>
                    <w:lang w:val="ca-ES" w:eastAsia="en-US"/>
                  </w:rPr>
                </w:rPrChange>
              </w:rPr>
              <w:pPrChange w:id="2284" w:author="paulac" w:date="2013-10-15T09:25:00Z">
                <w:pPr>
                  <w:spacing w:after="200" w:line="276" w:lineRule="auto"/>
                </w:pPr>
              </w:pPrChange>
            </w:pPr>
            <w:ins w:id="2285" w:author="paulac" w:date="2013-10-14T12:54:00Z">
              <w:r w:rsidRPr="00036ABE">
                <w:rPr>
                  <w:rFonts w:eastAsiaTheme="minorHAnsi"/>
                  <w:bCs w:val="0"/>
                  <w:lang w:val="ca-ES"/>
                  <w:rPrChange w:id="2286" w:author="paulac" w:date="2013-10-15T09:25:00Z">
                    <w:rPr>
                      <w:rFonts w:asciiTheme="majorHAnsi" w:eastAsiaTheme="majorEastAsia" w:hAnsiTheme="majorHAnsi" w:cstheme="majorBidi"/>
                      <w:bCs w:val="0"/>
                      <w:color w:val="0000FF" w:themeColor="hyperlink"/>
                      <w:u w:val="single"/>
                    </w:rPr>
                  </w:rPrChange>
                </w:rPr>
                <w:t>varDataLimit</w:t>
              </w:r>
            </w:ins>
          </w:p>
        </w:tc>
        <w:tc>
          <w:tcPr>
            <w:tcW w:w="5701" w:type="dxa"/>
            <w:tcPrChange w:id="2287" w:author="paulac" w:date="2013-10-14T12:54:00Z">
              <w:tcPr>
                <w:tcW w:w="4322" w:type="dxa"/>
              </w:tcPr>
            </w:tcPrChange>
          </w:tcPr>
          <w:p w:rsidR="00EF03CE" w:rsidRDefault="00EF03CE" w:rsidP="008616E1">
            <w:pPr>
              <w:cnfStyle w:val="000000000000"/>
              <w:rPr>
                <w:ins w:id="2288" w:author="paulac" w:date="2013-10-14T12:54:00Z"/>
              </w:rPr>
            </w:pPr>
            <w:ins w:id="2289" w:author="paulac" w:date="2013-10-14T12:54:00Z">
              <w:r w:rsidRPr="001F50EA">
                <w:rPr>
                  <w:lang w:val="ca-ES"/>
                </w:rPr>
                <w:t>Variable que conté la data límit per a signar el document</w:t>
              </w:r>
            </w:ins>
          </w:p>
        </w:tc>
      </w:tr>
      <w:tr w:rsidR="00EF03CE" w:rsidTr="00EF03CE">
        <w:trPr>
          <w:cnfStyle w:val="000000100000"/>
          <w:ins w:id="2290" w:author="paulac" w:date="2013-10-14T12:54:00Z"/>
        </w:trPr>
        <w:tc>
          <w:tcPr>
            <w:cnfStyle w:val="001000000000"/>
            <w:tcW w:w="2943" w:type="dxa"/>
            <w:tcPrChange w:id="2291" w:author="paulac" w:date="2013-10-14T12:54:00Z">
              <w:tcPr>
                <w:tcW w:w="4322" w:type="dxa"/>
              </w:tcPr>
            </w:tcPrChange>
          </w:tcPr>
          <w:p w:rsidR="00EF03CE" w:rsidRPr="00036ABE" w:rsidRDefault="000D0864" w:rsidP="00036ABE">
            <w:pPr>
              <w:cnfStyle w:val="001000100000"/>
              <w:rPr>
                <w:ins w:id="2292" w:author="paulac" w:date="2013-10-14T12:54:00Z"/>
                <w:rFonts w:eastAsiaTheme="minorHAnsi"/>
                <w:b w:val="0"/>
                <w:bCs w:val="0"/>
                <w:lang w:val="ca-ES"/>
                <w:rPrChange w:id="2293" w:author="paulac" w:date="2013-10-15T09:25:00Z">
                  <w:rPr>
                    <w:ins w:id="2294" w:author="paulac" w:date="2013-10-14T12:54:00Z"/>
                    <w:rFonts w:eastAsiaTheme="minorHAnsi"/>
                    <w:b w:val="0"/>
                    <w:bCs w:val="0"/>
                    <w:szCs w:val="22"/>
                    <w:lang w:val="ca-ES" w:eastAsia="en-US"/>
                  </w:rPr>
                </w:rPrChange>
              </w:rPr>
              <w:pPrChange w:id="2295" w:author="paulac" w:date="2013-10-15T09:25:00Z">
                <w:pPr>
                  <w:spacing w:after="200" w:line="276" w:lineRule="auto"/>
                  <w:cnfStyle w:val="001000100000"/>
                </w:pPr>
              </w:pPrChange>
            </w:pPr>
            <w:ins w:id="2296" w:author="paulac" w:date="2013-10-14T12:54:00Z">
              <w:r w:rsidRPr="00036ABE">
                <w:rPr>
                  <w:rFonts w:eastAsiaTheme="minorHAnsi"/>
                  <w:bCs w:val="0"/>
                  <w:lang w:val="ca-ES"/>
                  <w:rPrChange w:id="2297" w:author="paulac" w:date="2013-10-15T09:25:00Z">
                    <w:rPr>
                      <w:rFonts w:asciiTheme="majorHAnsi" w:eastAsiaTheme="majorEastAsia" w:hAnsiTheme="majorHAnsi" w:cstheme="majorBidi"/>
                      <w:bCs w:val="0"/>
                      <w:color w:val="0000FF" w:themeColor="hyperlink"/>
                      <w:u w:val="single"/>
                    </w:rPr>
                  </w:rPrChange>
                </w:rPr>
                <w:t>transicioOK</w:t>
              </w:r>
            </w:ins>
          </w:p>
        </w:tc>
        <w:tc>
          <w:tcPr>
            <w:tcW w:w="5701" w:type="dxa"/>
            <w:tcPrChange w:id="2298" w:author="paulac" w:date="2013-10-14T12:54:00Z">
              <w:tcPr>
                <w:tcW w:w="4322" w:type="dxa"/>
              </w:tcPr>
            </w:tcPrChange>
          </w:tcPr>
          <w:p w:rsidR="00EF03CE" w:rsidRDefault="00EF03CE" w:rsidP="008616E1">
            <w:pPr>
              <w:cnfStyle w:val="000000100000"/>
              <w:rPr>
                <w:ins w:id="2299" w:author="paulac" w:date="2013-10-14T12:54:00Z"/>
              </w:rPr>
            </w:pPr>
            <w:ins w:id="2300" w:author="paulac" w:date="2013-10-14T12:54:00Z">
              <w:r w:rsidRPr="001F50EA">
                <w:rPr>
                  <w:lang w:val="ca-ES"/>
                </w:rPr>
                <w:t>Transició de sortida per a signatura correcta</w:t>
              </w:r>
            </w:ins>
          </w:p>
        </w:tc>
      </w:tr>
      <w:tr w:rsidR="00EF03CE" w:rsidTr="00EF03CE">
        <w:trPr>
          <w:ins w:id="2301" w:author="paulac" w:date="2013-10-14T12:54:00Z"/>
        </w:trPr>
        <w:tc>
          <w:tcPr>
            <w:cnfStyle w:val="001000000000"/>
            <w:tcW w:w="2943" w:type="dxa"/>
            <w:tcPrChange w:id="2302" w:author="paulac" w:date="2013-10-14T12:54:00Z">
              <w:tcPr>
                <w:tcW w:w="4322" w:type="dxa"/>
              </w:tcPr>
            </w:tcPrChange>
          </w:tcPr>
          <w:p w:rsidR="00EF03CE" w:rsidRPr="00036ABE" w:rsidRDefault="000D0864" w:rsidP="00036ABE">
            <w:pPr>
              <w:rPr>
                <w:ins w:id="2303" w:author="paulac" w:date="2013-10-14T12:54:00Z"/>
                <w:rFonts w:eastAsiaTheme="minorHAnsi"/>
                <w:b w:val="0"/>
                <w:bCs w:val="0"/>
                <w:lang w:val="ca-ES"/>
                <w:rPrChange w:id="2304" w:author="paulac" w:date="2013-10-15T09:25:00Z">
                  <w:rPr>
                    <w:ins w:id="2305" w:author="paulac" w:date="2013-10-14T12:54:00Z"/>
                    <w:rFonts w:eastAsiaTheme="minorHAnsi"/>
                    <w:b w:val="0"/>
                    <w:bCs w:val="0"/>
                    <w:szCs w:val="22"/>
                    <w:lang w:val="ca-ES" w:eastAsia="en-US"/>
                  </w:rPr>
                </w:rPrChange>
              </w:rPr>
              <w:pPrChange w:id="2306" w:author="paulac" w:date="2013-10-15T09:25:00Z">
                <w:pPr>
                  <w:spacing w:after="200" w:line="276" w:lineRule="auto"/>
                </w:pPr>
              </w:pPrChange>
            </w:pPr>
            <w:ins w:id="2307" w:author="paulac" w:date="2013-10-14T12:54:00Z">
              <w:r w:rsidRPr="00036ABE">
                <w:rPr>
                  <w:rFonts w:eastAsiaTheme="minorHAnsi"/>
                  <w:bCs w:val="0"/>
                  <w:lang w:val="ca-ES"/>
                  <w:rPrChange w:id="2308" w:author="paulac" w:date="2013-10-15T09:25:00Z">
                    <w:rPr>
                      <w:rFonts w:asciiTheme="majorHAnsi" w:eastAsiaTheme="majorEastAsia" w:hAnsiTheme="majorHAnsi" w:cstheme="majorBidi"/>
                      <w:bCs w:val="0"/>
                      <w:color w:val="0000FF" w:themeColor="hyperlink"/>
                      <w:u w:val="single"/>
                    </w:rPr>
                  </w:rPrChange>
                </w:rPr>
                <w:t>varTransicioOK</w:t>
              </w:r>
            </w:ins>
          </w:p>
        </w:tc>
        <w:tc>
          <w:tcPr>
            <w:tcW w:w="5701" w:type="dxa"/>
            <w:tcPrChange w:id="2309" w:author="paulac" w:date="2013-10-14T12:54:00Z">
              <w:tcPr>
                <w:tcW w:w="4322" w:type="dxa"/>
              </w:tcPr>
            </w:tcPrChange>
          </w:tcPr>
          <w:p w:rsidR="00EF03CE" w:rsidRDefault="00EF03CE" w:rsidP="008616E1">
            <w:pPr>
              <w:cnfStyle w:val="000000000000"/>
              <w:rPr>
                <w:ins w:id="2310" w:author="paulac" w:date="2013-10-14T12:54:00Z"/>
              </w:rPr>
            </w:pPr>
            <w:ins w:id="2311" w:author="paulac" w:date="2013-10-14T12:54:00Z">
              <w:r w:rsidRPr="001F50EA">
                <w:rPr>
                  <w:lang w:val="ca-ES"/>
                </w:rPr>
                <w:t>Variable que conté la transició de sortida per a signatura correcta</w:t>
              </w:r>
            </w:ins>
          </w:p>
        </w:tc>
      </w:tr>
      <w:tr w:rsidR="00EF03CE" w:rsidTr="00EF03CE">
        <w:trPr>
          <w:cnfStyle w:val="000000100000"/>
          <w:ins w:id="2312" w:author="paulac" w:date="2013-10-14T12:54:00Z"/>
        </w:trPr>
        <w:tc>
          <w:tcPr>
            <w:cnfStyle w:val="001000000000"/>
            <w:tcW w:w="2943" w:type="dxa"/>
            <w:tcPrChange w:id="2313" w:author="paulac" w:date="2013-10-14T12:54:00Z">
              <w:tcPr>
                <w:tcW w:w="4322" w:type="dxa"/>
              </w:tcPr>
            </w:tcPrChange>
          </w:tcPr>
          <w:p w:rsidR="00EF03CE" w:rsidRPr="00036ABE" w:rsidRDefault="000D0864" w:rsidP="00036ABE">
            <w:pPr>
              <w:cnfStyle w:val="001000100000"/>
              <w:rPr>
                <w:ins w:id="2314" w:author="paulac" w:date="2013-10-14T12:54:00Z"/>
                <w:rFonts w:eastAsiaTheme="minorHAnsi"/>
                <w:b w:val="0"/>
                <w:bCs w:val="0"/>
                <w:lang w:val="ca-ES"/>
                <w:rPrChange w:id="2315" w:author="paulac" w:date="2013-10-15T09:25:00Z">
                  <w:rPr>
                    <w:ins w:id="2316" w:author="paulac" w:date="2013-10-14T12:54:00Z"/>
                    <w:rFonts w:eastAsiaTheme="minorHAnsi"/>
                    <w:b w:val="0"/>
                    <w:bCs w:val="0"/>
                    <w:szCs w:val="22"/>
                    <w:lang w:val="ca-ES" w:eastAsia="en-US"/>
                  </w:rPr>
                </w:rPrChange>
              </w:rPr>
              <w:pPrChange w:id="2317" w:author="paulac" w:date="2013-10-15T09:25:00Z">
                <w:pPr>
                  <w:spacing w:after="200" w:line="276" w:lineRule="auto"/>
                  <w:cnfStyle w:val="001000100000"/>
                </w:pPr>
              </w:pPrChange>
            </w:pPr>
            <w:ins w:id="2318" w:author="paulac" w:date="2013-10-14T12:54:00Z">
              <w:r w:rsidRPr="00036ABE">
                <w:rPr>
                  <w:rFonts w:eastAsiaTheme="minorHAnsi"/>
                  <w:bCs w:val="0"/>
                  <w:lang w:val="ca-ES"/>
                  <w:rPrChange w:id="2319" w:author="paulac" w:date="2013-10-15T09:25:00Z">
                    <w:rPr>
                      <w:rFonts w:asciiTheme="majorHAnsi" w:eastAsiaTheme="majorEastAsia" w:hAnsiTheme="majorHAnsi" w:cstheme="majorBidi"/>
                      <w:bCs w:val="0"/>
                      <w:color w:val="0000FF" w:themeColor="hyperlink"/>
                      <w:u w:val="single"/>
                    </w:rPr>
                  </w:rPrChange>
                </w:rPr>
                <w:t>transicioKO</w:t>
              </w:r>
            </w:ins>
          </w:p>
        </w:tc>
        <w:tc>
          <w:tcPr>
            <w:tcW w:w="5701" w:type="dxa"/>
            <w:tcPrChange w:id="2320" w:author="paulac" w:date="2013-10-14T12:54:00Z">
              <w:tcPr>
                <w:tcW w:w="4322" w:type="dxa"/>
              </w:tcPr>
            </w:tcPrChange>
          </w:tcPr>
          <w:p w:rsidR="00EF03CE" w:rsidRDefault="00EF03CE" w:rsidP="008616E1">
            <w:pPr>
              <w:cnfStyle w:val="000000100000"/>
              <w:rPr>
                <w:ins w:id="2321" w:author="paulac" w:date="2013-10-14T12:54:00Z"/>
              </w:rPr>
            </w:pPr>
            <w:ins w:id="2322" w:author="paulac" w:date="2013-10-14T12:54:00Z">
              <w:r w:rsidRPr="001F50EA">
                <w:rPr>
                  <w:lang w:val="ca-ES"/>
                </w:rPr>
                <w:t>Transició de sortida per a signatura amb errors</w:t>
              </w:r>
            </w:ins>
          </w:p>
        </w:tc>
      </w:tr>
      <w:tr w:rsidR="00EF03CE" w:rsidTr="00EF03CE">
        <w:trPr>
          <w:ins w:id="2323" w:author="paulac" w:date="2013-10-14T12:54:00Z"/>
        </w:trPr>
        <w:tc>
          <w:tcPr>
            <w:cnfStyle w:val="001000000000"/>
            <w:tcW w:w="2943" w:type="dxa"/>
            <w:tcPrChange w:id="2324" w:author="paulac" w:date="2013-10-14T12:54:00Z">
              <w:tcPr>
                <w:tcW w:w="4322" w:type="dxa"/>
              </w:tcPr>
            </w:tcPrChange>
          </w:tcPr>
          <w:p w:rsidR="00EF03CE" w:rsidRPr="00036ABE" w:rsidRDefault="000D0864" w:rsidP="00036ABE">
            <w:pPr>
              <w:rPr>
                <w:ins w:id="2325" w:author="paulac" w:date="2013-10-14T12:54:00Z"/>
                <w:rFonts w:eastAsiaTheme="minorHAnsi"/>
                <w:b w:val="0"/>
                <w:bCs w:val="0"/>
                <w:lang w:val="ca-ES"/>
                <w:rPrChange w:id="2326" w:author="paulac" w:date="2013-10-15T09:25:00Z">
                  <w:rPr>
                    <w:ins w:id="2327" w:author="paulac" w:date="2013-10-14T12:54:00Z"/>
                    <w:rFonts w:eastAsiaTheme="minorHAnsi"/>
                    <w:b w:val="0"/>
                    <w:bCs w:val="0"/>
                    <w:szCs w:val="22"/>
                    <w:lang w:val="ca-ES" w:eastAsia="en-US"/>
                  </w:rPr>
                </w:rPrChange>
              </w:rPr>
              <w:pPrChange w:id="2328" w:author="paulac" w:date="2013-10-15T09:25:00Z">
                <w:pPr>
                  <w:spacing w:after="200" w:line="276" w:lineRule="auto"/>
                </w:pPr>
              </w:pPrChange>
            </w:pPr>
            <w:ins w:id="2329" w:author="paulac" w:date="2013-10-14T12:54:00Z">
              <w:r w:rsidRPr="00036ABE">
                <w:rPr>
                  <w:rFonts w:eastAsiaTheme="minorHAnsi"/>
                  <w:bCs w:val="0"/>
                  <w:lang w:val="ca-ES"/>
                  <w:rPrChange w:id="2330" w:author="paulac" w:date="2013-10-15T09:25:00Z">
                    <w:rPr>
                      <w:rFonts w:asciiTheme="majorHAnsi" w:eastAsiaTheme="majorEastAsia" w:hAnsiTheme="majorHAnsi" w:cstheme="majorBidi"/>
                      <w:bCs w:val="0"/>
                      <w:color w:val="0000FF" w:themeColor="hyperlink"/>
                      <w:u w:val="single"/>
                    </w:rPr>
                  </w:rPrChange>
                </w:rPr>
                <w:t>varTransicioKO</w:t>
              </w:r>
            </w:ins>
          </w:p>
        </w:tc>
        <w:tc>
          <w:tcPr>
            <w:tcW w:w="5701" w:type="dxa"/>
            <w:tcPrChange w:id="2331" w:author="paulac" w:date="2013-10-14T12:54:00Z">
              <w:tcPr>
                <w:tcW w:w="4322" w:type="dxa"/>
              </w:tcPr>
            </w:tcPrChange>
          </w:tcPr>
          <w:p w:rsidR="00EF03CE" w:rsidRDefault="00EF03CE" w:rsidP="008616E1">
            <w:pPr>
              <w:cnfStyle w:val="000000000000"/>
              <w:rPr>
                <w:ins w:id="2332" w:author="paulac" w:date="2013-10-14T12:54:00Z"/>
              </w:rPr>
            </w:pPr>
            <w:ins w:id="2333" w:author="paulac" w:date="2013-10-14T12:54:00Z">
              <w:r w:rsidRPr="001F50EA">
                <w:rPr>
                  <w:lang w:val="ca-ES"/>
                </w:rPr>
                <w:t>Variable que conté la transició de sortida per a signatura amb errors</w:t>
              </w:r>
            </w:ins>
          </w:p>
        </w:tc>
      </w:tr>
    </w:tbl>
    <w:p w:rsidR="00E21426" w:rsidRDefault="00E21426">
      <w:pPr>
        <w:pStyle w:val="Ttol3"/>
        <w:numPr>
          <w:ilvl w:val="0"/>
          <w:numId w:val="0"/>
        </w:numPr>
        <w:ind w:left="720"/>
        <w:rPr>
          <w:ins w:id="2334" w:author="paulac" w:date="2013-10-14T12:55:00Z"/>
        </w:rPr>
        <w:pPrChange w:id="2335" w:author="paulac" w:date="2013-10-14T12:55:00Z">
          <w:pPr>
            <w:pStyle w:val="Ttol3"/>
            <w:spacing w:before="240" w:after="120"/>
          </w:pPr>
        </w:pPrChange>
      </w:pPr>
    </w:p>
    <w:p w:rsidR="00E21426" w:rsidRDefault="00DE4E18">
      <w:pPr>
        <w:pStyle w:val="Ttol3"/>
        <w:rPr>
          <w:ins w:id="2336" w:author="paulac" w:date="2013-10-09T16:36:00Z"/>
        </w:rPr>
        <w:pPrChange w:id="2337" w:author="paulac" w:date="2013-10-09T17:46:00Z">
          <w:pPr>
            <w:pStyle w:val="Ttol3"/>
            <w:spacing w:before="240" w:after="120"/>
          </w:pPr>
        </w:pPrChange>
      </w:pPr>
      <w:bookmarkStart w:id="2338" w:name="_Toc369592854"/>
      <w:ins w:id="2339" w:author="paulac" w:date="2013-10-09T17:46:00Z">
        <w:r>
          <w:t>Gestió d’alertes</w:t>
        </w:r>
        <w:bookmarkEnd w:id="2338"/>
        <w:r>
          <w:t xml:space="preserve"> </w:t>
        </w:r>
      </w:ins>
    </w:p>
    <w:p w:rsidR="00E21426" w:rsidRDefault="00332B27">
      <w:pPr>
        <w:pStyle w:val="Ttol4"/>
        <w:pPrChange w:id="2340" w:author="paulac" w:date="2013-10-09T17:46:00Z">
          <w:pPr>
            <w:pStyle w:val="Ttol3"/>
            <w:spacing w:before="240" w:after="120"/>
          </w:pPr>
        </w:pPrChange>
      </w:pPr>
      <w:bookmarkStart w:id="2341" w:name="_Toc369592855"/>
      <w:r>
        <w:t>Crear alerta</w:t>
      </w:r>
      <w:bookmarkEnd w:id="2341"/>
    </w:p>
    <w:p w:rsidR="00332B27" w:rsidRPr="002D778A" w:rsidRDefault="00332B27" w:rsidP="00332B27">
      <w:pPr>
        <w:spacing w:after="120"/>
      </w:pPr>
      <w:r>
        <w:t>Aquest handler ens permet enviar una alerta a un usuari.</w:t>
      </w:r>
    </w:p>
    <w:p w:rsidR="00332B27" w:rsidRDefault="00332B27" w:rsidP="00332B27">
      <w:pPr>
        <w:pStyle w:val="Pargrafdellista"/>
        <w:numPr>
          <w:ilvl w:val="0"/>
          <w:numId w:val="8"/>
        </w:numPr>
      </w:pPr>
      <w:r>
        <w:t xml:space="preserve">Classe: </w:t>
      </w:r>
      <w:r w:rsidRPr="002D778A">
        <w:t>net.conselldemallorca.helium.jbpm3.handlers</w:t>
      </w:r>
      <w:r>
        <w:t>.AlertaCrearHandler</w:t>
      </w:r>
    </w:p>
    <w:p w:rsidR="00332B27" w:rsidRDefault="00332B27" w:rsidP="00332B27">
      <w:pPr>
        <w:pStyle w:val="Pargrafdellista"/>
        <w:numPr>
          <w:ilvl w:val="0"/>
          <w:numId w:val="8"/>
        </w:numPr>
      </w:pPr>
      <w:r>
        <w:t>Paràmetres:</w:t>
      </w:r>
    </w:p>
    <w:tbl>
      <w:tblPr>
        <w:tblStyle w:val="LIMIT"/>
        <w:tblW w:w="7789" w:type="dxa"/>
        <w:tblLayout w:type="fixed"/>
        <w:tblLook w:val="04A0"/>
        <w:tblPrChange w:id="2342" w:author="paulac" w:date="2013-10-10T10:56:00Z">
          <w:tblPr>
            <w:tblW w:w="7789" w:type="dxa"/>
            <w:jc w:val="center"/>
            <w:tblInd w:w="-299"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Layout w:type="fixed"/>
            <w:tblLook w:val="04A0"/>
          </w:tblPr>
        </w:tblPrChange>
      </w:tblPr>
      <w:tblGrid>
        <w:gridCol w:w="2250"/>
        <w:gridCol w:w="5539"/>
        <w:tblGridChange w:id="2343">
          <w:tblGrid>
            <w:gridCol w:w="2250"/>
            <w:gridCol w:w="5539"/>
          </w:tblGrid>
        </w:tblGridChange>
      </w:tblGrid>
      <w:tr w:rsidR="00332B27" w:rsidRPr="00332B27" w:rsidTr="00FA406B">
        <w:trPr>
          <w:cnfStyle w:val="100000000000"/>
          <w:trHeight w:val="340"/>
          <w:trPrChange w:id="2344" w:author="paulac" w:date="2013-10-10T10:56:00Z">
            <w:trPr>
              <w:trHeight w:val="340"/>
              <w:jc w:val="center"/>
            </w:trPr>
          </w:trPrChange>
        </w:trPr>
        <w:tc>
          <w:tcPr>
            <w:cnfStyle w:val="001000000000"/>
            <w:tcW w:w="2250" w:type="dxa"/>
            <w:tcPrChange w:id="2345" w:author="paulac" w:date="2013-10-10T10:56:00Z">
              <w:tcPr>
                <w:tcW w:w="2250" w:type="dxa"/>
              </w:tcPr>
            </w:tcPrChange>
          </w:tcPr>
          <w:p w:rsidR="00332B27" w:rsidRPr="00332B27" w:rsidRDefault="00332B27" w:rsidP="003F5EC1">
            <w:pPr>
              <w:cnfStyle w:val="101000000000"/>
            </w:pPr>
            <w:r w:rsidRPr="00332B27">
              <w:t>Nom paràmetre</w:t>
            </w:r>
          </w:p>
        </w:tc>
        <w:tc>
          <w:tcPr>
            <w:tcW w:w="5539" w:type="dxa"/>
            <w:tcPrChange w:id="2346" w:author="paulac" w:date="2013-10-10T10:56:00Z">
              <w:tcPr>
                <w:tcW w:w="5539" w:type="dxa"/>
              </w:tcPr>
            </w:tcPrChange>
          </w:tcPr>
          <w:p w:rsidR="00332B27" w:rsidRPr="00332B27" w:rsidRDefault="00332B27" w:rsidP="003F5EC1">
            <w:pPr>
              <w:cnfStyle w:val="100000000000"/>
            </w:pPr>
            <w:r w:rsidRPr="00332B27">
              <w:t>Descripció</w:t>
            </w:r>
          </w:p>
        </w:tc>
      </w:tr>
      <w:tr w:rsidR="00332B27" w:rsidRPr="00332B27" w:rsidTr="00FA406B">
        <w:trPr>
          <w:cnfStyle w:val="000000100000"/>
          <w:trHeight w:val="397"/>
          <w:trPrChange w:id="2347" w:author="paulac" w:date="2013-10-10T10:56:00Z">
            <w:trPr>
              <w:trHeight w:val="397"/>
              <w:jc w:val="center"/>
            </w:trPr>
          </w:trPrChange>
        </w:trPr>
        <w:tc>
          <w:tcPr>
            <w:cnfStyle w:val="001000000000"/>
            <w:tcW w:w="2250" w:type="dxa"/>
            <w:tcPrChange w:id="2348" w:author="paulac" w:date="2013-10-10T10:56:00Z">
              <w:tcPr>
                <w:tcW w:w="2250" w:type="dxa"/>
                <w:vAlign w:val="center"/>
              </w:tcPr>
            </w:tcPrChange>
          </w:tcPr>
          <w:p w:rsidR="00E21426" w:rsidRDefault="000D0864">
            <w:pPr>
              <w:jc w:val="left"/>
              <w:cnfStyle w:val="001000100000"/>
              <w:rPr>
                <w:b w:val="0"/>
                <w:bCs w:val="0"/>
                <w:rPrChange w:id="2349" w:author="paulac" w:date="2013-10-14T13:04:00Z">
                  <w:rPr>
                    <w:rFonts w:eastAsiaTheme="minorHAnsi"/>
                    <w:b w:val="0"/>
                    <w:bCs w:val="0"/>
                    <w:szCs w:val="22"/>
                    <w:lang w:val="ca-ES" w:eastAsia="en-US"/>
                  </w:rPr>
                </w:rPrChange>
              </w:rPr>
              <w:pPrChange w:id="2350" w:author="paulac" w:date="2013-10-14T13:04:00Z">
                <w:pPr>
                  <w:spacing w:after="200" w:line="276" w:lineRule="auto"/>
                  <w:jc w:val="left"/>
                  <w:cnfStyle w:val="001000100000"/>
                </w:pPr>
              </w:pPrChange>
            </w:pPr>
            <w:r w:rsidRPr="000D0864">
              <w:rPr>
                <w:rFonts w:eastAsiaTheme="minorHAnsi"/>
                <w:rPrChange w:id="2351" w:author="paulac" w:date="2013-10-14T13:04:00Z">
                  <w:rPr>
                    <w:rFonts w:asciiTheme="majorHAnsi" w:eastAsiaTheme="majorEastAsia" w:hAnsiTheme="majorHAnsi" w:cstheme="majorBidi"/>
                    <w:color w:val="0000FF" w:themeColor="hyperlink"/>
                    <w:u w:val="single"/>
                  </w:rPr>
                </w:rPrChange>
              </w:rPr>
              <w:t>usuari</w:t>
            </w:r>
          </w:p>
        </w:tc>
        <w:tc>
          <w:tcPr>
            <w:tcW w:w="5539" w:type="dxa"/>
            <w:tcPrChange w:id="2352" w:author="paulac" w:date="2013-10-10T10:56:00Z">
              <w:tcPr>
                <w:tcW w:w="5539" w:type="dxa"/>
                <w:vAlign w:val="center"/>
              </w:tcPr>
            </w:tcPrChange>
          </w:tcPr>
          <w:p w:rsidR="00332B27" w:rsidRPr="00332B27" w:rsidRDefault="00332B27" w:rsidP="003F5EC1">
            <w:pPr>
              <w:jc w:val="left"/>
              <w:cnfStyle w:val="000000100000"/>
            </w:pPr>
            <w:r w:rsidRPr="00332B27">
              <w:t>Usuari destinatari de l’alerta</w:t>
            </w:r>
          </w:p>
        </w:tc>
      </w:tr>
      <w:tr w:rsidR="00332B27" w:rsidRPr="00332B27" w:rsidTr="00FA406B">
        <w:trPr>
          <w:trHeight w:val="397"/>
          <w:trPrChange w:id="2353" w:author="paulac" w:date="2013-10-10T10:56:00Z">
            <w:trPr>
              <w:trHeight w:val="397"/>
              <w:jc w:val="center"/>
            </w:trPr>
          </w:trPrChange>
        </w:trPr>
        <w:tc>
          <w:tcPr>
            <w:cnfStyle w:val="001000000000"/>
            <w:tcW w:w="2250" w:type="dxa"/>
            <w:tcPrChange w:id="2354" w:author="paulac" w:date="2013-10-10T10:56:00Z">
              <w:tcPr>
                <w:tcW w:w="2250" w:type="dxa"/>
                <w:vAlign w:val="center"/>
              </w:tcPr>
            </w:tcPrChange>
          </w:tcPr>
          <w:p w:rsidR="00E21426" w:rsidRDefault="000D0864">
            <w:pPr>
              <w:jc w:val="left"/>
              <w:rPr>
                <w:b w:val="0"/>
                <w:bCs w:val="0"/>
                <w:rPrChange w:id="2355" w:author="paulac" w:date="2013-10-14T13:04:00Z">
                  <w:rPr>
                    <w:rFonts w:eastAsiaTheme="minorHAnsi"/>
                    <w:b w:val="0"/>
                    <w:bCs w:val="0"/>
                    <w:szCs w:val="22"/>
                    <w:lang w:val="ca-ES" w:eastAsia="en-US"/>
                  </w:rPr>
                </w:rPrChange>
              </w:rPr>
              <w:pPrChange w:id="2356" w:author="paulac" w:date="2013-10-14T13:04:00Z">
                <w:pPr>
                  <w:spacing w:after="200" w:line="276" w:lineRule="auto"/>
                  <w:jc w:val="left"/>
                </w:pPr>
              </w:pPrChange>
            </w:pPr>
            <w:r w:rsidRPr="000D0864">
              <w:rPr>
                <w:rFonts w:eastAsiaTheme="minorHAnsi"/>
                <w:rPrChange w:id="2357" w:author="paulac" w:date="2013-10-14T13:04:00Z">
                  <w:rPr>
                    <w:rFonts w:asciiTheme="majorHAnsi" w:eastAsiaTheme="majorEastAsia" w:hAnsiTheme="majorHAnsi" w:cstheme="majorBidi"/>
                    <w:color w:val="0000FF" w:themeColor="hyperlink"/>
                    <w:u w:val="single"/>
                  </w:rPr>
                </w:rPrChange>
              </w:rPr>
              <w:t>varUsuari</w:t>
            </w:r>
          </w:p>
        </w:tc>
        <w:tc>
          <w:tcPr>
            <w:tcW w:w="5539" w:type="dxa"/>
            <w:tcPrChange w:id="2358" w:author="paulac" w:date="2013-10-10T10:56:00Z">
              <w:tcPr>
                <w:tcW w:w="5539" w:type="dxa"/>
                <w:vAlign w:val="center"/>
              </w:tcPr>
            </w:tcPrChange>
          </w:tcPr>
          <w:p w:rsidR="00332B27" w:rsidRPr="00332B27" w:rsidRDefault="00332B27" w:rsidP="003F5EC1">
            <w:pPr>
              <w:jc w:val="left"/>
              <w:cnfStyle w:val="000000000000"/>
            </w:pPr>
            <w:r w:rsidRPr="00332B27">
              <w:t>Variable que conté l’usuari destinatari de l’alerta</w:t>
            </w:r>
          </w:p>
        </w:tc>
      </w:tr>
      <w:tr w:rsidR="00332B27" w:rsidRPr="00332B27" w:rsidTr="00FA406B">
        <w:trPr>
          <w:cnfStyle w:val="000000100000"/>
          <w:trHeight w:val="397"/>
          <w:trPrChange w:id="2359" w:author="paulac" w:date="2013-10-10T10:56:00Z">
            <w:trPr>
              <w:trHeight w:val="397"/>
              <w:jc w:val="center"/>
            </w:trPr>
          </w:trPrChange>
        </w:trPr>
        <w:tc>
          <w:tcPr>
            <w:cnfStyle w:val="001000000000"/>
            <w:tcW w:w="2250" w:type="dxa"/>
            <w:tcPrChange w:id="2360" w:author="paulac" w:date="2013-10-10T10:56:00Z">
              <w:tcPr>
                <w:tcW w:w="2250" w:type="dxa"/>
                <w:vAlign w:val="center"/>
              </w:tcPr>
            </w:tcPrChange>
          </w:tcPr>
          <w:p w:rsidR="00E21426" w:rsidRDefault="000D0864">
            <w:pPr>
              <w:jc w:val="left"/>
              <w:cnfStyle w:val="001000100000"/>
              <w:rPr>
                <w:b w:val="0"/>
                <w:bCs w:val="0"/>
                <w:rPrChange w:id="2361" w:author="paulac" w:date="2013-10-14T13:04:00Z">
                  <w:rPr>
                    <w:rFonts w:eastAsiaTheme="minorHAnsi"/>
                    <w:b w:val="0"/>
                    <w:bCs w:val="0"/>
                    <w:szCs w:val="22"/>
                    <w:lang w:val="ca-ES" w:eastAsia="en-US"/>
                  </w:rPr>
                </w:rPrChange>
              </w:rPr>
              <w:pPrChange w:id="2362" w:author="paulac" w:date="2013-10-14T13:04:00Z">
                <w:pPr>
                  <w:spacing w:after="200" w:line="276" w:lineRule="auto"/>
                  <w:jc w:val="left"/>
                  <w:cnfStyle w:val="001000100000"/>
                </w:pPr>
              </w:pPrChange>
            </w:pPr>
            <w:r w:rsidRPr="000D0864">
              <w:rPr>
                <w:rFonts w:eastAsiaTheme="minorHAnsi"/>
                <w:rPrChange w:id="2363" w:author="paulac" w:date="2013-10-14T13:04:00Z">
                  <w:rPr>
                    <w:rFonts w:asciiTheme="majorHAnsi" w:eastAsiaTheme="majorEastAsia" w:hAnsiTheme="majorHAnsi" w:cstheme="majorBidi"/>
                    <w:color w:val="0000FF" w:themeColor="hyperlink"/>
                    <w:u w:val="single"/>
                  </w:rPr>
                </w:rPrChange>
              </w:rPr>
              <w:t>text</w:t>
            </w:r>
          </w:p>
        </w:tc>
        <w:tc>
          <w:tcPr>
            <w:tcW w:w="5539" w:type="dxa"/>
            <w:tcPrChange w:id="2364" w:author="paulac" w:date="2013-10-10T10:56:00Z">
              <w:tcPr>
                <w:tcW w:w="5539" w:type="dxa"/>
                <w:vAlign w:val="center"/>
              </w:tcPr>
            </w:tcPrChange>
          </w:tcPr>
          <w:p w:rsidR="00332B27" w:rsidRPr="00332B27" w:rsidRDefault="00332B27" w:rsidP="003F5EC1">
            <w:pPr>
              <w:jc w:val="left"/>
              <w:cnfStyle w:val="000000100000"/>
            </w:pPr>
            <w:r w:rsidRPr="00332B27">
              <w:t>Text de l’alerta</w:t>
            </w:r>
          </w:p>
        </w:tc>
      </w:tr>
      <w:tr w:rsidR="00332B27" w:rsidRPr="00332B27" w:rsidTr="00FA406B">
        <w:trPr>
          <w:trHeight w:val="397"/>
          <w:trPrChange w:id="2365" w:author="paulac" w:date="2013-10-10T10:56:00Z">
            <w:trPr>
              <w:trHeight w:val="397"/>
              <w:jc w:val="center"/>
            </w:trPr>
          </w:trPrChange>
        </w:trPr>
        <w:tc>
          <w:tcPr>
            <w:cnfStyle w:val="001000000000"/>
            <w:tcW w:w="2250" w:type="dxa"/>
            <w:tcPrChange w:id="2366" w:author="paulac" w:date="2013-10-10T10:56:00Z">
              <w:tcPr>
                <w:tcW w:w="2250" w:type="dxa"/>
                <w:vAlign w:val="center"/>
              </w:tcPr>
            </w:tcPrChange>
          </w:tcPr>
          <w:p w:rsidR="00E21426" w:rsidRDefault="000D0864">
            <w:pPr>
              <w:jc w:val="left"/>
              <w:rPr>
                <w:b w:val="0"/>
                <w:bCs w:val="0"/>
                <w:rPrChange w:id="2367" w:author="paulac" w:date="2013-10-14T13:04:00Z">
                  <w:rPr>
                    <w:rFonts w:eastAsiaTheme="minorHAnsi"/>
                    <w:b w:val="0"/>
                    <w:bCs w:val="0"/>
                    <w:szCs w:val="22"/>
                    <w:lang w:val="ca-ES" w:eastAsia="en-US"/>
                  </w:rPr>
                </w:rPrChange>
              </w:rPr>
              <w:pPrChange w:id="2368" w:author="paulac" w:date="2013-10-14T13:04:00Z">
                <w:pPr>
                  <w:spacing w:after="200" w:line="276" w:lineRule="auto"/>
                  <w:jc w:val="left"/>
                </w:pPr>
              </w:pPrChange>
            </w:pPr>
            <w:r w:rsidRPr="000D0864">
              <w:rPr>
                <w:rFonts w:eastAsiaTheme="minorHAnsi"/>
                <w:rPrChange w:id="2369" w:author="paulac" w:date="2013-10-14T13:04:00Z">
                  <w:rPr>
                    <w:rFonts w:asciiTheme="majorHAnsi" w:eastAsiaTheme="majorEastAsia" w:hAnsiTheme="majorHAnsi" w:cstheme="majorBidi"/>
                    <w:color w:val="0000FF" w:themeColor="hyperlink"/>
                    <w:u w:val="single"/>
                  </w:rPr>
                </w:rPrChange>
              </w:rPr>
              <w:t>varText</w:t>
            </w:r>
          </w:p>
        </w:tc>
        <w:tc>
          <w:tcPr>
            <w:tcW w:w="5539" w:type="dxa"/>
            <w:tcPrChange w:id="2370" w:author="paulac" w:date="2013-10-10T10:56:00Z">
              <w:tcPr>
                <w:tcW w:w="5539" w:type="dxa"/>
                <w:vAlign w:val="center"/>
              </w:tcPr>
            </w:tcPrChange>
          </w:tcPr>
          <w:p w:rsidR="00332B27" w:rsidRPr="00332B27" w:rsidRDefault="00332B27" w:rsidP="00332B27">
            <w:pPr>
              <w:jc w:val="left"/>
              <w:cnfStyle w:val="000000000000"/>
            </w:pPr>
            <w:r w:rsidRPr="00332B27">
              <w:t>Variable que conté el text de l’alerta</w:t>
            </w:r>
          </w:p>
        </w:tc>
      </w:tr>
    </w:tbl>
    <w:p w:rsidR="00E21426" w:rsidRDefault="00E21426">
      <w:pPr>
        <w:pStyle w:val="Ttol3"/>
        <w:numPr>
          <w:ilvl w:val="0"/>
          <w:numId w:val="0"/>
        </w:numPr>
        <w:spacing w:before="240" w:after="120"/>
        <w:ind w:left="720"/>
        <w:rPr>
          <w:ins w:id="2371" w:author="paulac" w:date="2013-10-15T09:25:00Z"/>
        </w:rPr>
        <w:pPrChange w:id="2372" w:author="paulac" w:date="2013-10-09T17:47:00Z">
          <w:pPr>
            <w:pStyle w:val="Ttol3"/>
            <w:spacing w:before="240" w:after="120"/>
          </w:pPr>
        </w:pPrChange>
      </w:pPr>
    </w:p>
    <w:p w:rsidR="00036ABE" w:rsidRPr="00036ABE" w:rsidRDefault="00036ABE" w:rsidP="00036ABE">
      <w:pPr>
        <w:rPr>
          <w:ins w:id="2373" w:author="paulac" w:date="2013-10-09T17:47:00Z"/>
          <w:rPrChange w:id="2374" w:author="paulac" w:date="2013-10-15T09:25:00Z">
            <w:rPr>
              <w:ins w:id="2375" w:author="paulac" w:date="2013-10-09T17:47:00Z"/>
            </w:rPr>
          </w:rPrChange>
        </w:rPr>
        <w:pPrChange w:id="2376" w:author="paulac" w:date="2013-10-15T09:25:00Z">
          <w:pPr>
            <w:pStyle w:val="Ttol3"/>
            <w:spacing w:before="240" w:after="120"/>
          </w:pPr>
        </w:pPrChange>
      </w:pPr>
    </w:p>
    <w:p w:rsidR="00DE4E18" w:rsidRDefault="00DE4E18" w:rsidP="00CE5945">
      <w:pPr>
        <w:pStyle w:val="Ttol3"/>
        <w:spacing w:before="240" w:after="120"/>
        <w:rPr>
          <w:ins w:id="2377" w:author="paulac" w:date="2013-10-09T17:58:00Z"/>
        </w:rPr>
      </w:pPr>
      <w:bookmarkStart w:id="2378" w:name="_Toc369592856"/>
      <w:ins w:id="2379" w:author="paulac" w:date="2013-10-09T17:47:00Z">
        <w:r>
          <w:lastRenderedPageBreak/>
          <w:t>Gestió de terminis</w:t>
        </w:r>
      </w:ins>
      <w:bookmarkEnd w:id="2378"/>
    </w:p>
    <w:p w:rsidR="00E21426" w:rsidRDefault="00E23787">
      <w:pPr>
        <w:pStyle w:val="Ttol4"/>
        <w:rPr>
          <w:ins w:id="2380" w:author="paulac" w:date="2013-10-09T17:58:00Z"/>
        </w:rPr>
        <w:pPrChange w:id="2381" w:author="paulac" w:date="2013-10-09T17:59:00Z">
          <w:pPr>
            <w:pStyle w:val="Ttol3"/>
            <w:spacing w:before="240" w:after="120"/>
          </w:pPr>
        </w:pPrChange>
      </w:pPr>
      <w:bookmarkStart w:id="2382" w:name="_Toc369592857"/>
      <w:ins w:id="2383" w:author="paulac" w:date="2013-10-09T17:58:00Z">
        <w:r>
          <w:t>Iniciar un termini</w:t>
        </w:r>
        <w:bookmarkEnd w:id="2382"/>
      </w:ins>
    </w:p>
    <w:p w:rsidR="00036ABE" w:rsidRDefault="00E23787" w:rsidP="00E23787">
      <w:pPr>
        <w:spacing w:after="120"/>
        <w:rPr>
          <w:ins w:id="2384" w:author="paulac" w:date="2013-10-15T09:25:00Z"/>
        </w:rPr>
      </w:pPr>
      <w:ins w:id="2385" w:author="paulac" w:date="2013-10-09T17:58:00Z">
        <w:r>
          <w:t>Aquest handler ens permet iniciar un termini.</w:t>
        </w:r>
      </w:ins>
      <w:ins w:id="2386" w:author="paulac" w:date="2013-10-14T13:05:00Z">
        <w:r w:rsidR="00A24C10">
          <w:t xml:space="preserve"> </w:t>
        </w:r>
      </w:ins>
      <w:ins w:id="2387" w:author="paulac" w:date="2013-10-14T13:06:00Z">
        <w:r w:rsidR="00A24C10">
          <w:t>A</w:t>
        </w:r>
      </w:ins>
      <w:ins w:id="2388" w:author="paulac" w:date="2013-10-14T13:05:00Z">
        <w:r w:rsidR="00A24C10">
          <w:t>quest termini pot ser un termini de la definici</w:t>
        </w:r>
      </w:ins>
      <w:ins w:id="2389" w:author="paulac" w:date="2013-10-14T13:06:00Z">
        <w:r w:rsidR="00A24C10">
          <w:t>ó de procés o correspondre a una variable de tipus termini.</w:t>
        </w:r>
      </w:ins>
      <w:ins w:id="2390" w:author="paulac" w:date="2013-10-14T13:07:00Z">
        <w:r w:rsidR="00A24C10">
          <w:t xml:space="preserve"> La data d’inici es pot calcular segons </w:t>
        </w:r>
      </w:ins>
    </w:p>
    <w:p w:rsidR="00E23787" w:rsidRPr="002D778A" w:rsidRDefault="00A24C10" w:rsidP="00E23787">
      <w:pPr>
        <w:spacing w:after="120"/>
        <w:rPr>
          <w:ins w:id="2391" w:author="paulac" w:date="2013-10-09T17:58:00Z"/>
        </w:rPr>
      </w:pPr>
      <w:ins w:id="2392" w:author="paulac" w:date="2013-10-14T13:07:00Z">
        <w:r>
          <w:t xml:space="preserve">la </w:t>
        </w:r>
      </w:ins>
      <w:ins w:id="2393" w:author="paulac" w:date="2013-10-14T13:08:00Z">
        <w:r>
          <w:t>definició del termini o bé passar-se com paràmetre.</w:t>
        </w:r>
      </w:ins>
      <w:ins w:id="2394" w:author="paulac" w:date="2013-10-14T13:23:00Z">
        <w:r w:rsidR="00A579F8">
          <w:t xml:space="preserve"> També es pot calcular la data d’inici passant una data final a partir de la qual s’hagi de calcular.</w:t>
        </w:r>
      </w:ins>
    </w:p>
    <w:p w:rsidR="00E23787" w:rsidRDefault="00E23787" w:rsidP="00E23787">
      <w:pPr>
        <w:pStyle w:val="Pargrafdellista"/>
        <w:numPr>
          <w:ilvl w:val="0"/>
          <w:numId w:val="8"/>
        </w:numPr>
        <w:rPr>
          <w:ins w:id="2395" w:author="paulac" w:date="2013-10-09T17:58:00Z"/>
        </w:rPr>
      </w:pPr>
      <w:ins w:id="2396" w:author="paulac" w:date="2013-10-09T17:58:00Z">
        <w:r>
          <w:t xml:space="preserve">Classe: </w:t>
        </w:r>
        <w:r w:rsidRPr="002D778A">
          <w:t>net.conselldemallorca.helium.jbpm3.handlers</w:t>
        </w:r>
        <w:r>
          <w:t>.TerminiIniciarHandler</w:t>
        </w:r>
      </w:ins>
    </w:p>
    <w:p w:rsidR="00E23787" w:rsidRDefault="00E23787" w:rsidP="00E23787">
      <w:pPr>
        <w:pStyle w:val="Pargrafdellista"/>
        <w:numPr>
          <w:ilvl w:val="0"/>
          <w:numId w:val="8"/>
        </w:numPr>
        <w:rPr>
          <w:ins w:id="2397" w:author="paulac" w:date="2013-10-09T17:58:00Z"/>
        </w:rPr>
      </w:pPr>
      <w:ins w:id="2398" w:author="paulac" w:date="2013-10-09T17:58:00Z">
        <w:r>
          <w:t>Paràmetres:</w:t>
        </w:r>
      </w:ins>
    </w:p>
    <w:tbl>
      <w:tblPr>
        <w:tblStyle w:val="LIMIT"/>
        <w:tblW w:w="7860" w:type="dxa"/>
        <w:tblLayout w:type="fixed"/>
        <w:tblLook w:val="04A0"/>
        <w:tblPrChange w:id="2399" w:author="paulac" w:date="2013-10-14T16:15:00Z">
          <w:tblPr>
            <w:tblW w:w="7860" w:type="dxa"/>
            <w:jc w:val="center"/>
            <w:tblInd w:w="-157"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Layout w:type="fixed"/>
            <w:tblLook w:val="04A0"/>
          </w:tblPr>
        </w:tblPrChange>
      </w:tblPr>
      <w:tblGrid>
        <w:gridCol w:w="2108"/>
        <w:gridCol w:w="5752"/>
        <w:tblGridChange w:id="2400">
          <w:tblGrid>
            <w:gridCol w:w="2108"/>
            <w:gridCol w:w="5752"/>
          </w:tblGrid>
        </w:tblGridChange>
      </w:tblGrid>
      <w:tr w:rsidR="00E23787" w:rsidRPr="00104BF9" w:rsidTr="00104BF9">
        <w:trPr>
          <w:cnfStyle w:val="100000000000"/>
          <w:trHeight w:val="340"/>
          <w:ins w:id="2401" w:author="paulac" w:date="2013-10-09T17:58:00Z"/>
          <w:trPrChange w:id="2402" w:author="paulac" w:date="2013-10-14T16:15:00Z">
            <w:trPr>
              <w:trHeight w:val="340"/>
              <w:jc w:val="center"/>
            </w:trPr>
          </w:trPrChange>
        </w:trPr>
        <w:tc>
          <w:tcPr>
            <w:cnfStyle w:val="001000000000"/>
            <w:tcW w:w="2108" w:type="dxa"/>
            <w:tcPrChange w:id="2403" w:author="paulac" w:date="2013-10-14T16:15:00Z">
              <w:tcPr>
                <w:tcW w:w="2108" w:type="dxa"/>
              </w:tcPr>
            </w:tcPrChange>
          </w:tcPr>
          <w:p w:rsidR="00E21426" w:rsidRDefault="000D0864">
            <w:pPr>
              <w:jc w:val="left"/>
              <w:cnfStyle w:val="101000000000"/>
              <w:rPr>
                <w:ins w:id="2404" w:author="paulac" w:date="2013-10-09T17:58:00Z"/>
                <w:rPrChange w:id="2405" w:author="paulac" w:date="2013-10-14T16:16:00Z">
                  <w:rPr>
                    <w:ins w:id="2406" w:author="paulac" w:date="2013-10-09T17:58:00Z"/>
                    <w:rFonts w:eastAsiaTheme="minorHAnsi"/>
                    <w:b w:val="0"/>
                    <w:bCs w:val="0"/>
                    <w:color w:val="auto"/>
                    <w:szCs w:val="22"/>
                    <w:lang w:val="ca-ES" w:eastAsia="en-US"/>
                  </w:rPr>
                </w:rPrChange>
              </w:rPr>
              <w:pPrChange w:id="2407" w:author="paulac" w:date="2013-10-14T16:16:00Z">
                <w:pPr>
                  <w:spacing w:after="200" w:line="276" w:lineRule="auto"/>
                  <w:cnfStyle w:val="101000000000"/>
                </w:pPr>
              </w:pPrChange>
            </w:pPr>
            <w:ins w:id="2408" w:author="paulac" w:date="2013-10-09T17:58:00Z">
              <w:r w:rsidRPr="000D0864">
                <w:rPr>
                  <w:rFonts w:eastAsiaTheme="minorHAnsi"/>
                  <w:color w:val="auto"/>
                  <w:rPrChange w:id="2409" w:author="paulac" w:date="2013-10-14T16:16:00Z">
                    <w:rPr>
                      <w:rFonts w:asciiTheme="majorHAnsi" w:eastAsiaTheme="majorEastAsia" w:hAnsiTheme="majorHAnsi" w:cstheme="majorBidi"/>
                      <w:color w:val="0000FF" w:themeColor="hyperlink"/>
                      <w:u w:val="single"/>
                    </w:rPr>
                  </w:rPrChange>
                </w:rPr>
                <w:t>Nom paràmetre</w:t>
              </w:r>
            </w:ins>
          </w:p>
        </w:tc>
        <w:tc>
          <w:tcPr>
            <w:tcW w:w="5752" w:type="dxa"/>
            <w:tcPrChange w:id="2410" w:author="paulac" w:date="2013-10-14T16:15:00Z">
              <w:tcPr>
                <w:tcW w:w="5752" w:type="dxa"/>
              </w:tcPr>
            </w:tcPrChange>
          </w:tcPr>
          <w:p w:rsidR="00E21426" w:rsidRDefault="000D0864">
            <w:pPr>
              <w:jc w:val="left"/>
              <w:cnfStyle w:val="100000000000"/>
              <w:rPr>
                <w:ins w:id="2411" w:author="paulac" w:date="2013-10-09T17:58:00Z"/>
                <w:lang w:val="ca-ES"/>
                <w:rPrChange w:id="2412" w:author="paulac" w:date="2013-10-14T16:16:00Z">
                  <w:rPr>
                    <w:ins w:id="2413" w:author="paulac" w:date="2013-10-09T17:58:00Z"/>
                    <w:rFonts w:eastAsiaTheme="minorHAnsi"/>
                    <w:b w:val="0"/>
                    <w:bCs w:val="0"/>
                    <w:color w:val="auto"/>
                    <w:szCs w:val="22"/>
                    <w:lang w:val="ca-ES" w:eastAsia="en-US"/>
                  </w:rPr>
                </w:rPrChange>
              </w:rPr>
              <w:pPrChange w:id="2414" w:author="paulac" w:date="2013-10-14T13:03:00Z">
                <w:pPr>
                  <w:spacing w:after="200" w:line="276" w:lineRule="auto"/>
                  <w:cnfStyle w:val="100000000000"/>
                </w:pPr>
              </w:pPrChange>
            </w:pPr>
            <w:ins w:id="2415" w:author="paulac" w:date="2013-10-09T17:58:00Z">
              <w:r w:rsidRPr="000D0864">
                <w:rPr>
                  <w:color w:val="auto"/>
                  <w:rPrChange w:id="2416" w:author="paulac" w:date="2013-10-14T16:16:00Z">
                    <w:rPr>
                      <w:color w:val="0000FF" w:themeColor="hyperlink"/>
                      <w:u w:val="single"/>
                    </w:rPr>
                  </w:rPrChange>
                </w:rPr>
                <w:t>Descripció</w:t>
              </w:r>
            </w:ins>
          </w:p>
        </w:tc>
      </w:tr>
      <w:tr w:rsidR="00E23787" w:rsidRPr="00CE5945" w:rsidTr="00104BF9">
        <w:trPr>
          <w:cnfStyle w:val="000000100000"/>
          <w:trHeight w:val="397"/>
          <w:ins w:id="2417" w:author="paulac" w:date="2013-10-09T17:58:00Z"/>
          <w:trPrChange w:id="2418" w:author="paulac" w:date="2013-10-14T16:15:00Z">
            <w:trPr>
              <w:trHeight w:val="397"/>
              <w:jc w:val="center"/>
            </w:trPr>
          </w:trPrChange>
        </w:trPr>
        <w:tc>
          <w:tcPr>
            <w:cnfStyle w:val="001000000000"/>
            <w:tcW w:w="2108" w:type="dxa"/>
            <w:tcPrChange w:id="2419" w:author="paulac" w:date="2013-10-14T16:15:00Z">
              <w:tcPr>
                <w:tcW w:w="2108" w:type="dxa"/>
                <w:vAlign w:val="center"/>
              </w:tcPr>
            </w:tcPrChange>
          </w:tcPr>
          <w:p w:rsidR="00E21426" w:rsidRDefault="000D0864">
            <w:pPr>
              <w:jc w:val="left"/>
              <w:cnfStyle w:val="001000100000"/>
              <w:rPr>
                <w:ins w:id="2420" w:author="paulac" w:date="2013-10-09T17:58:00Z"/>
                <w:b w:val="0"/>
                <w:bCs w:val="0"/>
                <w:lang w:val="ca-ES"/>
                <w:rPrChange w:id="2421" w:author="paulac" w:date="2013-10-14T13:05:00Z">
                  <w:rPr>
                    <w:ins w:id="2422" w:author="paulac" w:date="2013-10-09T17:58:00Z"/>
                    <w:rFonts w:eastAsiaTheme="minorHAnsi"/>
                    <w:b w:val="0"/>
                    <w:bCs w:val="0"/>
                    <w:szCs w:val="22"/>
                    <w:lang w:val="ca-ES" w:eastAsia="en-US"/>
                  </w:rPr>
                </w:rPrChange>
              </w:rPr>
              <w:pPrChange w:id="2423" w:author="paulac" w:date="2013-10-14T13:04:00Z">
                <w:pPr>
                  <w:spacing w:after="200" w:line="276" w:lineRule="auto"/>
                  <w:jc w:val="left"/>
                  <w:cnfStyle w:val="001000100000"/>
                </w:pPr>
              </w:pPrChange>
            </w:pPr>
            <w:ins w:id="2424" w:author="paulac" w:date="2013-10-09T17:58:00Z">
              <w:r w:rsidRPr="000D0864">
                <w:rPr>
                  <w:rFonts w:eastAsiaTheme="minorHAnsi"/>
                  <w:rPrChange w:id="2425" w:author="paulac" w:date="2013-10-14T13:05:00Z">
                    <w:rPr>
                      <w:rFonts w:asciiTheme="majorHAnsi" w:eastAsiaTheme="majorEastAsia" w:hAnsiTheme="majorHAnsi" w:cstheme="majorBidi"/>
                      <w:color w:val="0000FF" w:themeColor="hyperlink"/>
                      <w:u w:val="single"/>
                    </w:rPr>
                  </w:rPrChange>
                </w:rPr>
                <w:t>terminiCodi</w:t>
              </w:r>
            </w:ins>
          </w:p>
        </w:tc>
        <w:tc>
          <w:tcPr>
            <w:tcW w:w="5752" w:type="dxa"/>
            <w:tcPrChange w:id="2426" w:author="paulac" w:date="2013-10-14T16:15:00Z">
              <w:tcPr>
                <w:tcW w:w="5752" w:type="dxa"/>
                <w:vAlign w:val="center"/>
              </w:tcPr>
            </w:tcPrChange>
          </w:tcPr>
          <w:p w:rsidR="00E21426" w:rsidRDefault="000D0864">
            <w:pPr>
              <w:jc w:val="left"/>
              <w:cnfStyle w:val="000000100000"/>
              <w:rPr>
                <w:ins w:id="2427" w:author="paulac" w:date="2013-10-09T17:58:00Z"/>
                <w:rFonts w:eastAsiaTheme="minorHAnsi"/>
                <w:szCs w:val="22"/>
                <w:lang w:val="ca-ES" w:eastAsia="en-US"/>
              </w:rPr>
              <w:pPrChange w:id="2428" w:author="paulac" w:date="2013-10-14T13:07:00Z">
                <w:pPr>
                  <w:spacing w:after="200" w:line="276" w:lineRule="auto"/>
                  <w:jc w:val="left"/>
                  <w:cnfStyle w:val="000000100000"/>
                </w:pPr>
              </w:pPrChange>
            </w:pPr>
            <w:ins w:id="2429" w:author="paulac" w:date="2013-10-09T17:58:00Z">
              <w:r w:rsidRPr="000D0864">
                <w:rPr>
                  <w:rPrChange w:id="2430" w:author="paulac" w:date="2013-10-14T13:05:00Z">
                    <w:rPr>
                      <w:color w:val="0000FF" w:themeColor="hyperlink"/>
                      <w:u w:val="single"/>
                    </w:rPr>
                  </w:rPrChange>
                </w:rPr>
                <w:t>Co</w:t>
              </w:r>
              <w:r w:rsidR="00E23787">
                <w:t>di del termini</w:t>
              </w:r>
            </w:ins>
          </w:p>
        </w:tc>
      </w:tr>
      <w:tr w:rsidR="00E23787" w:rsidRPr="00CE5945" w:rsidTr="00104BF9">
        <w:trPr>
          <w:trHeight w:val="397"/>
          <w:ins w:id="2431" w:author="paulac" w:date="2013-10-09T17:58:00Z"/>
          <w:trPrChange w:id="2432" w:author="paulac" w:date="2013-10-14T16:15:00Z">
            <w:trPr>
              <w:trHeight w:val="397"/>
              <w:jc w:val="center"/>
            </w:trPr>
          </w:trPrChange>
        </w:trPr>
        <w:tc>
          <w:tcPr>
            <w:cnfStyle w:val="001000000000"/>
            <w:tcW w:w="2108" w:type="dxa"/>
            <w:tcPrChange w:id="2433" w:author="paulac" w:date="2013-10-14T16:15:00Z">
              <w:tcPr>
                <w:tcW w:w="2108" w:type="dxa"/>
                <w:vAlign w:val="center"/>
              </w:tcPr>
            </w:tcPrChange>
          </w:tcPr>
          <w:p w:rsidR="00E21426" w:rsidRDefault="000D0864">
            <w:pPr>
              <w:jc w:val="left"/>
              <w:rPr>
                <w:ins w:id="2434" w:author="paulac" w:date="2013-10-09T17:58:00Z"/>
                <w:b w:val="0"/>
                <w:bCs w:val="0"/>
                <w:rPrChange w:id="2435" w:author="paulac" w:date="2013-10-14T13:00:00Z">
                  <w:rPr>
                    <w:ins w:id="2436" w:author="paulac" w:date="2013-10-09T17:58:00Z"/>
                    <w:rFonts w:eastAsiaTheme="minorHAnsi"/>
                    <w:b w:val="0"/>
                    <w:bCs w:val="0"/>
                    <w:szCs w:val="22"/>
                    <w:lang w:val="ca-ES" w:eastAsia="en-US"/>
                  </w:rPr>
                </w:rPrChange>
              </w:rPr>
              <w:pPrChange w:id="2437" w:author="paulac" w:date="2013-10-14T13:04:00Z">
                <w:pPr>
                  <w:spacing w:after="200" w:line="276" w:lineRule="auto"/>
                  <w:jc w:val="left"/>
                </w:pPr>
              </w:pPrChange>
            </w:pPr>
            <w:ins w:id="2438" w:author="paulac" w:date="2013-10-09T17:58:00Z">
              <w:r w:rsidRPr="000D0864">
                <w:rPr>
                  <w:rFonts w:eastAsiaTheme="minorHAnsi"/>
                  <w:rPrChange w:id="2439" w:author="paulac" w:date="2013-10-14T13:04:00Z">
                    <w:rPr>
                      <w:rFonts w:asciiTheme="majorHAnsi" w:eastAsiaTheme="majorEastAsia" w:hAnsiTheme="majorHAnsi" w:cstheme="majorBidi"/>
                      <w:color w:val="0000FF" w:themeColor="hyperlink"/>
                      <w:u w:val="single"/>
                    </w:rPr>
                  </w:rPrChange>
                </w:rPr>
                <w:t>varTerminiCodi</w:t>
              </w:r>
            </w:ins>
          </w:p>
        </w:tc>
        <w:tc>
          <w:tcPr>
            <w:tcW w:w="5752" w:type="dxa"/>
            <w:tcPrChange w:id="2440" w:author="paulac" w:date="2013-10-14T16:15:00Z">
              <w:tcPr>
                <w:tcW w:w="5752" w:type="dxa"/>
                <w:vAlign w:val="center"/>
              </w:tcPr>
            </w:tcPrChange>
          </w:tcPr>
          <w:p w:rsidR="00E21426" w:rsidRDefault="00E23787">
            <w:pPr>
              <w:jc w:val="left"/>
              <w:cnfStyle w:val="000000000000"/>
              <w:rPr>
                <w:ins w:id="2441" w:author="paulac" w:date="2013-10-09T17:58:00Z"/>
                <w:rFonts w:eastAsiaTheme="minorHAnsi"/>
                <w:szCs w:val="22"/>
                <w:lang w:val="ca-ES" w:eastAsia="en-US"/>
              </w:rPr>
              <w:pPrChange w:id="2442" w:author="paulac" w:date="2013-10-14T13:03:00Z">
                <w:pPr>
                  <w:spacing w:after="200" w:line="276" w:lineRule="auto"/>
                  <w:jc w:val="left"/>
                  <w:cnfStyle w:val="000000000000"/>
                </w:pPr>
              </w:pPrChange>
            </w:pPr>
            <w:ins w:id="2443" w:author="paulac" w:date="2013-10-09T17:58:00Z">
              <w:r w:rsidRPr="00CE5945">
                <w:t xml:space="preserve">Variable que conté el </w:t>
              </w:r>
              <w:r>
                <w:t>codi del termini iniciat</w:t>
              </w:r>
            </w:ins>
          </w:p>
        </w:tc>
      </w:tr>
      <w:tr w:rsidR="00E23787" w:rsidRPr="006A3F3D" w:rsidTr="00104BF9">
        <w:trPr>
          <w:cnfStyle w:val="000000100000"/>
          <w:trHeight w:val="397"/>
          <w:ins w:id="2444" w:author="paulac" w:date="2013-10-09T17:58:00Z"/>
          <w:trPrChange w:id="2445" w:author="paulac" w:date="2013-10-14T16:15:00Z">
            <w:trPr>
              <w:trHeight w:val="397"/>
              <w:jc w:val="center"/>
            </w:trPr>
          </w:trPrChange>
        </w:trPr>
        <w:tc>
          <w:tcPr>
            <w:cnfStyle w:val="001000000000"/>
            <w:tcW w:w="2108" w:type="dxa"/>
            <w:tcPrChange w:id="2446" w:author="paulac" w:date="2013-10-14T16:15:00Z">
              <w:tcPr>
                <w:tcW w:w="2108" w:type="dxa"/>
                <w:vAlign w:val="center"/>
              </w:tcPr>
            </w:tcPrChange>
          </w:tcPr>
          <w:p w:rsidR="00E21426" w:rsidRDefault="000D0864">
            <w:pPr>
              <w:jc w:val="left"/>
              <w:cnfStyle w:val="001000100000"/>
              <w:rPr>
                <w:ins w:id="2447" w:author="paulac" w:date="2013-10-09T17:58:00Z"/>
                <w:b w:val="0"/>
                <w:bCs w:val="0"/>
                <w:rPrChange w:id="2448" w:author="paulac" w:date="2013-10-14T13:00:00Z">
                  <w:rPr>
                    <w:ins w:id="2449" w:author="paulac" w:date="2013-10-09T17:58:00Z"/>
                    <w:rFonts w:eastAsiaTheme="minorHAnsi"/>
                    <w:b w:val="0"/>
                    <w:bCs w:val="0"/>
                    <w:szCs w:val="22"/>
                    <w:lang w:val="ca-ES" w:eastAsia="en-US"/>
                  </w:rPr>
                </w:rPrChange>
              </w:rPr>
              <w:pPrChange w:id="2450" w:author="paulac" w:date="2013-10-14T13:04:00Z">
                <w:pPr>
                  <w:spacing w:after="200" w:line="276" w:lineRule="auto"/>
                  <w:jc w:val="left"/>
                  <w:cnfStyle w:val="001000100000"/>
                </w:pPr>
              </w:pPrChange>
            </w:pPr>
            <w:ins w:id="2451" w:author="paulac" w:date="2013-10-09T17:58:00Z">
              <w:r w:rsidRPr="000D0864">
                <w:rPr>
                  <w:rFonts w:eastAsiaTheme="minorHAnsi"/>
                  <w:rPrChange w:id="2452" w:author="paulac" w:date="2013-10-14T13:04:00Z">
                    <w:rPr>
                      <w:rFonts w:asciiTheme="majorHAnsi" w:eastAsiaTheme="majorEastAsia" w:hAnsiTheme="majorHAnsi" w:cstheme="majorBidi"/>
                      <w:color w:val="0000FF" w:themeColor="hyperlink"/>
                      <w:u w:val="single"/>
                    </w:rPr>
                  </w:rPrChange>
                </w:rPr>
                <w:t>varData</w:t>
              </w:r>
            </w:ins>
          </w:p>
        </w:tc>
        <w:tc>
          <w:tcPr>
            <w:tcW w:w="5752" w:type="dxa"/>
            <w:tcPrChange w:id="2453" w:author="paulac" w:date="2013-10-14T16:15:00Z">
              <w:tcPr>
                <w:tcW w:w="5752" w:type="dxa"/>
                <w:vAlign w:val="center"/>
              </w:tcPr>
            </w:tcPrChange>
          </w:tcPr>
          <w:p w:rsidR="00E21426" w:rsidRDefault="000D0864">
            <w:pPr>
              <w:jc w:val="left"/>
              <w:cnfStyle w:val="000000100000"/>
              <w:rPr>
                <w:ins w:id="2454" w:author="paulac" w:date="2013-10-09T17:58:00Z"/>
                <w:rPrChange w:id="2455" w:author="paulac" w:date="2013-10-14T13:09:00Z">
                  <w:rPr>
                    <w:ins w:id="2456" w:author="paulac" w:date="2013-10-09T17:58:00Z"/>
                    <w:rFonts w:eastAsiaTheme="minorHAnsi"/>
                    <w:szCs w:val="22"/>
                    <w:lang w:val="ca-ES" w:eastAsia="en-US"/>
                  </w:rPr>
                </w:rPrChange>
              </w:rPr>
              <w:pPrChange w:id="2457" w:author="paulac" w:date="2013-10-14T13:03:00Z">
                <w:pPr>
                  <w:spacing w:after="200" w:line="276" w:lineRule="auto"/>
                  <w:jc w:val="left"/>
                  <w:cnfStyle w:val="000000100000"/>
                </w:pPr>
              </w:pPrChange>
            </w:pPr>
            <w:ins w:id="2458" w:author="paulac" w:date="2013-10-09T17:58:00Z">
              <w:r w:rsidRPr="000D0864">
                <w:rPr>
                  <w:rPrChange w:id="2459" w:author="paulac" w:date="2013-10-14T13:09:00Z">
                    <w:rPr>
                      <w:color w:val="0000FF" w:themeColor="hyperlink"/>
                      <w:u w:val="single"/>
                    </w:rPr>
                  </w:rPrChange>
                </w:rPr>
                <w:t>Variable que conté la data en la que s’ha d’iniciar el termini</w:t>
              </w:r>
            </w:ins>
            <w:ins w:id="2460" w:author="paulac" w:date="2013-10-14T13:09:00Z">
              <w:r w:rsidRPr="000D0864">
                <w:rPr>
                  <w:rPrChange w:id="2461" w:author="paulac" w:date="2013-10-14T13:09:00Z">
                    <w:rPr>
                      <w:color w:val="0000FF" w:themeColor="hyperlink"/>
                      <w:u w:val="single"/>
                    </w:rPr>
                  </w:rPrChange>
                </w:rPr>
                <w:t>.</w:t>
              </w:r>
            </w:ins>
          </w:p>
        </w:tc>
      </w:tr>
      <w:tr w:rsidR="00E23787" w:rsidRPr="00970D44" w:rsidTr="00104BF9">
        <w:trPr>
          <w:trHeight w:val="397"/>
          <w:ins w:id="2462" w:author="paulac" w:date="2013-10-09T17:58:00Z"/>
          <w:trPrChange w:id="2463" w:author="paulac" w:date="2013-10-14T16:15:00Z">
            <w:trPr>
              <w:trHeight w:val="397"/>
              <w:jc w:val="center"/>
            </w:trPr>
          </w:trPrChange>
        </w:trPr>
        <w:tc>
          <w:tcPr>
            <w:cnfStyle w:val="001000000000"/>
            <w:tcW w:w="2108" w:type="dxa"/>
            <w:tcPrChange w:id="2464" w:author="paulac" w:date="2013-10-14T16:15:00Z">
              <w:tcPr>
                <w:tcW w:w="2108" w:type="dxa"/>
                <w:vAlign w:val="center"/>
              </w:tcPr>
            </w:tcPrChange>
          </w:tcPr>
          <w:p w:rsidR="00E21426" w:rsidRDefault="000D0864">
            <w:pPr>
              <w:jc w:val="left"/>
              <w:rPr>
                <w:ins w:id="2465" w:author="paulac" w:date="2013-10-09T17:58:00Z"/>
                <w:b w:val="0"/>
                <w:bCs w:val="0"/>
                <w:rPrChange w:id="2466" w:author="paulac" w:date="2013-10-14T13:04:00Z">
                  <w:rPr>
                    <w:ins w:id="2467" w:author="paulac" w:date="2013-10-09T17:58:00Z"/>
                    <w:rFonts w:eastAsiaTheme="minorHAnsi"/>
                    <w:b w:val="0"/>
                    <w:bCs w:val="0"/>
                    <w:szCs w:val="22"/>
                    <w:highlight w:val="yellow"/>
                    <w:lang w:val="ca-ES" w:eastAsia="en-US"/>
                  </w:rPr>
                </w:rPrChange>
              </w:rPr>
              <w:pPrChange w:id="2468" w:author="paulac" w:date="2013-10-14T13:04:00Z">
                <w:pPr>
                  <w:spacing w:after="200" w:line="276" w:lineRule="auto"/>
                  <w:jc w:val="left"/>
                </w:pPr>
              </w:pPrChange>
            </w:pPr>
            <w:ins w:id="2469" w:author="paulac" w:date="2013-10-09T17:58:00Z">
              <w:r w:rsidRPr="000D0864">
                <w:rPr>
                  <w:rFonts w:eastAsiaTheme="minorHAnsi"/>
                  <w:rPrChange w:id="2470" w:author="paulac" w:date="2013-10-14T13:04:00Z">
                    <w:rPr>
                      <w:rFonts w:asciiTheme="majorHAnsi" w:eastAsiaTheme="majorEastAsia" w:hAnsiTheme="majorHAnsi" w:cstheme="majorBidi"/>
                      <w:color w:val="0000FF" w:themeColor="hyperlink"/>
                      <w:highlight w:val="yellow"/>
                      <w:u w:val="single"/>
                    </w:rPr>
                  </w:rPrChange>
                </w:rPr>
                <w:t>sumarUnDia</w:t>
              </w:r>
            </w:ins>
          </w:p>
        </w:tc>
        <w:tc>
          <w:tcPr>
            <w:tcW w:w="5752" w:type="dxa"/>
            <w:tcPrChange w:id="2471" w:author="paulac" w:date="2013-10-14T16:15:00Z">
              <w:tcPr>
                <w:tcW w:w="5752" w:type="dxa"/>
                <w:vAlign w:val="center"/>
              </w:tcPr>
            </w:tcPrChange>
          </w:tcPr>
          <w:p w:rsidR="00E21426" w:rsidRDefault="000D0864">
            <w:pPr>
              <w:jc w:val="left"/>
              <w:cnfStyle w:val="000000000000"/>
              <w:rPr>
                <w:ins w:id="2472" w:author="paulac" w:date="2013-10-09T17:58:00Z"/>
                <w:rPrChange w:id="2473" w:author="paulac" w:date="2013-10-14T13:09:00Z">
                  <w:rPr>
                    <w:ins w:id="2474" w:author="paulac" w:date="2013-10-09T17:58:00Z"/>
                    <w:rFonts w:eastAsiaTheme="minorHAnsi"/>
                    <w:szCs w:val="22"/>
                    <w:highlight w:val="yellow"/>
                    <w:lang w:val="ca-ES" w:eastAsia="en-US"/>
                  </w:rPr>
                </w:rPrChange>
              </w:rPr>
              <w:pPrChange w:id="2475" w:author="paulac" w:date="2013-10-14T13:10:00Z">
                <w:pPr>
                  <w:spacing w:after="200" w:line="276" w:lineRule="auto"/>
                  <w:jc w:val="left"/>
                  <w:cnfStyle w:val="000000000000"/>
                </w:pPr>
              </w:pPrChange>
            </w:pPr>
            <w:ins w:id="2476" w:author="paulac" w:date="2013-10-14T13:01:00Z">
              <w:r w:rsidRPr="000D0864">
                <w:rPr>
                  <w:rPrChange w:id="2477" w:author="paulac" w:date="2013-10-14T13:09:00Z">
                    <w:rPr>
                      <w:color w:val="0000FF" w:themeColor="hyperlink"/>
                      <w:highlight w:val="yellow"/>
                      <w:u w:val="single"/>
                    </w:rPr>
                  </w:rPrChange>
                </w:rPr>
                <w:t xml:space="preserve">Indica si sumar un dia </w:t>
              </w:r>
            </w:ins>
            <w:ins w:id="2478" w:author="paulac" w:date="2013-10-14T13:10:00Z">
              <w:r w:rsidR="00A24C10">
                <w:t xml:space="preserve">a la data </w:t>
              </w:r>
            </w:ins>
            <w:ins w:id="2479" w:author="paulac" w:date="2013-10-14T13:24:00Z">
              <w:r w:rsidR="00A579F8">
                <w:t>d’</w:t>
              </w:r>
            </w:ins>
            <w:ins w:id="2480" w:author="paulac" w:date="2013-10-14T13:10:00Z">
              <w:r w:rsidR="00A24C10">
                <w:t>inici calculada</w:t>
              </w:r>
            </w:ins>
          </w:p>
        </w:tc>
      </w:tr>
      <w:tr w:rsidR="00E23787" w:rsidRPr="00970D44" w:rsidTr="00104BF9">
        <w:trPr>
          <w:cnfStyle w:val="000000100000"/>
          <w:trHeight w:val="397"/>
          <w:ins w:id="2481" w:author="paulac" w:date="2013-10-09T17:58:00Z"/>
          <w:trPrChange w:id="2482" w:author="paulac" w:date="2013-10-14T16:15:00Z">
            <w:trPr>
              <w:trHeight w:val="397"/>
              <w:jc w:val="center"/>
            </w:trPr>
          </w:trPrChange>
        </w:trPr>
        <w:tc>
          <w:tcPr>
            <w:cnfStyle w:val="001000000000"/>
            <w:tcW w:w="2108" w:type="dxa"/>
            <w:tcPrChange w:id="2483" w:author="paulac" w:date="2013-10-14T16:15:00Z">
              <w:tcPr>
                <w:tcW w:w="2108" w:type="dxa"/>
                <w:vAlign w:val="center"/>
              </w:tcPr>
            </w:tcPrChange>
          </w:tcPr>
          <w:p w:rsidR="00E21426" w:rsidRDefault="000D0864">
            <w:pPr>
              <w:jc w:val="left"/>
              <w:cnfStyle w:val="001000100000"/>
              <w:rPr>
                <w:ins w:id="2484" w:author="paulac" w:date="2013-10-09T17:58:00Z"/>
                <w:b w:val="0"/>
                <w:bCs w:val="0"/>
                <w:rPrChange w:id="2485" w:author="paulac" w:date="2013-10-14T13:04:00Z">
                  <w:rPr>
                    <w:ins w:id="2486" w:author="paulac" w:date="2013-10-09T17:58:00Z"/>
                    <w:rFonts w:eastAsiaTheme="minorHAnsi"/>
                    <w:b w:val="0"/>
                    <w:bCs w:val="0"/>
                    <w:szCs w:val="22"/>
                    <w:highlight w:val="yellow"/>
                    <w:lang w:val="ca-ES" w:eastAsia="en-US"/>
                  </w:rPr>
                </w:rPrChange>
              </w:rPr>
              <w:pPrChange w:id="2487" w:author="paulac" w:date="2013-10-14T13:04:00Z">
                <w:pPr>
                  <w:spacing w:after="200" w:line="276" w:lineRule="auto"/>
                  <w:jc w:val="left"/>
                  <w:cnfStyle w:val="001000100000"/>
                </w:pPr>
              </w:pPrChange>
            </w:pPr>
            <w:ins w:id="2488" w:author="paulac" w:date="2013-10-09T17:58:00Z">
              <w:r w:rsidRPr="000D0864">
                <w:rPr>
                  <w:rFonts w:eastAsiaTheme="minorHAnsi"/>
                  <w:rPrChange w:id="2489" w:author="paulac" w:date="2013-10-14T13:04:00Z">
                    <w:rPr>
                      <w:rFonts w:asciiTheme="majorHAnsi" w:eastAsiaTheme="majorEastAsia" w:hAnsiTheme="majorHAnsi" w:cstheme="majorBidi"/>
                      <w:color w:val="0000FF" w:themeColor="hyperlink"/>
                      <w:highlight w:val="yellow"/>
                      <w:u w:val="single"/>
                    </w:rPr>
                  </w:rPrChange>
                </w:rPr>
                <w:t>varTermini</w:t>
              </w:r>
            </w:ins>
          </w:p>
        </w:tc>
        <w:tc>
          <w:tcPr>
            <w:tcW w:w="5752" w:type="dxa"/>
            <w:tcPrChange w:id="2490" w:author="paulac" w:date="2013-10-14T16:15:00Z">
              <w:tcPr>
                <w:tcW w:w="5752" w:type="dxa"/>
                <w:vAlign w:val="center"/>
              </w:tcPr>
            </w:tcPrChange>
          </w:tcPr>
          <w:p w:rsidR="00E21426" w:rsidRDefault="000D0864">
            <w:pPr>
              <w:jc w:val="left"/>
              <w:cnfStyle w:val="000000100000"/>
              <w:rPr>
                <w:ins w:id="2491" w:author="paulac" w:date="2013-10-09T17:58:00Z"/>
                <w:rPrChange w:id="2492" w:author="paulac" w:date="2013-10-14T13:09:00Z">
                  <w:rPr>
                    <w:ins w:id="2493" w:author="paulac" w:date="2013-10-09T17:58:00Z"/>
                    <w:rFonts w:eastAsiaTheme="minorHAnsi"/>
                    <w:szCs w:val="22"/>
                    <w:highlight w:val="yellow"/>
                    <w:lang w:val="ca-ES" w:eastAsia="en-US"/>
                  </w:rPr>
                </w:rPrChange>
              </w:rPr>
              <w:pPrChange w:id="2494" w:author="paulac" w:date="2013-10-14T13:07:00Z">
                <w:pPr>
                  <w:spacing w:after="200" w:line="276" w:lineRule="auto"/>
                  <w:jc w:val="left"/>
                  <w:cnfStyle w:val="000000100000"/>
                </w:pPr>
              </w:pPrChange>
            </w:pPr>
            <w:ins w:id="2495" w:author="paulac" w:date="2013-10-14T13:05:00Z">
              <w:r w:rsidRPr="000D0864">
                <w:rPr>
                  <w:rPrChange w:id="2496" w:author="paulac" w:date="2013-10-14T13:09:00Z">
                    <w:rPr>
                      <w:color w:val="0000FF" w:themeColor="hyperlink"/>
                      <w:highlight w:val="yellow"/>
                      <w:u w:val="single"/>
                    </w:rPr>
                  </w:rPrChange>
                </w:rPr>
                <w:t xml:space="preserve">Variable </w:t>
              </w:r>
            </w:ins>
            <w:ins w:id="2497" w:author="paulac" w:date="2013-10-14T13:07:00Z">
              <w:r w:rsidRPr="000D0864">
                <w:rPr>
                  <w:rPrChange w:id="2498" w:author="paulac" w:date="2013-10-14T13:09:00Z">
                    <w:rPr>
                      <w:color w:val="0000FF" w:themeColor="hyperlink"/>
                      <w:highlight w:val="yellow"/>
                      <w:u w:val="single"/>
                    </w:rPr>
                  </w:rPrChange>
                </w:rPr>
                <w:t>de tipus termini</w:t>
              </w:r>
            </w:ins>
          </w:p>
        </w:tc>
      </w:tr>
      <w:tr w:rsidR="00E23787" w:rsidRPr="006A3F3D" w:rsidTr="00104BF9">
        <w:trPr>
          <w:trHeight w:val="397"/>
          <w:ins w:id="2499" w:author="paulac" w:date="2013-10-09T17:58:00Z"/>
          <w:trPrChange w:id="2500" w:author="paulac" w:date="2013-10-14T16:15:00Z">
            <w:trPr>
              <w:trHeight w:val="397"/>
              <w:jc w:val="center"/>
            </w:trPr>
          </w:trPrChange>
        </w:trPr>
        <w:tc>
          <w:tcPr>
            <w:cnfStyle w:val="001000000000"/>
            <w:tcW w:w="2108" w:type="dxa"/>
            <w:tcPrChange w:id="2501" w:author="paulac" w:date="2013-10-14T16:15:00Z">
              <w:tcPr>
                <w:tcW w:w="2108" w:type="dxa"/>
                <w:vAlign w:val="center"/>
              </w:tcPr>
            </w:tcPrChange>
          </w:tcPr>
          <w:p w:rsidR="00E21426" w:rsidRDefault="000D0864">
            <w:pPr>
              <w:jc w:val="left"/>
              <w:rPr>
                <w:ins w:id="2502" w:author="paulac" w:date="2013-10-09T17:58:00Z"/>
                <w:b w:val="0"/>
                <w:bCs w:val="0"/>
                <w:rPrChange w:id="2503" w:author="paulac" w:date="2013-10-14T13:00:00Z">
                  <w:rPr>
                    <w:ins w:id="2504" w:author="paulac" w:date="2013-10-09T17:58:00Z"/>
                    <w:rFonts w:eastAsiaTheme="minorHAnsi"/>
                    <w:b w:val="0"/>
                    <w:bCs w:val="0"/>
                    <w:szCs w:val="22"/>
                    <w:lang w:val="ca-ES" w:eastAsia="en-US"/>
                  </w:rPr>
                </w:rPrChange>
              </w:rPr>
              <w:pPrChange w:id="2505" w:author="paulac" w:date="2013-10-14T13:04:00Z">
                <w:pPr>
                  <w:spacing w:after="200" w:line="276" w:lineRule="auto"/>
                  <w:jc w:val="left"/>
                </w:pPr>
              </w:pPrChange>
            </w:pPr>
            <w:ins w:id="2506" w:author="paulac" w:date="2013-10-09T17:58:00Z">
              <w:r w:rsidRPr="000D0864">
                <w:rPr>
                  <w:rFonts w:eastAsiaTheme="minorHAnsi"/>
                  <w:rPrChange w:id="2507" w:author="paulac" w:date="2013-10-14T13:04:00Z">
                    <w:rPr>
                      <w:rFonts w:asciiTheme="majorHAnsi" w:eastAsiaTheme="majorEastAsia" w:hAnsiTheme="majorHAnsi" w:cstheme="majorBidi"/>
                      <w:color w:val="0000FF" w:themeColor="hyperlink"/>
                      <w:highlight w:val="yellow"/>
                      <w:u w:val="single"/>
                    </w:rPr>
                  </w:rPrChange>
                </w:rPr>
                <w:t>esDataFi</w:t>
              </w:r>
            </w:ins>
          </w:p>
        </w:tc>
        <w:tc>
          <w:tcPr>
            <w:tcW w:w="5752" w:type="dxa"/>
            <w:tcPrChange w:id="2508" w:author="paulac" w:date="2013-10-14T16:15:00Z">
              <w:tcPr>
                <w:tcW w:w="5752" w:type="dxa"/>
                <w:vAlign w:val="center"/>
              </w:tcPr>
            </w:tcPrChange>
          </w:tcPr>
          <w:p w:rsidR="00E21426" w:rsidRDefault="00A579F8">
            <w:pPr>
              <w:jc w:val="left"/>
              <w:cnfStyle w:val="000000000000"/>
              <w:rPr>
                <w:ins w:id="2509" w:author="paulac" w:date="2013-10-09T17:58:00Z"/>
                <w:rPrChange w:id="2510" w:author="paulac" w:date="2013-10-14T13:09:00Z">
                  <w:rPr>
                    <w:ins w:id="2511" w:author="paulac" w:date="2013-10-09T17:58:00Z"/>
                    <w:rFonts w:eastAsiaTheme="minorHAnsi"/>
                    <w:szCs w:val="22"/>
                    <w:lang w:val="ca-ES" w:eastAsia="en-US"/>
                  </w:rPr>
                </w:rPrChange>
              </w:rPr>
              <w:pPrChange w:id="2512" w:author="paulac" w:date="2013-10-14T13:03:00Z">
                <w:pPr>
                  <w:spacing w:after="200" w:line="276" w:lineRule="auto"/>
                  <w:jc w:val="left"/>
                  <w:cnfStyle w:val="000000000000"/>
                </w:pPr>
              </w:pPrChange>
            </w:pPr>
            <w:ins w:id="2513" w:author="paulac" w:date="2013-10-14T13:17:00Z">
              <w:r>
                <w:t>Indica si varData és la data final del termini. En aquest cas, es calcula la data inici a partir de la data final.</w:t>
              </w:r>
            </w:ins>
          </w:p>
        </w:tc>
      </w:tr>
    </w:tbl>
    <w:p w:rsidR="00E21426" w:rsidRDefault="00E23787">
      <w:pPr>
        <w:pStyle w:val="Ttol4"/>
        <w:rPr>
          <w:ins w:id="2514" w:author="paulac" w:date="2013-10-09T17:58:00Z"/>
        </w:rPr>
        <w:pPrChange w:id="2515" w:author="paulac" w:date="2013-10-09T17:59:00Z">
          <w:pPr>
            <w:pStyle w:val="Ttol3"/>
            <w:spacing w:before="240" w:after="120"/>
          </w:pPr>
        </w:pPrChange>
      </w:pPr>
      <w:bookmarkStart w:id="2516" w:name="_Toc369592858"/>
      <w:ins w:id="2517" w:author="paulac" w:date="2013-10-09T17:58:00Z">
        <w:r>
          <w:t>Aturar un termini</w:t>
        </w:r>
        <w:bookmarkEnd w:id="2516"/>
      </w:ins>
    </w:p>
    <w:p w:rsidR="00E23787" w:rsidRPr="002D778A" w:rsidRDefault="00E23787" w:rsidP="00E23787">
      <w:pPr>
        <w:spacing w:after="120"/>
        <w:rPr>
          <w:ins w:id="2518" w:author="paulac" w:date="2013-10-09T17:58:00Z"/>
        </w:rPr>
      </w:pPr>
      <w:ins w:id="2519" w:author="paulac" w:date="2013-10-09T17:58:00Z">
        <w:r>
          <w:t>Aquest handler ens permet aturar temporalment un termini iniciat.</w:t>
        </w:r>
      </w:ins>
    </w:p>
    <w:p w:rsidR="00E23787" w:rsidRDefault="00E23787" w:rsidP="00E23787">
      <w:pPr>
        <w:pStyle w:val="Pargrafdellista"/>
        <w:numPr>
          <w:ilvl w:val="0"/>
          <w:numId w:val="8"/>
        </w:numPr>
        <w:rPr>
          <w:ins w:id="2520" w:author="paulac" w:date="2013-10-09T17:58:00Z"/>
        </w:rPr>
      </w:pPr>
      <w:ins w:id="2521" w:author="paulac" w:date="2013-10-09T17:58:00Z">
        <w:r>
          <w:t xml:space="preserve">Classe: </w:t>
        </w:r>
        <w:r w:rsidRPr="002D778A">
          <w:t>net.conselldemallorca.helium.jbpm3.handlers</w:t>
        </w:r>
        <w:r>
          <w:t>.TerminiPausarHandler</w:t>
        </w:r>
      </w:ins>
    </w:p>
    <w:p w:rsidR="00E23787" w:rsidRDefault="00E23787" w:rsidP="00E23787">
      <w:pPr>
        <w:pStyle w:val="Pargrafdellista"/>
        <w:numPr>
          <w:ilvl w:val="0"/>
          <w:numId w:val="8"/>
        </w:numPr>
        <w:rPr>
          <w:ins w:id="2522" w:author="paulac" w:date="2013-10-09T17:58:00Z"/>
        </w:rPr>
      </w:pPr>
      <w:ins w:id="2523" w:author="paulac" w:date="2013-10-09T17:58:00Z">
        <w:r>
          <w:t>Paràmetres:</w:t>
        </w:r>
      </w:ins>
    </w:p>
    <w:tbl>
      <w:tblPr>
        <w:tblStyle w:val="LIMIT"/>
        <w:tblW w:w="7860" w:type="dxa"/>
        <w:tblLayout w:type="fixed"/>
        <w:tblLook w:val="04A0"/>
        <w:tblPrChange w:id="2524" w:author="paulac" w:date="2013-10-14T13:02:00Z">
          <w:tblPr>
            <w:tblW w:w="7860" w:type="dxa"/>
            <w:jc w:val="center"/>
            <w:tblInd w:w="-157"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Layout w:type="fixed"/>
            <w:tblLook w:val="04A0"/>
          </w:tblPr>
        </w:tblPrChange>
      </w:tblPr>
      <w:tblGrid>
        <w:gridCol w:w="2108"/>
        <w:gridCol w:w="5752"/>
        <w:tblGridChange w:id="2525">
          <w:tblGrid>
            <w:gridCol w:w="2108"/>
            <w:gridCol w:w="5752"/>
          </w:tblGrid>
        </w:tblGridChange>
      </w:tblGrid>
      <w:tr w:rsidR="00E23787" w:rsidRPr="00104BF9" w:rsidTr="002875B5">
        <w:trPr>
          <w:cnfStyle w:val="100000000000"/>
          <w:trHeight w:val="340"/>
          <w:ins w:id="2526" w:author="paulac" w:date="2013-10-09T17:58:00Z"/>
          <w:trPrChange w:id="2527" w:author="paulac" w:date="2013-10-14T13:02:00Z">
            <w:trPr>
              <w:trHeight w:val="340"/>
              <w:jc w:val="center"/>
            </w:trPr>
          </w:trPrChange>
        </w:trPr>
        <w:tc>
          <w:tcPr>
            <w:cnfStyle w:val="001000000000"/>
            <w:tcW w:w="2108" w:type="dxa"/>
            <w:tcPrChange w:id="2528" w:author="paulac" w:date="2013-10-14T13:02:00Z">
              <w:tcPr>
                <w:tcW w:w="2108" w:type="dxa"/>
              </w:tcPr>
            </w:tcPrChange>
          </w:tcPr>
          <w:p w:rsidR="00E21426" w:rsidRDefault="000D0864">
            <w:pPr>
              <w:cnfStyle w:val="101000000000"/>
              <w:rPr>
                <w:ins w:id="2529" w:author="paulac" w:date="2013-10-09T17:58:00Z"/>
                <w:rPrChange w:id="2530" w:author="paulac" w:date="2013-10-14T16:16:00Z">
                  <w:rPr>
                    <w:ins w:id="2531" w:author="paulac" w:date="2013-10-09T17:58:00Z"/>
                    <w:rFonts w:eastAsiaTheme="minorHAnsi"/>
                    <w:b w:val="0"/>
                    <w:bCs w:val="0"/>
                    <w:color w:val="auto"/>
                    <w:szCs w:val="22"/>
                    <w:lang w:val="ca-ES" w:eastAsia="en-US"/>
                  </w:rPr>
                </w:rPrChange>
              </w:rPr>
              <w:pPrChange w:id="2532" w:author="paulac" w:date="2013-10-14T16:16:00Z">
                <w:pPr>
                  <w:spacing w:after="200" w:line="276" w:lineRule="auto"/>
                  <w:cnfStyle w:val="101000000000"/>
                </w:pPr>
              </w:pPrChange>
            </w:pPr>
            <w:ins w:id="2533" w:author="paulac" w:date="2013-10-09T17:58:00Z">
              <w:r w:rsidRPr="000D0864">
                <w:rPr>
                  <w:color w:val="auto"/>
                  <w:rPrChange w:id="2534" w:author="paulac" w:date="2013-10-14T16:16:00Z">
                    <w:rPr>
                      <w:color w:val="0000FF" w:themeColor="hyperlink"/>
                      <w:u w:val="single"/>
                    </w:rPr>
                  </w:rPrChange>
                </w:rPr>
                <w:t>Nom paràmetre</w:t>
              </w:r>
            </w:ins>
          </w:p>
        </w:tc>
        <w:tc>
          <w:tcPr>
            <w:tcW w:w="5752" w:type="dxa"/>
            <w:tcPrChange w:id="2535" w:author="paulac" w:date="2013-10-14T13:02:00Z">
              <w:tcPr>
                <w:tcW w:w="5752" w:type="dxa"/>
              </w:tcPr>
            </w:tcPrChange>
          </w:tcPr>
          <w:p w:rsidR="00E21426" w:rsidRDefault="000D0864">
            <w:pPr>
              <w:cnfStyle w:val="100000000000"/>
              <w:rPr>
                <w:ins w:id="2536" w:author="paulac" w:date="2013-10-09T17:58:00Z"/>
                <w:rPrChange w:id="2537" w:author="paulac" w:date="2013-10-14T16:16:00Z">
                  <w:rPr>
                    <w:ins w:id="2538" w:author="paulac" w:date="2013-10-09T17:58:00Z"/>
                    <w:rFonts w:eastAsiaTheme="minorHAnsi"/>
                    <w:b w:val="0"/>
                    <w:bCs w:val="0"/>
                    <w:color w:val="auto"/>
                    <w:szCs w:val="22"/>
                    <w:lang w:val="ca-ES" w:eastAsia="en-US"/>
                  </w:rPr>
                </w:rPrChange>
              </w:rPr>
              <w:pPrChange w:id="2539" w:author="paulac" w:date="2013-10-14T16:16:00Z">
                <w:pPr>
                  <w:spacing w:after="200" w:line="276" w:lineRule="auto"/>
                  <w:cnfStyle w:val="100000000000"/>
                </w:pPr>
              </w:pPrChange>
            </w:pPr>
            <w:ins w:id="2540" w:author="paulac" w:date="2013-10-09T17:58:00Z">
              <w:r w:rsidRPr="000D0864">
                <w:rPr>
                  <w:color w:val="auto"/>
                  <w:rPrChange w:id="2541" w:author="paulac" w:date="2013-10-14T16:16:00Z">
                    <w:rPr>
                      <w:color w:val="0000FF" w:themeColor="hyperlink"/>
                      <w:u w:val="single"/>
                    </w:rPr>
                  </w:rPrChange>
                </w:rPr>
                <w:t>Descripció</w:t>
              </w:r>
            </w:ins>
          </w:p>
        </w:tc>
      </w:tr>
      <w:tr w:rsidR="00E23787" w:rsidRPr="002875B5" w:rsidTr="002875B5">
        <w:trPr>
          <w:cnfStyle w:val="000000100000"/>
          <w:trHeight w:val="397"/>
          <w:ins w:id="2542" w:author="paulac" w:date="2013-10-09T17:58:00Z"/>
          <w:trPrChange w:id="2543" w:author="paulac" w:date="2013-10-14T13:02:00Z">
            <w:trPr>
              <w:trHeight w:val="397"/>
              <w:jc w:val="center"/>
            </w:trPr>
          </w:trPrChange>
        </w:trPr>
        <w:tc>
          <w:tcPr>
            <w:cnfStyle w:val="001000000000"/>
            <w:tcW w:w="2108" w:type="dxa"/>
            <w:tcPrChange w:id="2544" w:author="paulac" w:date="2013-10-14T13:02:00Z">
              <w:tcPr>
                <w:tcW w:w="2108" w:type="dxa"/>
                <w:vAlign w:val="center"/>
              </w:tcPr>
            </w:tcPrChange>
          </w:tcPr>
          <w:p w:rsidR="00E21426" w:rsidRDefault="000D0864">
            <w:pPr>
              <w:jc w:val="left"/>
              <w:cnfStyle w:val="001000100000"/>
              <w:rPr>
                <w:ins w:id="2545" w:author="paulac" w:date="2013-10-09T17:58:00Z"/>
                <w:b w:val="0"/>
                <w:bCs w:val="0"/>
                <w:lang w:val="ca-ES"/>
                <w:rPrChange w:id="2546" w:author="paulac" w:date="2013-10-14T13:11:00Z">
                  <w:rPr>
                    <w:ins w:id="2547" w:author="paulac" w:date="2013-10-09T17:58:00Z"/>
                    <w:rFonts w:eastAsiaTheme="minorHAnsi"/>
                    <w:b w:val="0"/>
                    <w:bCs w:val="0"/>
                    <w:szCs w:val="22"/>
                    <w:lang w:val="ca-ES" w:eastAsia="en-US"/>
                  </w:rPr>
                </w:rPrChange>
              </w:rPr>
              <w:pPrChange w:id="2548" w:author="paulac" w:date="2013-10-14T13:11:00Z">
                <w:pPr>
                  <w:spacing w:after="200" w:line="276" w:lineRule="auto"/>
                  <w:jc w:val="left"/>
                  <w:cnfStyle w:val="001000100000"/>
                </w:pPr>
              </w:pPrChange>
            </w:pPr>
            <w:ins w:id="2549" w:author="paulac" w:date="2013-10-09T17:58:00Z">
              <w:r w:rsidRPr="000D0864">
                <w:rPr>
                  <w:rFonts w:eastAsiaTheme="minorHAnsi"/>
                  <w:rPrChange w:id="2550" w:author="paulac" w:date="2013-10-14T13:11:00Z">
                    <w:rPr>
                      <w:rFonts w:asciiTheme="majorHAnsi" w:eastAsiaTheme="majorEastAsia" w:hAnsiTheme="majorHAnsi" w:cstheme="majorBidi"/>
                      <w:color w:val="0000FF" w:themeColor="hyperlink"/>
                      <w:u w:val="single"/>
                    </w:rPr>
                  </w:rPrChange>
                </w:rPr>
                <w:t>terminiCodi</w:t>
              </w:r>
            </w:ins>
          </w:p>
        </w:tc>
        <w:tc>
          <w:tcPr>
            <w:tcW w:w="5752" w:type="dxa"/>
            <w:tcPrChange w:id="2551" w:author="paulac" w:date="2013-10-14T13:02:00Z">
              <w:tcPr>
                <w:tcW w:w="5752" w:type="dxa"/>
                <w:vAlign w:val="center"/>
              </w:tcPr>
            </w:tcPrChange>
          </w:tcPr>
          <w:p w:rsidR="00E21426" w:rsidRDefault="000D0864">
            <w:pPr>
              <w:jc w:val="left"/>
              <w:cnfStyle w:val="000000100000"/>
              <w:rPr>
                <w:ins w:id="2552" w:author="paulac" w:date="2013-10-09T17:58:00Z"/>
                <w:lang w:val="ca-ES"/>
                <w:rPrChange w:id="2553" w:author="paulac" w:date="2013-10-14T13:02:00Z">
                  <w:rPr>
                    <w:ins w:id="2554" w:author="paulac" w:date="2013-10-09T17:58:00Z"/>
                    <w:rFonts w:eastAsiaTheme="minorHAnsi"/>
                    <w:szCs w:val="22"/>
                    <w:lang w:val="ca-ES" w:eastAsia="en-US"/>
                  </w:rPr>
                </w:rPrChange>
              </w:rPr>
              <w:pPrChange w:id="2555" w:author="paulac" w:date="2013-10-14T13:02:00Z">
                <w:pPr>
                  <w:spacing w:after="200" w:line="276" w:lineRule="auto"/>
                  <w:jc w:val="left"/>
                  <w:cnfStyle w:val="000000100000"/>
                </w:pPr>
              </w:pPrChange>
            </w:pPr>
            <w:ins w:id="2556" w:author="paulac" w:date="2013-10-09T17:58:00Z">
              <w:r w:rsidRPr="000D0864">
                <w:rPr>
                  <w:rPrChange w:id="2557" w:author="paulac" w:date="2013-10-14T13:02:00Z">
                    <w:rPr>
                      <w:color w:val="0000FF" w:themeColor="hyperlink"/>
                      <w:u w:val="single"/>
                    </w:rPr>
                  </w:rPrChange>
                </w:rPr>
                <w:t>Codi del termini iniciat</w:t>
              </w:r>
            </w:ins>
          </w:p>
        </w:tc>
      </w:tr>
      <w:tr w:rsidR="00E23787" w:rsidRPr="002875B5" w:rsidTr="002875B5">
        <w:trPr>
          <w:trHeight w:val="397"/>
          <w:ins w:id="2558" w:author="paulac" w:date="2013-10-09T17:58:00Z"/>
          <w:trPrChange w:id="2559" w:author="paulac" w:date="2013-10-14T13:02:00Z">
            <w:trPr>
              <w:trHeight w:val="397"/>
              <w:jc w:val="center"/>
            </w:trPr>
          </w:trPrChange>
        </w:trPr>
        <w:tc>
          <w:tcPr>
            <w:cnfStyle w:val="001000000000"/>
            <w:tcW w:w="2108" w:type="dxa"/>
            <w:tcPrChange w:id="2560" w:author="paulac" w:date="2013-10-14T13:02:00Z">
              <w:tcPr>
                <w:tcW w:w="2108" w:type="dxa"/>
                <w:vAlign w:val="center"/>
              </w:tcPr>
            </w:tcPrChange>
          </w:tcPr>
          <w:p w:rsidR="00E21426" w:rsidRDefault="000D0864">
            <w:pPr>
              <w:jc w:val="left"/>
              <w:rPr>
                <w:ins w:id="2561" w:author="paulac" w:date="2013-10-09T17:58:00Z"/>
                <w:b w:val="0"/>
                <w:bCs w:val="0"/>
                <w:lang w:val="ca-ES"/>
                <w:rPrChange w:id="2562" w:author="paulac" w:date="2013-10-14T13:11:00Z">
                  <w:rPr>
                    <w:ins w:id="2563" w:author="paulac" w:date="2013-10-09T17:58:00Z"/>
                    <w:rFonts w:eastAsiaTheme="minorHAnsi"/>
                    <w:b w:val="0"/>
                    <w:bCs w:val="0"/>
                    <w:szCs w:val="22"/>
                    <w:lang w:val="ca-ES" w:eastAsia="en-US"/>
                  </w:rPr>
                </w:rPrChange>
              </w:rPr>
              <w:pPrChange w:id="2564" w:author="paulac" w:date="2013-10-14T13:11:00Z">
                <w:pPr>
                  <w:spacing w:after="200" w:line="276" w:lineRule="auto"/>
                  <w:jc w:val="left"/>
                </w:pPr>
              </w:pPrChange>
            </w:pPr>
            <w:ins w:id="2565" w:author="paulac" w:date="2013-10-09T17:58:00Z">
              <w:r w:rsidRPr="000D0864">
                <w:rPr>
                  <w:rFonts w:eastAsiaTheme="minorHAnsi"/>
                  <w:rPrChange w:id="2566" w:author="paulac" w:date="2013-10-14T13:11:00Z">
                    <w:rPr>
                      <w:rFonts w:asciiTheme="majorHAnsi" w:eastAsiaTheme="majorEastAsia" w:hAnsiTheme="majorHAnsi" w:cstheme="majorBidi"/>
                      <w:color w:val="0000FF" w:themeColor="hyperlink"/>
                      <w:u w:val="single"/>
                    </w:rPr>
                  </w:rPrChange>
                </w:rPr>
                <w:t>varTerminiCodi</w:t>
              </w:r>
            </w:ins>
          </w:p>
        </w:tc>
        <w:tc>
          <w:tcPr>
            <w:tcW w:w="5752" w:type="dxa"/>
            <w:tcPrChange w:id="2567" w:author="paulac" w:date="2013-10-14T13:02:00Z">
              <w:tcPr>
                <w:tcW w:w="5752" w:type="dxa"/>
                <w:vAlign w:val="center"/>
              </w:tcPr>
            </w:tcPrChange>
          </w:tcPr>
          <w:p w:rsidR="00E21426" w:rsidRDefault="000D0864">
            <w:pPr>
              <w:jc w:val="left"/>
              <w:cnfStyle w:val="000000000000"/>
              <w:rPr>
                <w:ins w:id="2568" w:author="paulac" w:date="2013-10-09T17:58:00Z"/>
                <w:lang w:val="ca-ES"/>
                <w:rPrChange w:id="2569" w:author="paulac" w:date="2013-10-14T13:02:00Z">
                  <w:rPr>
                    <w:ins w:id="2570" w:author="paulac" w:date="2013-10-09T17:58:00Z"/>
                    <w:rFonts w:eastAsiaTheme="minorHAnsi"/>
                    <w:szCs w:val="22"/>
                    <w:lang w:val="ca-ES" w:eastAsia="en-US"/>
                  </w:rPr>
                </w:rPrChange>
              </w:rPr>
              <w:pPrChange w:id="2571" w:author="paulac" w:date="2013-10-14T13:02:00Z">
                <w:pPr>
                  <w:spacing w:after="200" w:line="276" w:lineRule="auto"/>
                  <w:jc w:val="left"/>
                  <w:cnfStyle w:val="000000000000"/>
                </w:pPr>
              </w:pPrChange>
            </w:pPr>
            <w:ins w:id="2572" w:author="paulac" w:date="2013-10-09T17:58:00Z">
              <w:r w:rsidRPr="000D0864">
                <w:rPr>
                  <w:rPrChange w:id="2573" w:author="paulac" w:date="2013-10-14T13:02:00Z">
                    <w:rPr>
                      <w:color w:val="0000FF" w:themeColor="hyperlink"/>
                      <w:u w:val="single"/>
                    </w:rPr>
                  </w:rPrChange>
                </w:rPr>
                <w:t>Variable que conté el codi del termini iniciat</w:t>
              </w:r>
            </w:ins>
          </w:p>
        </w:tc>
      </w:tr>
      <w:tr w:rsidR="00E23787" w:rsidRPr="002875B5" w:rsidTr="002875B5">
        <w:trPr>
          <w:cnfStyle w:val="000000100000"/>
          <w:trHeight w:val="397"/>
          <w:ins w:id="2574" w:author="paulac" w:date="2013-10-09T17:58:00Z"/>
          <w:trPrChange w:id="2575" w:author="paulac" w:date="2013-10-14T13:02:00Z">
            <w:trPr>
              <w:trHeight w:val="397"/>
              <w:jc w:val="center"/>
            </w:trPr>
          </w:trPrChange>
        </w:trPr>
        <w:tc>
          <w:tcPr>
            <w:cnfStyle w:val="001000000000"/>
            <w:tcW w:w="2108" w:type="dxa"/>
            <w:tcPrChange w:id="2576" w:author="paulac" w:date="2013-10-14T13:02:00Z">
              <w:tcPr>
                <w:tcW w:w="2108" w:type="dxa"/>
                <w:vAlign w:val="center"/>
              </w:tcPr>
            </w:tcPrChange>
          </w:tcPr>
          <w:p w:rsidR="00E21426" w:rsidRDefault="000D0864">
            <w:pPr>
              <w:jc w:val="left"/>
              <w:cnfStyle w:val="001000100000"/>
              <w:rPr>
                <w:ins w:id="2577" w:author="paulac" w:date="2013-10-09T17:58:00Z"/>
                <w:b w:val="0"/>
                <w:bCs w:val="0"/>
                <w:lang w:val="ca-ES"/>
                <w:rPrChange w:id="2578" w:author="paulac" w:date="2013-10-14T13:11:00Z">
                  <w:rPr>
                    <w:ins w:id="2579" w:author="paulac" w:date="2013-10-09T17:58:00Z"/>
                    <w:rFonts w:eastAsiaTheme="minorHAnsi"/>
                    <w:b w:val="0"/>
                    <w:bCs w:val="0"/>
                    <w:szCs w:val="22"/>
                    <w:lang w:val="ca-ES" w:eastAsia="en-US"/>
                  </w:rPr>
                </w:rPrChange>
              </w:rPr>
              <w:pPrChange w:id="2580" w:author="paulac" w:date="2013-10-14T13:11:00Z">
                <w:pPr>
                  <w:spacing w:after="200" w:line="276" w:lineRule="auto"/>
                  <w:jc w:val="left"/>
                  <w:cnfStyle w:val="001000100000"/>
                </w:pPr>
              </w:pPrChange>
            </w:pPr>
            <w:ins w:id="2581" w:author="paulac" w:date="2013-10-09T17:58:00Z">
              <w:r w:rsidRPr="000D0864">
                <w:rPr>
                  <w:rFonts w:eastAsiaTheme="minorHAnsi"/>
                  <w:rPrChange w:id="2582" w:author="paulac" w:date="2013-10-14T13:11:00Z">
                    <w:rPr>
                      <w:rFonts w:asciiTheme="majorHAnsi" w:eastAsiaTheme="majorEastAsia" w:hAnsiTheme="majorHAnsi" w:cstheme="majorBidi"/>
                      <w:color w:val="0000FF" w:themeColor="hyperlink"/>
                      <w:u w:val="single"/>
                    </w:rPr>
                  </w:rPrChange>
                </w:rPr>
                <w:t>varData</w:t>
              </w:r>
            </w:ins>
          </w:p>
        </w:tc>
        <w:tc>
          <w:tcPr>
            <w:tcW w:w="5752" w:type="dxa"/>
            <w:tcPrChange w:id="2583" w:author="paulac" w:date="2013-10-14T13:02:00Z">
              <w:tcPr>
                <w:tcW w:w="5752" w:type="dxa"/>
                <w:vAlign w:val="center"/>
              </w:tcPr>
            </w:tcPrChange>
          </w:tcPr>
          <w:p w:rsidR="00E21426" w:rsidRDefault="000D0864">
            <w:pPr>
              <w:jc w:val="left"/>
              <w:cnfStyle w:val="000000100000"/>
              <w:rPr>
                <w:ins w:id="2584" w:author="paulac" w:date="2013-10-09T17:58:00Z"/>
                <w:lang w:val="ca-ES"/>
                <w:rPrChange w:id="2585" w:author="paulac" w:date="2013-10-14T13:02:00Z">
                  <w:rPr>
                    <w:ins w:id="2586" w:author="paulac" w:date="2013-10-09T17:58:00Z"/>
                    <w:rFonts w:eastAsiaTheme="minorHAnsi"/>
                    <w:szCs w:val="22"/>
                    <w:lang w:val="ca-ES" w:eastAsia="en-US"/>
                  </w:rPr>
                </w:rPrChange>
              </w:rPr>
              <w:pPrChange w:id="2587" w:author="paulac" w:date="2013-10-14T13:02:00Z">
                <w:pPr>
                  <w:spacing w:after="200" w:line="276" w:lineRule="auto"/>
                  <w:jc w:val="left"/>
                  <w:cnfStyle w:val="000000100000"/>
                </w:pPr>
              </w:pPrChange>
            </w:pPr>
            <w:ins w:id="2588" w:author="paulac" w:date="2013-10-09T17:58:00Z">
              <w:r w:rsidRPr="000D0864">
                <w:rPr>
                  <w:rPrChange w:id="2589" w:author="paulac" w:date="2013-10-14T13:02:00Z">
                    <w:rPr>
                      <w:color w:val="0000FF" w:themeColor="hyperlink"/>
                      <w:u w:val="single"/>
                    </w:rPr>
                  </w:rPrChange>
                </w:rPr>
                <w:t>Variable que conté la data en la que s’ha d’aturar el termini</w:t>
              </w:r>
            </w:ins>
          </w:p>
        </w:tc>
      </w:tr>
    </w:tbl>
    <w:p w:rsidR="00E21426" w:rsidRDefault="00E23787">
      <w:pPr>
        <w:pStyle w:val="Ttol4"/>
        <w:rPr>
          <w:ins w:id="2590" w:author="paulac" w:date="2013-10-09T17:58:00Z"/>
        </w:rPr>
        <w:pPrChange w:id="2591" w:author="paulac" w:date="2013-10-09T17:59:00Z">
          <w:pPr>
            <w:pStyle w:val="Ttol3"/>
            <w:spacing w:before="240" w:after="120"/>
          </w:pPr>
        </w:pPrChange>
      </w:pPr>
      <w:bookmarkStart w:id="2592" w:name="_Toc369592859"/>
      <w:ins w:id="2593" w:author="paulac" w:date="2013-10-09T17:58:00Z">
        <w:r>
          <w:t>Continuar un termini aturat</w:t>
        </w:r>
        <w:bookmarkEnd w:id="2592"/>
      </w:ins>
    </w:p>
    <w:p w:rsidR="00E23787" w:rsidRPr="002D778A" w:rsidRDefault="00E23787" w:rsidP="00E23787">
      <w:pPr>
        <w:spacing w:after="120"/>
        <w:rPr>
          <w:ins w:id="2594" w:author="paulac" w:date="2013-10-09T17:58:00Z"/>
        </w:rPr>
      </w:pPr>
      <w:ins w:id="2595" w:author="paulac" w:date="2013-10-09T17:58:00Z">
        <w:r>
          <w:t>Aquest handler ens permet continuar un termini aturat.</w:t>
        </w:r>
      </w:ins>
    </w:p>
    <w:p w:rsidR="00E23787" w:rsidRDefault="00E23787" w:rsidP="00E23787">
      <w:pPr>
        <w:pStyle w:val="Pargrafdellista"/>
        <w:numPr>
          <w:ilvl w:val="0"/>
          <w:numId w:val="8"/>
        </w:numPr>
        <w:rPr>
          <w:ins w:id="2596" w:author="paulac" w:date="2013-10-09T17:58:00Z"/>
        </w:rPr>
      </w:pPr>
      <w:ins w:id="2597" w:author="paulac" w:date="2013-10-09T17:58:00Z">
        <w:r>
          <w:t xml:space="preserve">Classe: </w:t>
        </w:r>
        <w:r w:rsidRPr="002D778A">
          <w:t>net.conselldemallorca.helium.jbpm3.handlers</w:t>
        </w:r>
        <w:r>
          <w:t>.TerminiContinuarHandler</w:t>
        </w:r>
      </w:ins>
    </w:p>
    <w:p w:rsidR="00E23787" w:rsidRDefault="00E23787" w:rsidP="00E23787">
      <w:pPr>
        <w:pStyle w:val="Pargrafdellista"/>
        <w:numPr>
          <w:ilvl w:val="0"/>
          <w:numId w:val="8"/>
        </w:numPr>
        <w:rPr>
          <w:ins w:id="2598" w:author="paulac" w:date="2013-10-09T17:58:00Z"/>
        </w:rPr>
      </w:pPr>
      <w:ins w:id="2599" w:author="paulac" w:date="2013-10-09T17:58:00Z">
        <w:r>
          <w:t>Paràmetres:</w:t>
        </w:r>
      </w:ins>
    </w:p>
    <w:tbl>
      <w:tblPr>
        <w:tblStyle w:val="LIMIT"/>
        <w:tblW w:w="7860" w:type="dxa"/>
        <w:tblLayout w:type="fixed"/>
        <w:tblLook w:val="04A0"/>
        <w:tblPrChange w:id="2600" w:author="paulac" w:date="2013-10-10T10:57:00Z">
          <w:tblPr>
            <w:tblW w:w="7860" w:type="dxa"/>
            <w:jc w:val="center"/>
            <w:tblInd w:w="-157"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Layout w:type="fixed"/>
            <w:tblLook w:val="04A0"/>
          </w:tblPr>
        </w:tblPrChange>
      </w:tblPr>
      <w:tblGrid>
        <w:gridCol w:w="2108"/>
        <w:gridCol w:w="5752"/>
        <w:tblGridChange w:id="2601">
          <w:tblGrid>
            <w:gridCol w:w="2108"/>
            <w:gridCol w:w="5752"/>
          </w:tblGrid>
        </w:tblGridChange>
      </w:tblGrid>
      <w:tr w:rsidR="00E23787" w:rsidRPr="00332B27" w:rsidTr="00FA406B">
        <w:trPr>
          <w:cnfStyle w:val="100000000000"/>
          <w:trHeight w:val="340"/>
          <w:ins w:id="2602" w:author="paulac" w:date="2013-10-09T17:58:00Z"/>
          <w:trPrChange w:id="2603" w:author="paulac" w:date="2013-10-10T10:57:00Z">
            <w:trPr>
              <w:trHeight w:val="340"/>
              <w:jc w:val="center"/>
            </w:trPr>
          </w:trPrChange>
        </w:trPr>
        <w:tc>
          <w:tcPr>
            <w:cnfStyle w:val="001000000000"/>
            <w:tcW w:w="2108" w:type="dxa"/>
            <w:tcPrChange w:id="2604" w:author="paulac" w:date="2013-10-10T10:57:00Z">
              <w:tcPr>
                <w:tcW w:w="2108" w:type="dxa"/>
              </w:tcPr>
            </w:tcPrChange>
          </w:tcPr>
          <w:p w:rsidR="00E23787" w:rsidRPr="00332B27" w:rsidRDefault="00E23787" w:rsidP="00F12DC6">
            <w:pPr>
              <w:cnfStyle w:val="101000000000"/>
              <w:rPr>
                <w:ins w:id="2605" w:author="paulac" w:date="2013-10-09T17:58:00Z"/>
              </w:rPr>
            </w:pPr>
            <w:ins w:id="2606" w:author="paulac" w:date="2013-10-09T17:58:00Z">
              <w:r w:rsidRPr="00332B27">
                <w:t>Nom paràmetre</w:t>
              </w:r>
            </w:ins>
          </w:p>
        </w:tc>
        <w:tc>
          <w:tcPr>
            <w:tcW w:w="5752" w:type="dxa"/>
            <w:tcPrChange w:id="2607" w:author="paulac" w:date="2013-10-10T10:57:00Z">
              <w:tcPr>
                <w:tcW w:w="5752" w:type="dxa"/>
              </w:tcPr>
            </w:tcPrChange>
          </w:tcPr>
          <w:p w:rsidR="00E23787" w:rsidRPr="00332B27" w:rsidRDefault="00E23787" w:rsidP="00F12DC6">
            <w:pPr>
              <w:cnfStyle w:val="100000000000"/>
              <w:rPr>
                <w:ins w:id="2608" w:author="paulac" w:date="2013-10-09T17:58:00Z"/>
              </w:rPr>
            </w:pPr>
            <w:ins w:id="2609" w:author="paulac" w:date="2013-10-09T17:58:00Z">
              <w:r w:rsidRPr="00332B27">
                <w:t>Descripció</w:t>
              </w:r>
            </w:ins>
          </w:p>
        </w:tc>
      </w:tr>
      <w:tr w:rsidR="00E23787" w:rsidRPr="00CE5945" w:rsidTr="00FA406B">
        <w:trPr>
          <w:cnfStyle w:val="000000100000"/>
          <w:trHeight w:val="397"/>
          <w:ins w:id="2610" w:author="paulac" w:date="2013-10-09T17:58:00Z"/>
          <w:trPrChange w:id="2611" w:author="paulac" w:date="2013-10-10T10:57:00Z">
            <w:trPr>
              <w:trHeight w:val="397"/>
              <w:jc w:val="center"/>
            </w:trPr>
          </w:trPrChange>
        </w:trPr>
        <w:tc>
          <w:tcPr>
            <w:cnfStyle w:val="001000000000"/>
            <w:tcW w:w="2108" w:type="dxa"/>
            <w:tcPrChange w:id="2612" w:author="paulac" w:date="2013-10-10T10:57:00Z">
              <w:tcPr>
                <w:tcW w:w="2108" w:type="dxa"/>
                <w:vAlign w:val="center"/>
              </w:tcPr>
            </w:tcPrChange>
          </w:tcPr>
          <w:p w:rsidR="00E21426" w:rsidRDefault="000D0864">
            <w:pPr>
              <w:jc w:val="left"/>
              <w:cnfStyle w:val="001000100000"/>
              <w:rPr>
                <w:ins w:id="2613" w:author="paulac" w:date="2013-10-09T17:58:00Z"/>
                <w:b w:val="0"/>
                <w:bCs w:val="0"/>
                <w:rPrChange w:id="2614" w:author="paulac" w:date="2013-10-14T13:14:00Z">
                  <w:rPr>
                    <w:ins w:id="2615" w:author="paulac" w:date="2013-10-09T17:58:00Z"/>
                    <w:rFonts w:eastAsiaTheme="minorHAnsi"/>
                    <w:b w:val="0"/>
                    <w:bCs w:val="0"/>
                    <w:szCs w:val="22"/>
                    <w:lang w:val="ca-ES" w:eastAsia="en-US"/>
                  </w:rPr>
                </w:rPrChange>
              </w:rPr>
              <w:pPrChange w:id="2616" w:author="paulac" w:date="2013-10-14T13:14:00Z">
                <w:pPr>
                  <w:spacing w:after="200" w:line="276" w:lineRule="auto"/>
                  <w:jc w:val="left"/>
                  <w:cnfStyle w:val="001000100000"/>
                </w:pPr>
              </w:pPrChange>
            </w:pPr>
            <w:ins w:id="2617" w:author="paulac" w:date="2013-10-09T17:58:00Z">
              <w:r w:rsidRPr="000D0864">
                <w:rPr>
                  <w:rFonts w:eastAsiaTheme="minorHAnsi"/>
                  <w:rPrChange w:id="2618" w:author="paulac" w:date="2013-10-14T13:14:00Z">
                    <w:rPr>
                      <w:rFonts w:asciiTheme="majorHAnsi" w:eastAsiaTheme="majorEastAsia" w:hAnsiTheme="majorHAnsi" w:cstheme="majorBidi"/>
                      <w:color w:val="0000FF" w:themeColor="hyperlink"/>
                      <w:u w:val="single"/>
                    </w:rPr>
                  </w:rPrChange>
                </w:rPr>
                <w:t>terminiCodi</w:t>
              </w:r>
            </w:ins>
          </w:p>
        </w:tc>
        <w:tc>
          <w:tcPr>
            <w:tcW w:w="5752" w:type="dxa"/>
            <w:tcPrChange w:id="2619" w:author="paulac" w:date="2013-10-10T10:57:00Z">
              <w:tcPr>
                <w:tcW w:w="5752" w:type="dxa"/>
                <w:vAlign w:val="center"/>
              </w:tcPr>
            </w:tcPrChange>
          </w:tcPr>
          <w:p w:rsidR="00E23787" w:rsidRPr="00CE5945" w:rsidRDefault="00E23787" w:rsidP="00F12DC6">
            <w:pPr>
              <w:jc w:val="left"/>
              <w:cnfStyle w:val="000000100000"/>
              <w:rPr>
                <w:ins w:id="2620" w:author="paulac" w:date="2013-10-09T17:58:00Z"/>
              </w:rPr>
            </w:pPr>
            <w:ins w:id="2621" w:author="paulac" w:date="2013-10-09T17:58:00Z">
              <w:r>
                <w:t>Codi del termini iniciat</w:t>
              </w:r>
            </w:ins>
          </w:p>
        </w:tc>
      </w:tr>
      <w:tr w:rsidR="00E23787" w:rsidRPr="00CE5945" w:rsidTr="00FA406B">
        <w:trPr>
          <w:trHeight w:val="397"/>
          <w:ins w:id="2622" w:author="paulac" w:date="2013-10-09T17:58:00Z"/>
          <w:trPrChange w:id="2623" w:author="paulac" w:date="2013-10-10T10:57:00Z">
            <w:trPr>
              <w:trHeight w:val="397"/>
              <w:jc w:val="center"/>
            </w:trPr>
          </w:trPrChange>
        </w:trPr>
        <w:tc>
          <w:tcPr>
            <w:cnfStyle w:val="001000000000"/>
            <w:tcW w:w="2108" w:type="dxa"/>
            <w:tcPrChange w:id="2624" w:author="paulac" w:date="2013-10-10T10:57:00Z">
              <w:tcPr>
                <w:tcW w:w="2108" w:type="dxa"/>
                <w:vAlign w:val="center"/>
              </w:tcPr>
            </w:tcPrChange>
          </w:tcPr>
          <w:p w:rsidR="00E21426" w:rsidRDefault="000D0864">
            <w:pPr>
              <w:jc w:val="left"/>
              <w:rPr>
                <w:ins w:id="2625" w:author="paulac" w:date="2013-10-09T17:58:00Z"/>
                <w:b w:val="0"/>
                <w:bCs w:val="0"/>
                <w:rPrChange w:id="2626" w:author="paulac" w:date="2013-10-14T13:14:00Z">
                  <w:rPr>
                    <w:ins w:id="2627" w:author="paulac" w:date="2013-10-09T17:58:00Z"/>
                    <w:rFonts w:eastAsiaTheme="minorHAnsi"/>
                    <w:b w:val="0"/>
                    <w:bCs w:val="0"/>
                    <w:szCs w:val="22"/>
                    <w:lang w:val="ca-ES" w:eastAsia="en-US"/>
                  </w:rPr>
                </w:rPrChange>
              </w:rPr>
              <w:pPrChange w:id="2628" w:author="paulac" w:date="2013-10-14T13:14:00Z">
                <w:pPr>
                  <w:spacing w:after="200" w:line="276" w:lineRule="auto"/>
                  <w:jc w:val="left"/>
                </w:pPr>
              </w:pPrChange>
            </w:pPr>
            <w:ins w:id="2629" w:author="paulac" w:date="2013-10-09T17:58:00Z">
              <w:r w:rsidRPr="000D0864">
                <w:rPr>
                  <w:rFonts w:eastAsiaTheme="minorHAnsi"/>
                  <w:rPrChange w:id="2630" w:author="paulac" w:date="2013-10-14T13:14:00Z">
                    <w:rPr>
                      <w:rFonts w:asciiTheme="majorHAnsi" w:eastAsiaTheme="majorEastAsia" w:hAnsiTheme="majorHAnsi" w:cstheme="majorBidi"/>
                      <w:color w:val="0000FF" w:themeColor="hyperlink"/>
                      <w:u w:val="single"/>
                    </w:rPr>
                  </w:rPrChange>
                </w:rPr>
                <w:t>varTerminiCodi</w:t>
              </w:r>
            </w:ins>
          </w:p>
        </w:tc>
        <w:tc>
          <w:tcPr>
            <w:tcW w:w="5752" w:type="dxa"/>
            <w:tcPrChange w:id="2631" w:author="paulac" w:date="2013-10-10T10:57:00Z">
              <w:tcPr>
                <w:tcW w:w="5752" w:type="dxa"/>
                <w:vAlign w:val="center"/>
              </w:tcPr>
            </w:tcPrChange>
          </w:tcPr>
          <w:p w:rsidR="00E23787" w:rsidRPr="00CE5945" w:rsidRDefault="00E23787" w:rsidP="00F12DC6">
            <w:pPr>
              <w:jc w:val="left"/>
              <w:cnfStyle w:val="000000000000"/>
              <w:rPr>
                <w:ins w:id="2632" w:author="paulac" w:date="2013-10-09T17:58:00Z"/>
              </w:rPr>
            </w:pPr>
            <w:ins w:id="2633" w:author="paulac" w:date="2013-10-09T17:58:00Z">
              <w:r w:rsidRPr="00CE5945">
                <w:t xml:space="preserve">Variable que conté el </w:t>
              </w:r>
              <w:r>
                <w:t>codi del termini iniciat</w:t>
              </w:r>
            </w:ins>
          </w:p>
        </w:tc>
      </w:tr>
      <w:tr w:rsidR="00E23787" w:rsidRPr="006A3F3D" w:rsidTr="00FA406B">
        <w:trPr>
          <w:cnfStyle w:val="000000100000"/>
          <w:trHeight w:val="397"/>
          <w:ins w:id="2634" w:author="paulac" w:date="2013-10-09T17:58:00Z"/>
          <w:trPrChange w:id="2635" w:author="paulac" w:date="2013-10-10T10:57:00Z">
            <w:trPr>
              <w:trHeight w:val="397"/>
              <w:jc w:val="center"/>
            </w:trPr>
          </w:trPrChange>
        </w:trPr>
        <w:tc>
          <w:tcPr>
            <w:cnfStyle w:val="001000000000"/>
            <w:tcW w:w="2108" w:type="dxa"/>
            <w:tcPrChange w:id="2636" w:author="paulac" w:date="2013-10-10T10:57:00Z">
              <w:tcPr>
                <w:tcW w:w="2108" w:type="dxa"/>
                <w:vAlign w:val="center"/>
              </w:tcPr>
            </w:tcPrChange>
          </w:tcPr>
          <w:p w:rsidR="00E21426" w:rsidRDefault="000D0864">
            <w:pPr>
              <w:jc w:val="left"/>
              <w:cnfStyle w:val="001000100000"/>
              <w:rPr>
                <w:ins w:id="2637" w:author="paulac" w:date="2013-10-09T17:58:00Z"/>
                <w:b w:val="0"/>
                <w:bCs w:val="0"/>
                <w:rPrChange w:id="2638" w:author="paulac" w:date="2013-10-14T13:14:00Z">
                  <w:rPr>
                    <w:ins w:id="2639" w:author="paulac" w:date="2013-10-09T17:58:00Z"/>
                    <w:rFonts w:eastAsiaTheme="minorHAnsi"/>
                    <w:b w:val="0"/>
                    <w:bCs w:val="0"/>
                    <w:szCs w:val="22"/>
                    <w:lang w:val="ca-ES" w:eastAsia="en-US"/>
                  </w:rPr>
                </w:rPrChange>
              </w:rPr>
              <w:pPrChange w:id="2640" w:author="paulac" w:date="2013-10-14T13:14:00Z">
                <w:pPr>
                  <w:spacing w:after="200" w:line="276" w:lineRule="auto"/>
                  <w:jc w:val="left"/>
                  <w:cnfStyle w:val="001000100000"/>
                </w:pPr>
              </w:pPrChange>
            </w:pPr>
            <w:ins w:id="2641" w:author="paulac" w:date="2013-10-09T17:58:00Z">
              <w:r w:rsidRPr="000D0864">
                <w:rPr>
                  <w:rFonts w:eastAsiaTheme="minorHAnsi"/>
                  <w:rPrChange w:id="2642" w:author="paulac" w:date="2013-10-14T13:14:00Z">
                    <w:rPr>
                      <w:rFonts w:asciiTheme="majorHAnsi" w:eastAsiaTheme="majorEastAsia" w:hAnsiTheme="majorHAnsi" w:cstheme="majorBidi"/>
                      <w:color w:val="0000FF" w:themeColor="hyperlink"/>
                      <w:u w:val="single"/>
                    </w:rPr>
                  </w:rPrChange>
                </w:rPr>
                <w:t>varData</w:t>
              </w:r>
            </w:ins>
          </w:p>
        </w:tc>
        <w:tc>
          <w:tcPr>
            <w:tcW w:w="5752" w:type="dxa"/>
            <w:tcPrChange w:id="2643" w:author="paulac" w:date="2013-10-10T10:57:00Z">
              <w:tcPr>
                <w:tcW w:w="5752" w:type="dxa"/>
                <w:vAlign w:val="center"/>
              </w:tcPr>
            </w:tcPrChange>
          </w:tcPr>
          <w:p w:rsidR="00E23787" w:rsidRPr="006A3F3D" w:rsidRDefault="00E23787" w:rsidP="00F12DC6">
            <w:pPr>
              <w:jc w:val="left"/>
              <w:cnfStyle w:val="000000100000"/>
              <w:rPr>
                <w:ins w:id="2644" w:author="paulac" w:date="2013-10-09T17:58:00Z"/>
              </w:rPr>
            </w:pPr>
            <w:ins w:id="2645" w:author="paulac" w:date="2013-10-09T17:58:00Z">
              <w:r w:rsidRPr="006A3F3D">
                <w:t>Var</w:t>
              </w:r>
              <w:r>
                <w:t>ia</w:t>
              </w:r>
              <w:r w:rsidRPr="006A3F3D">
                <w:t>ble que conté la data en la que s’ha d</w:t>
              </w:r>
              <w:r>
                <w:t>e continuar</w:t>
              </w:r>
              <w:r w:rsidRPr="006A3F3D">
                <w:t xml:space="preserve"> el termini</w:t>
              </w:r>
            </w:ins>
          </w:p>
        </w:tc>
      </w:tr>
    </w:tbl>
    <w:p w:rsidR="00E21426" w:rsidRDefault="00E21426">
      <w:pPr>
        <w:rPr>
          <w:ins w:id="2646" w:author="paulac" w:date="2013-10-09T17:47:00Z"/>
        </w:rPr>
        <w:pPrChange w:id="2647" w:author="paulac" w:date="2013-10-09T17:58:00Z">
          <w:pPr>
            <w:pStyle w:val="Ttol3"/>
            <w:spacing w:before="240" w:after="120"/>
          </w:pPr>
        </w:pPrChange>
      </w:pPr>
    </w:p>
    <w:p w:rsidR="00E21426" w:rsidRDefault="00E23787">
      <w:pPr>
        <w:pStyle w:val="Ttol4"/>
        <w:rPr>
          <w:ins w:id="2648" w:author="paulac" w:date="2013-10-09T17:59:00Z"/>
        </w:rPr>
        <w:pPrChange w:id="2649" w:author="paulac" w:date="2013-10-09T17:59:00Z">
          <w:pPr>
            <w:pStyle w:val="Ttol3"/>
            <w:spacing w:before="240" w:after="120"/>
            <w:jc w:val="left"/>
          </w:pPr>
        </w:pPrChange>
      </w:pPr>
      <w:bookmarkStart w:id="2650" w:name="_Toc369592860"/>
      <w:ins w:id="2651" w:author="paulac" w:date="2013-10-09T17:59:00Z">
        <w:r>
          <w:lastRenderedPageBreak/>
          <w:t>Cancel·lar un termini iniciat</w:t>
        </w:r>
        <w:bookmarkEnd w:id="2650"/>
      </w:ins>
    </w:p>
    <w:p w:rsidR="00E23787" w:rsidRPr="002D778A" w:rsidRDefault="00E23787" w:rsidP="00E23787">
      <w:pPr>
        <w:spacing w:after="120"/>
        <w:rPr>
          <w:ins w:id="2652" w:author="paulac" w:date="2013-10-09T17:59:00Z"/>
        </w:rPr>
      </w:pPr>
      <w:ins w:id="2653" w:author="paulac" w:date="2013-10-09T17:59:00Z">
        <w:r>
          <w:t>Aquest handler ens permet cancel·lar un termini iniciat.</w:t>
        </w:r>
      </w:ins>
    </w:p>
    <w:p w:rsidR="00E23787" w:rsidRDefault="00E23787" w:rsidP="00E23787">
      <w:pPr>
        <w:pStyle w:val="Pargrafdellista"/>
        <w:numPr>
          <w:ilvl w:val="0"/>
          <w:numId w:val="8"/>
        </w:numPr>
        <w:rPr>
          <w:ins w:id="2654" w:author="paulac" w:date="2013-10-09T17:59:00Z"/>
        </w:rPr>
      </w:pPr>
      <w:ins w:id="2655" w:author="paulac" w:date="2013-10-09T17:59:00Z">
        <w:r>
          <w:t xml:space="preserve">Classe: </w:t>
        </w:r>
        <w:r w:rsidRPr="002D778A">
          <w:t>net.conselldemallorca.helium.jbpm3.handlers</w:t>
        </w:r>
        <w:r>
          <w:t>.TerminiCancelarHandler</w:t>
        </w:r>
      </w:ins>
    </w:p>
    <w:p w:rsidR="00E23787" w:rsidRDefault="00E23787" w:rsidP="00E23787">
      <w:pPr>
        <w:pStyle w:val="Pargrafdellista"/>
        <w:numPr>
          <w:ilvl w:val="0"/>
          <w:numId w:val="8"/>
        </w:numPr>
        <w:rPr>
          <w:ins w:id="2656" w:author="paulac" w:date="2013-10-14T16:19:00Z"/>
        </w:rPr>
      </w:pPr>
      <w:ins w:id="2657" w:author="paulac" w:date="2013-10-09T17:59:00Z">
        <w:r>
          <w:t>Paràmetres:</w:t>
        </w:r>
      </w:ins>
    </w:p>
    <w:tbl>
      <w:tblPr>
        <w:tblStyle w:val="LIMIT"/>
        <w:tblW w:w="7860" w:type="dxa"/>
        <w:tblLayout w:type="fixed"/>
        <w:tblLook w:val="04A0"/>
        <w:tblPrChange w:id="2658" w:author="paulac" w:date="2013-10-10T10:57:00Z">
          <w:tblPr>
            <w:tblW w:w="7860" w:type="dxa"/>
            <w:jc w:val="center"/>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Layout w:type="fixed"/>
            <w:tblLook w:val="04A0"/>
          </w:tblPr>
        </w:tblPrChange>
      </w:tblPr>
      <w:tblGrid>
        <w:gridCol w:w="2108"/>
        <w:gridCol w:w="5752"/>
        <w:tblGridChange w:id="2659">
          <w:tblGrid>
            <w:gridCol w:w="2108"/>
            <w:gridCol w:w="5752"/>
          </w:tblGrid>
        </w:tblGridChange>
      </w:tblGrid>
      <w:tr w:rsidR="00E23787" w:rsidRPr="00332B27" w:rsidTr="00FA406B">
        <w:trPr>
          <w:cnfStyle w:val="100000000000"/>
          <w:trHeight w:val="340"/>
          <w:ins w:id="2660" w:author="paulac" w:date="2013-10-09T17:59:00Z"/>
          <w:trPrChange w:id="2661" w:author="paulac" w:date="2013-10-10T10:57:00Z">
            <w:trPr>
              <w:cantSplit/>
              <w:trHeight w:val="340"/>
              <w:jc w:val="center"/>
            </w:trPr>
          </w:trPrChange>
        </w:trPr>
        <w:tc>
          <w:tcPr>
            <w:cnfStyle w:val="001000000000"/>
            <w:tcW w:w="2108" w:type="dxa"/>
            <w:tcPrChange w:id="2662" w:author="paulac" w:date="2013-10-10T10:57:00Z">
              <w:tcPr>
                <w:tcW w:w="2108" w:type="dxa"/>
              </w:tcPr>
            </w:tcPrChange>
          </w:tcPr>
          <w:p w:rsidR="00E23787" w:rsidRPr="00332B27" w:rsidRDefault="00E23787" w:rsidP="00F12DC6">
            <w:pPr>
              <w:cnfStyle w:val="101000000000"/>
              <w:rPr>
                <w:ins w:id="2663" w:author="paulac" w:date="2013-10-09T17:59:00Z"/>
              </w:rPr>
            </w:pPr>
            <w:ins w:id="2664" w:author="paulac" w:date="2013-10-09T17:59:00Z">
              <w:r w:rsidRPr="00332B27">
                <w:t>Nom paràmetre</w:t>
              </w:r>
            </w:ins>
          </w:p>
        </w:tc>
        <w:tc>
          <w:tcPr>
            <w:tcW w:w="5752" w:type="dxa"/>
            <w:tcPrChange w:id="2665" w:author="paulac" w:date="2013-10-10T10:57:00Z">
              <w:tcPr>
                <w:tcW w:w="5752" w:type="dxa"/>
              </w:tcPr>
            </w:tcPrChange>
          </w:tcPr>
          <w:p w:rsidR="00E23787" w:rsidRPr="00332B27" w:rsidRDefault="00E23787" w:rsidP="00F12DC6">
            <w:pPr>
              <w:cnfStyle w:val="100000000000"/>
              <w:rPr>
                <w:ins w:id="2666" w:author="paulac" w:date="2013-10-09T17:59:00Z"/>
              </w:rPr>
            </w:pPr>
            <w:ins w:id="2667" w:author="paulac" w:date="2013-10-09T17:59:00Z">
              <w:r w:rsidRPr="00332B27">
                <w:t>Descripció</w:t>
              </w:r>
            </w:ins>
          </w:p>
        </w:tc>
      </w:tr>
      <w:tr w:rsidR="00E23787" w:rsidRPr="00CE5945" w:rsidTr="00FA406B">
        <w:trPr>
          <w:cnfStyle w:val="000000100000"/>
          <w:trHeight w:val="397"/>
          <w:ins w:id="2668" w:author="paulac" w:date="2013-10-09T17:59:00Z"/>
          <w:trPrChange w:id="2669" w:author="paulac" w:date="2013-10-10T10:57:00Z">
            <w:trPr>
              <w:cantSplit/>
              <w:trHeight w:val="397"/>
              <w:jc w:val="center"/>
            </w:trPr>
          </w:trPrChange>
        </w:trPr>
        <w:tc>
          <w:tcPr>
            <w:cnfStyle w:val="001000000000"/>
            <w:tcW w:w="2108" w:type="dxa"/>
            <w:tcPrChange w:id="2670" w:author="paulac" w:date="2013-10-10T10:57:00Z">
              <w:tcPr>
                <w:tcW w:w="2108" w:type="dxa"/>
                <w:vAlign w:val="center"/>
              </w:tcPr>
            </w:tcPrChange>
          </w:tcPr>
          <w:p w:rsidR="00E21426" w:rsidRDefault="000D0864">
            <w:pPr>
              <w:jc w:val="left"/>
              <w:cnfStyle w:val="001000100000"/>
              <w:rPr>
                <w:ins w:id="2671" w:author="paulac" w:date="2013-10-09T17:59:00Z"/>
                <w:b w:val="0"/>
                <w:bCs w:val="0"/>
                <w:rPrChange w:id="2672" w:author="paulac" w:date="2013-10-14T13:14:00Z">
                  <w:rPr>
                    <w:ins w:id="2673" w:author="paulac" w:date="2013-10-09T17:59:00Z"/>
                    <w:rFonts w:eastAsiaTheme="minorHAnsi"/>
                    <w:b w:val="0"/>
                    <w:bCs w:val="0"/>
                    <w:szCs w:val="22"/>
                    <w:lang w:val="ca-ES" w:eastAsia="en-US"/>
                  </w:rPr>
                </w:rPrChange>
              </w:rPr>
              <w:pPrChange w:id="2674" w:author="paulac" w:date="2013-10-14T13:14:00Z">
                <w:pPr>
                  <w:spacing w:after="200" w:line="276" w:lineRule="auto"/>
                  <w:jc w:val="left"/>
                  <w:cnfStyle w:val="001000100000"/>
                </w:pPr>
              </w:pPrChange>
            </w:pPr>
            <w:ins w:id="2675" w:author="paulac" w:date="2013-10-09T17:59:00Z">
              <w:r w:rsidRPr="000D0864">
                <w:rPr>
                  <w:rFonts w:eastAsiaTheme="minorHAnsi"/>
                  <w:rPrChange w:id="2676" w:author="paulac" w:date="2013-10-14T13:14:00Z">
                    <w:rPr>
                      <w:rFonts w:asciiTheme="majorHAnsi" w:eastAsiaTheme="majorEastAsia" w:hAnsiTheme="majorHAnsi" w:cstheme="majorBidi"/>
                      <w:color w:val="0000FF" w:themeColor="hyperlink"/>
                      <w:u w:val="single"/>
                    </w:rPr>
                  </w:rPrChange>
                </w:rPr>
                <w:t>terminiCodi</w:t>
              </w:r>
            </w:ins>
          </w:p>
        </w:tc>
        <w:tc>
          <w:tcPr>
            <w:tcW w:w="5752" w:type="dxa"/>
            <w:tcPrChange w:id="2677" w:author="paulac" w:date="2013-10-10T10:57:00Z">
              <w:tcPr>
                <w:tcW w:w="5752" w:type="dxa"/>
                <w:vAlign w:val="center"/>
              </w:tcPr>
            </w:tcPrChange>
          </w:tcPr>
          <w:p w:rsidR="00E23787" w:rsidRPr="00CE5945" w:rsidRDefault="00E23787" w:rsidP="00F12DC6">
            <w:pPr>
              <w:jc w:val="left"/>
              <w:cnfStyle w:val="000000100000"/>
              <w:rPr>
                <w:ins w:id="2678" w:author="paulac" w:date="2013-10-09T17:59:00Z"/>
              </w:rPr>
            </w:pPr>
            <w:ins w:id="2679" w:author="paulac" w:date="2013-10-09T17:59:00Z">
              <w:r>
                <w:t>Codi del termini iniciat</w:t>
              </w:r>
            </w:ins>
          </w:p>
        </w:tc>
      </w:tr>
      <w:tr w:rsidR="00E23787" w:rsidRPr="00CE5945" w:rsidTr="00FA406B">
        <w:trPr>
          <w:trHeight w:val="397"/>
          <w:ins w:id="2680" w:author="paulac" w:date="2013-10-09T17:59:00Z"/>
          <w:trPrChange w:id="2681" w:author="paulac" w:date="2013-10-10T10:57:00Z">
            <w:trPr>
              <w:cantSplit/>
              <w:trHeight w:val="397"/>
              <w:jc w:val="center"/>
            </w:trPr>
          </w:trPrChange>
        </w:trPr>
        <w:tc>
          <w:tcPr>
            <w:cnfStyle w:val="001000000000"/>
            <w:tcW w:w="2108" w:type="dxa"/>
            <w:tcPrChange w:id="2682" w:author="paulac" w:date="2013-10-10T10:57:00Z">
              <w:tcPr>
                <w:tcW w:w="2108" w:type="dxa"/>
                <w:vAlign w:val="center"/>
              </w:tcPr>
            </w:tcPrChange>
          </w:tcPr>
          <w:p w:rsidR="00E21426" w:rsidRDefault="000D0864">
            <w:pPr>
              <w:jc w:val="left"/>
              <w:rPr>
                <w:ins w:id="2683" w:author="paulac" w:date="2013-10-09T17:59:00Z"/>
                <w:b w:val="0"/>
                <w:bCs w:val="0"/>
                <w:rPrChange w:id="2684" w:author="paulac" w:date="2013-10-14T13:14:00Z">
                  <w:rPr>
                    <w:ins w:id="2685" w:author="paulac" w:date="2013-10-09T17:59:00Z"/>
                    <w:rFonts w:eastAsiaTheme="minorHAnsi"/>
                    <w:b w:val="0"/>
                    <w:bCs w:val="0"/>
                    <w:szCs w:val="22"/>
                    <w:lang w:val="ca-ES" w:eastAsia="en-US"/>
                  </w:rPr>
                </w:rPrChange>
              </w:rPr>
              <w:pPrChange w:id="2686" w:author="paulac" w:date="2013-10-14T13:14:00Z">
                <w:pPr>
                  <w:spacing w:after="200" w:line="276" w:lineRule="auto"/>
                  <w:jc w:val="left"/>
                </w:pPr>
              </w:pPrChange>
            </w:pPr>
            <w:ins w:id="2687" w:author="paulac" w:date="2013-10-09T17:59:00Z">
              <w:r w:rsidRPr="000D0864">
                <w:rPr>
                  <w:rFonts w:eastAsiaTheme="minorHAnsi"/>
                  <w:rPrChange w:id="2688" w:author="paulac" w:date="2013-10-14T13:14:00Z">
                    <w:rPr>
                      <w:rFonts w:asciiTheme="majorHAnsi" w:eastAsiaTheme="majorEastAsia" w:hAnsiTheme="majorHAnsi" w:cstheme="majorBidi"/>
                      <w:color w:val="0000FF" w:themeColor="hyperlink"/>
                      <w:u w:val="single"/>
                    </w:rPr>
                  </w:rPrChange>
                </w:rPr>
                <w:t>varTerminiCodi</w:t>
              </w:r>
            </w:ins>
          </w:p>
        </w:tc>
        <w:tc>
          <w:tcPr>
            <w:tcW w:w="5752" w:type="dxa"/>
            <w:tcPrChange w:id="2689" w:author="paulac" w:date="2013-10-10T10:57:00Z">
              <w:tcPr>
                <w:tcW w:w="5752" w:type="dxa"/>
                <w:vAlign w:val="center"/>
              </w:tcPr>
            </w:tcPrChange>
          </w:tcPr>
          <w:p w:rsidR="00E23787" w:rsidRPr="00CE5945" w:rsidRDefault="00E23787" w:rsidP="00F12DC6">
            <w:pPr>
              <w:jc w:val="left"/>
              <w:cnfStyle w:val="000000000000"/>
              <w:rPr>
                <w:ins w:id="2690" w:author="paulac" w:date="2013-10-09T17:59:00Z"/>
              </w:rPr>
            </w:pPr>
            <w:ins w:id="2691" w:author="paulac" w:date="2013-10-09T17:59:00Z">
              <w:r w:rsidRPr="00CE5945">
                <w:t xml:space="preserve">Variable que conté el </w:t>
              </w:r>
              <w:r>
                <w:t>codi del termini iniciat</w:t>
              </w:r>
            </w:ins>
          </w:p>
        </w:tc>
      </w:tr>
      <w:tr w:rsidR="00E23787" w:rsidRPr="006A3F3D" w:rsidTr="00FA406B">
        <w:trPr>
          <w:cnfStyle w:val="000000100000"/>
          <w:trHeight w:val="397"/>
          <w:ins w:id="2692" w:author="paulac" w:date="2013-10-09T17:59:00Z"/>
          <w:trPrChange w:id="2693" w:author="paulac" w:date="2013-10-10T10:57:00Z">
            <w:trPr>
              <w:cantSplit/>
              <w:trHeight w:val="397"/>
              <w:jc w:val="center"/>
            </w:trPr>
          </w:trPrChange>
        </w:trPr>
        <w:tc>
          <w:tcPr>
            <w:cnfStyle w:val="001000000000"/>
            <w:tcW w:w="2108" w:type="dxa"/>
            <w:tcPrChange w:id="2694" w:author="paulac" w:date="2013-10-10T10:57:00Z">
              <w:tcPr>
                <w:tcW w:w="2108" w:type="dxa"/>
                <w:vAlign w:val="center"/>
              </w:tcPr>
            </w:tcPrChange>
          </w:tcPr>
          <w:p w:rsidR="00E21426" w:rsidRDefault="000D0864">
            <w:pPr>
              <w:jc w:val="left"/>
              <w:cnfStyle w:val="001000100000"/>
              <w:rPr>
                <w:ins w:id="2695" w:author="paulac" w:date="2013-10-09T17:59:00Z"/>
                <w:b w:val="0"/>
                <w:bCs w:val="0"/>
                <w:rPrChange w:id="2696" w:author="paulac" w:date="2013-10-14T13:14:00Z">
                  <w:rPr>
                    <w:ins w:id="2697" w:author="paulac" w:date="2013-10-09T17:59:00Z"/>
                    <w:rFonts w:eastAsiaTheme="minorHAnsi"/>
                    <w:b w:val="0"/>
                    <w:bCs w:val="0"/>
                    <w:szCs w:val="22"/>
                    <w:lang w:val="ca-ES" w:eastAsia="en-US"/>
                  </w:rPr>
                </w:rPrChange>
              </w:rPr>
              <w:pPrChange w:id="2698" w:author="paulac" w:date="2013-10-14T13:14:00Z">
                <w:pPr>
                  <w:spacing w:after="200" w:line="276" w:lineRule="auto"/>
                  <w:jc w:val="left"/>
                  <w:cnfStyle w:val="001000100000"/>
                </w:pPr>
              </w:pPrChange>
            </w:pPr>
            <w:ins w:id="2699" w:author="paulac" w:date="2013-10-09T17:59:00Z">
              <w:r w:rsidRPr="000D0864">
                <w:rPr>
                  <w:rFonts w:eastAsiaTheme="minorHAnsi"/>
                  <w:rPrChange w:id="2700" w:author="paulac" w:date="2013-10-14T13:14:00Z">
                    <w:rPr>
                      <w:rFonts w:asciiTheme="majorHAnsi" w:eastAsiaTheme="majorEastAsia" w:hAnsiTheme="majorHAnsi" w:cstheme="majorBidi"/>
                      <w:color w:val="0000FF" w:themeColor="hyperlink"/>
                      <w:u w:val="single"/>
                    </w:rPr>
                  </w:rPrChange>
                </w:rPr>
                <w:t>varData</w:t>
              </w:r>
            </w:ins>
          </w:p>
        </w:tc>
        <w:tc>
          <w:tcPr>
            <w:tcW w:w="5752" w:type="dxa"/>
            <w:tcPrChange w:id="2701" w:author="paulac" w:date="2013-10-10T10:57:00Z">
              <w:tcPr>
                <w:tcW w:w="5752" w:type="dxa"/>
                <w:vAlign w:val="center"/>
              </w:tcPr>
            </w:tcPrChange>
          </w:tcPr>
          <w:p w:rsidR="00E23787" w:rsidRPr="006A3F3D" w:rsidRDefault="00E23787" w:rsidP="00F12DC6">
            <w:pPr>
              <w:jc w:val="left"/>
              <w:cnfStyle w:val="000000100000"/>
              <w:rPr>
                <w:ins w:id="2702" w:author="paulac" w:date="2013-10-09T17:59:00Z"/>
              </w:rPr>
            </w:pPr>
            <w:ins w:id="2703" w:author="paulac" w:date="2013-10-09T17:59:00Z">
              <w:r w:rsidRPr="006A3F3D">
                <w:t>Var</w:t>
              </w:r>
              <w:r>
                <w:t>ia</w:t>
              </w:r>
              <w:r w:rsidRPr="006A3F3D">
                <w:t>ble que conté la data en la que s’ha d</w:t>
              </w:r>
              <w:r>
                <w:t>e cancel·lar</w:t>
              </w:r>
              <w:r w:rsidRPr="006A3F3D">
                <w:t xml:space="preserve"> el termini</w:t>
              </w:r>
            </w:ins>
          </w:p>
        </w:tc>
      </w:tr>
    </w:tbl>
    <w:p w:rsidR="00B6022D" w:rsidRDefault="00B6022D" w:rsidP="00B6022D">
      <w:pPr>
        <w:pStyle w:val="Ttol4"/>
        <w:rPr>
          <w:ins w:id="2704" w:author="paulac" w:date="2013-10-10T12:13:00Z"/>
        </w:rPr>
      </w:pPr>
      <w:bookmarkStart w:id="2705" w:name="_Toc369592861"/>
      <w:ins w:id="2706" w:author="paulac" w:date="2013-10-10T12:13:00Z">
        <w:r>
          <w:t>Calcular data inici d’un termini</w:t>
        </w:r>
        <w:bookmarkEnd w:id="2705"/>
      </w:ins>
    </w:p>
    <w:p w:rsidR="00B6022D" w:rsidRDefault="00B6022D" w:rsidP="00B6022D">
      <w:pPr>
        <w:rPr>
          <w:ins w:id="2707" w:author="paulac" w:date="2013-10-10T12:13:00Z"/>
        </w:rPr>
      </w:pPr>
      <w:ins w:id="2708" w:author="paulac" w:date="2013-10-10T12:13:00Z">
        <w:r>
          <w:t>Handler que calcula la data d’inici d’un temini.</w:t>
        </w:r>
      </w:ins>
      <w:ins w:id="2709" w:author="paulac" w:date="2013-10-14T13:15:00Z">
        <w:r w:rsidR="000D1865">
          <w:t xml:space="preserve"> Aquest termini pot ser un termini de la definició de procés o correspondre a una variable de tipus termini.</w:t>
        </w:r>
      </w:ins>
    </w:p>
    <w:p w:rsidR="00B6022D" w:rsidRDefault="00B6022D" w:rsidP="00B6022D">
      <w:pPr>
        <w:pStyle w:val="Pargrafdellista"/>
        <w:numPr>
          <w:ilvl w:val="0"/>
          <w:numId w:val="8"/>
        </w:numPr>
        <w:rPr>
          <w:ins w:id="2710" w:author="paulac" w:date="2013-10-10T12:13:00Z"/>
        </w:rPr>
      </w:pPr>
      <w:ins w:id="2711" w:author="paulac" w:date="2013-10-10T12:13:00Z">
        <w:r>
          <w:t xml:space="preserve">Classe: </w:t>
        </w:r>
        <w:r w:rsidRPr="002D778A">
          <w:t>net.conselldemallorca.helium.jbpm3.handlers</w:t>
        </w:r>
        <w:r>
          <w:t>.TerminiCalcularDataIniciHandler</w:t>
        </w:r>
      </w:ins>
    </w:p>
    <w:p w:rsidR="00B6022D" w:rsidRDefault="00B6022D" w:rsidP="00B6022D">
      <w:pPr>
        <w:pStyle w:val="Pargrafdellista"/>
        <w:numPr>
          <w:ilvl w:val="0"/>
          <w:numId w:val="8"/>
        </w:numPr>
        <w:rPr>
          <w:ins w:id="2712" w:author="paulac" w:date="2013-10-10T12:13:00Z"/>
        </w:rPr>
      </w:pPr>
      <w:ins w:id="2713" w:author="paulac" w:date="2013-10-10T12:13:00Z">
        <w:r>
          <w:t>Paràmetres:</w:t>
        </w:r>
      </w:ins>
    </w:p>
    <w:tbl>
      <w:tblPr>
        <w:tblStyle w:val="LIMIT"/>
        <w:tblW w:w="7860" w:type="dxa"/>
        <w:tblLayout w:type="fixed"/>
        <w:tblLook w:val="04A0"/>
      </w:tblPr>
      <w:tblGrid>
        <w:gridCol w:w="2108"/>
        <w:gridCol w:w="5752"/>
      </w:tblGrid>
      <w:tr w:rsidR="00B6022D" w:rsidRPr="00332B27" w:rsidTr="00EA4D18">
        <w:trPr>
          <w:cnfStyle w:val="100000000000"/>
          <w:trHeight w:val="340"/>
          <w:ins w:id="2714" w:author="paulac" w:date="2013-10-10T12:13:00Z"/>
        </w:trPr>
        <w:tc>
          <w:tcPr>
            <w:cnfStyle w:val="001000000000"/>
            <w:tcW w:w="2108" w:type="dxa"/>
          </w:tcPr>
          <w:p w:rsidR="00B6022D" w:rsidRPr="00332B27" w:rsidRDefault="00B6022D" w:rsidP="00EA4D18">
            <w:pPr>
              <w:rPr>
                <w:ins w:id="2715" w:author="paulac" w:date="2013-10-10T12:13:00Z"/>
              </w:rPr>
            </w:pPr>
            <w:ins w:id="2716" w:author="paulac" w:date="2013-10-10T12:13:00Z">
              <w:r w:rsidRPr="00332B27">
                <w:t>Nom paràmetre</w:t>
              </w:r>
            </w:ins>
          </w:p>
        </w:tc>
        <w:tc>
          <w:tcPr>
            <w:tcW w:w="5752" w:type="dxa"/>
          </w:tcPr>
          <w:p w:rsidR="00B6022D" w:rsidRPr="00332B27" w:rsidRDefault="00B6022D" w:rsidP="00EA4D18">
            <w:pPr>
              <w:cnfStyle w:val="100000000000"/>
              <w:rPr>
                <w:ins w:id="2717" w:author="paulac" w:date="2013-10-10T12:13:00Z"/>
              </w:rPr>
            </w:pPr>
            <w:ins w:id="2718" w:author="paulac" w:date="2013-10-10T12:13:00Z">
              <w:r w:rsidRPr="00332B27">
                <w:t>Descripció</w:t>
              </w:r>
            </w:ins>
          </w:p>
        </w:tc>
      </w:tr>
      <w:tr w:rsidR="00B6022D" w:rsidRPr="00CE5945" w:rsidTr="00EA4D18">
        <w:trPr>
          <w:cnfStyle w:val="000000100000"/>
          <w:trHeight w:val="397"/>
          <w:ins w:id="2719" w:author="paulac" w:date="2013-10-10T12:13:00Z"/>
        </w:trPr>
        <w:tc>
          <w:tcPr>
            <w:cnfStyle w:val="001000000000"/>
            <w:tcW w:w="2108" w:type="dxa"/>
          </w:tcPr>
          <w:p w:rsidR="00E21426" w:rsidRDefault="000D0864">
            <w:pPr>
              <w:jc w:val="left"/>
              <w:rPr>
                <w:ins w:id="2720" w:author="paulac" w:date="2013-10-10T12:13:00Z"/>
                <w:b w:val="0"/>
                <w:bCs w:val="0"/>
                <w:rPrChange w:id="2721" w:author="paulac" w:date="2013-10-14T16:16:00Z">
                  <w:rPr>
                    <w:ins w:id="2722" w:author="paulac" w:date="2013-10-10T12:13:00Z"/>
                    <w:rFonts w:eastAsiaTheme="minorHAnsi"/>
                    <w:b w:val="0"/>
                    <w:bCs w:val="0"/>
                    <w:szCs w:val="22"/>
                    <w:lang w:val="ca-ES" w:eastAsia="en-US"/>
                  </w:rPr>
                </w:rPrChange>
              </w:rPr>
              <w:pPrChange w:id="2723" w:author="paulac" w:date="2013-10-14T16:16:00Z">
                <w:pPr>
                  <w:spacing w:after="200" w:line="276" w:lineRule="auto"/>
                  <w:jc w:val="left"/>
                </w:pPr>
              </w:pPrChange>
            </w:pPr>
            <w:ins w:id="2724" w:author="paulac" w:date="2013-10-10T12:13:00Z">
              <w:r w:rsidRPr="000D0864">
                <w:rPr>
                  <w:rPrChange w:id="2725" w:author="paulac" w:date="2013-10-14T13:14:00Z">
                    <w:rPr>
                      <w:color w:val="0000FF" w:themeColor="hyperlink"/>
                      <w:u w:val="single"/>
                    </w:rPr>
                  </w:rPrChange>
                </w:rPr>
                <w:t>terminiCodi</w:t>
              </w:r>
            </w:ins>
          </w:p>
        </w:tc>
        <w:tc>
          <w:tcPr>
            <w:tcW w:w="5752" w:type="dxa"/>
          </w:tcPr>
          <w:p w:rsidR="00B6022D" w:rsidRPr="00CE5945" w:rsidRDefault="00B6022D" w:rsidP="00EA4D18">
            <w:pPr>
              <w:jc w:val="left"/>
              <w:cnfStyle w:val="000000100000"/>
              <w:rPr>
                <w:ins w:id="2726" w:author="paulac" w:date="2013-10-10T12:13:00Z"/>
              </w:rPr>
            </w:pPr>
            <w:ins w:id="2727" w:author="paulac" w:date="2013-10-10T12:13:00Z">
              <w:r>
                <w:t xml:space="preserve">Codi del termini </w:t>
              </w:r>
            </w:ins>
          </w:p>
        </w:tc>
      </w:tr>
      <w:tr w:rsidR="00B6022D" w:rsidRPr="00CE5945" w:rsidTr="00EA4D18">
        <w:trPr>
          <w:trHeight w:val="397"/>
          <w:ins w:id="2728" w:author="paulac" w:date="2013-10-10T12:13:00Z"/>
        </w:trPr>
        <w:tc>
          <w:tcPr>
            <w:cnfStyle w:val="001000000000"/>
            <w:tcW w:w="2108" w:type="dxa"/>
          </w:tcPr>
          <w:p w:rsidR="00E21426" w:rsidRDefault="000D0864">
            <w:pPr>
              <w:jc w:val="left"/>
              <w:rPr>
                <w:ins w:id="2729" w:author="paulac" w:date="2013-10-10T12:13:00Z"/>
                <w:b w:val="0"/>
                <w:bCs w:val="0"/>
                <w:rPrChange w:id="2730" w:author="paulac" w:date="2013-10-14T16:16:00Z">
                  <w:rPr>
                    <w:ins w:id="2731" w:author="paulac" w:date="2013-10-10T12:13:00Z"/>
                    <w:rFonts w:eastAsiaTheme="minorHAnsi"/>
                    <w:b w:val="0"/>
                    <w:bCs w:val="0"/>
                    <w:szCs w:val="22"/>
                    <w:lang w:val="ca-ES" w:eastAsia="en-US"/>
                  </w:rPr>
                </w:rPrChange>
              </w:rPr>
              <w:pPrChange w:id="2732" w:author="paulac" w:date="2013-10-14T16:16:00Z">
                <w:pPr>
                  <w:spacing w:after="200" w:line="276" w:lineRule="auto"/>
                  <w:jc w:val="left"/>
                </w:pPr>
              </w:pPrChange>
            </w:pPr>
            <w:ins w:id="2733" w:author="paulac" w:date="2013-10-10T12:13:00Z">
              <w:r w:rsidRPr="000D0864">
                <w:rPr>
                  <w:rPrChange w:id="2734" w:author="paulac" w:date="2013-10-14T13:14:00Z">
                    <w:rPr>
                      <w:color w:val="0000FF" w:themeColor="hyperlink"/>
                      <w:u w:val="single"/>
                    </w:rPr>
                  </w:rPrChange>
                </w:rPr>
                <w:t>varTerminiCodi</w:t>
              </w:r>
            </w:ins>
          </w:p>
        </w:tc>
        <w:tc>
          <w:tcPr>
            <w:tcW w:w="5752" w:type="dxa"/>
          </w:tcPr>
          <w:p w:rsidR="00B6022D" w:rsidRPr="00CE5945" w:rsidRDefault="00B6022D" w:rsidP="00EA4D18">
            <w:pPr>
              <w:jc w:val="left"/>
              <w:cnfStyle w:val="000000000000"/>
              <w:rPr>
                <w:ins w:id="2735" w:author="paulac" w:date="2013-10-10T12:13:00Z"/>
              </w:rPr>
            </w:pPr>
            <w:ins w:id="2736" w:author="paulac" w:date="2013-10-10T12:13:00Z">
              <w:r w:rsidRPr="00CE5945">
                <w:t xml:space="preserve">Variable que conté el </w:t>
              </w:r>
              <w:r>
                <w:t>codi del termini</w:t>
              </w:r>
            </w:ins>
          </w:p>
        </w:tc>
      </w:tr>
      <w:tr w:rsidR="00B6022D" w:rsidRPr="006A3F3D" w:rsidTr="00EA4D18">
        <w:trPr>
          <w:cnfStyle w:val="000000100000"/>
          <w:trHeight w:val="397"/>
          <w:ins w:id="2737" w:author="paulac" w:date="2013-10-10T12:13:00Z"/>
        </w:trPr>
        <w:tc>
          <w:tcPr>
            <w:cnfStyle w:val="001000000000"/>
            <w:tcW w:w="2108" w:type="dxa"/>
          </w:tcPr>
          <w:p w:rsidR="00E21426" w:rsidRDefault="000D0864">
            <w:pPr>
              <w:jc w:val="left"/>
              <w:rPr>
                <w:ins w:id="2738" w:author="paulac" w:date="2013-10-10T12:13:00Z"/>
                <w:b w:val="0"/>
                <w:bCs w:val="0"/>
                <w:rPrChange w:id="2739" w:author="paulac" w:date="2013-10-14T13:14:00Z">
                  <w:rPr>
                    <w:ins w:id="2740" w:author="paulac" w:date="2013-10-10T12:13:00Z"/>
                    <w:rFonts w:eastAsiaTheme="minorHAnsi"/>
                    <w:b w:val="0"/>
                    <w:bCs w:val="0"/>
                    <w:szCs w:val="22"/>
                    <w:lang w:val="ca-ES" w:eastAsia="en-US"/>
                  </w:rPr>
                </w:rPrChange>
              </w:rPr>
              <w:pPrChange w:id="2741" w:author="paulac" w:date="2013-10-14T13:14:00Z">
                <w:pPr>
                  <w:spacing w:after="200" w:line="276" w:lineRule="auto"/>
                  <w:jc w:val="left"/>
                </w:pPr>
              </w:pPrChange>
            </w:pPr>
            <w:ins w:id="2742" w:author="paulac" w:date="2013-10-10T12:13:00Z">
              <w:r w:rsidRPr="000D0864">
                <w:rPr>
                  <w:rFonts w:eastAsiaTheme="minorHAnsi"/>
                  <w:rPrChange w:id="2743" w:author="paulac" w:date="2013-10-14T16:16:00Z">
                    <w:rPr>
                      <w:rFonts w:asciiTheme="majorHAnsi" w:eastAsiaTheme="majorEastAsia" w:hAnsiTheme="majorHAnsi" w:cstheme="majorBidi"/>
                      <w:color w:val="0000FF" w:themeColor="hyperlink"/>
                      <w:u w:val="single"/>
                    </w:rPr>
                  </w:rPrChange>
                </w:rPr>
                <w:t>varData</w:t>
              </w:r>
            </w:ins>
          </w:p>
        </w:tc>
        <w:tc>
          <w:tcPr>
            <w:tcW w:w="5752" w:type="dxa"/>
          </w:tcPr>
          <w:p w:rsidR="00E21426" w:rsidRDefault="00941F75">
            <w:pPr>
              <w:jc w:val="left"/>
              <w:cnfStyle w:val="000000100000"/>
              <w:rPr>
                <w:ins w:id="2744" w:author="paulac" w:date="2013-10-10T12:13:00Z"/>
                <w:rFonts w:eastAsiaTheme="minorHAnsi"/>
                <w:szCs w:val="22"/>
                <w:lang w:val="ca-ES" w:eastAsia="en-US"/>
              </w:rPr>
              <w:pPrChange w:id="2745" w:author="paulac" w:date="2013-10-14T13:27:00Z">
                <w:pPr>
                  <w:spacing w:after="200" w:line="276" w:lineRule="auto"/>
                  <w:jc w:val="left"/>
                  <w:cnfStyle w:val="000000100000"/>
                </w:pPr>
              </w:pPrChange>
            </w:pPr>
            <w:ins w:id="2746" w:author="paulac" w:date="2013-10-14T13:27:00Z">
              <w:r w:rsidRPr="006A3F3D">
                <w:t>Var</w:t>
              </w:r>
              <w:r>
                <w:t>ia</w:t>
              </w:r>
              <w:r w:rsidRPr="006A3F3D">
                <w:t xml:space="preserve">ble que conté la data </w:t>
              </w:r>
              <w:r>
                <w:t>final a partir de la qual calcular la data inicial de</w:t>
              </w:r>
              <w:r w:rsidRPr="006A3F3D">
                <w:t>l termini</w:t>
              </w:r>
            </w:ins>
          </w:p>
        </w:tc>
      </w:tr>
      <w:tr w:rsidR="00B6022D" w:rsidRPr="006A3F3D" w:rsidTr="00EA4D18">
        <w:trPr>
          <w:trHeight w:val="397"/>
          <w:ins w:id="2747" w:author="paulac" w:date="2013-10-10T12:13:00Z"/>
        </w:trPr>
        <w:tc>
          <w:tcPr>
            <w:cnfStyle w:val="001000000000"/>
            <w:tcW w:w="2108" w:type="dxa"/>
            <w:tcBorders>
              <w:top w:val="single" w:sz="8" w:space="0" w:color="4F81BD" w:themeColor="accent1"/>
              <w:left w:val="single" w:sz="8" w:space="0" w:color="4F81BD" w:themeColor="accent1"/>
              <w:bottom w:val="single" w:sz="8" w:space="0" w:color="4F81BD" w:themeColor="accent1"/>
            </w:tcBorders>
          </w:tcPr>
          <w:p w:rsidR="00E21426" w:rsidRDefault="000D0864">
            <w:pPr>
              <w:jc w:val="left"/>
              <w:rPr>
                <w:ins w:id="2748" w:author="paulac" w:date="2013-10-10T12:13:00Z"/>
                <w:b w:val="0"/>
                <w:bCs w:val="0"/>
                <w:rPrChange w:id="2749" w:author="paulac" w:date="2013-10-14T13:14:00Z">
                  <w:rPr>
                    <w:ins w:id="2750" w:author="paulac" w:date="2013-10-10T12:13:00Z"/>
                    <w:rFonts w:eastAsiaTheme="minorHAnsi"/>
                    <w:b w:val="0"/>
                    <w:bCs w:val="0"/>
                    <w:szCs w:val="22"/>
                    <w:lang w:val="ca-ES" w:eastAsia="en-US"/>
                  </w:rPr>
                </w:rPrChange>
              </w:rPr>
              <w:pPrChange w:id="2751" w:author="paulac" w:date="2013-10-14T13:14:00Z">
                <w:pPr>
                  <w:spacing w:after="200" w:line="276" w:lineRule="auto"/>
                  <w:jc w:val="left"/>
                </w:pPr>
              </w:pPrChange>
            </w:pPr>
            <w:ins w:id="2752" w:author="paulac" w:date="2013-10-10T12:13:00Z">
              <w:r w:rsidRPr="000D0864">
                <w:rPr>
                  <w:rFonts w:eastAsiaTheme="minorHAnsi"/>
                  <w:rPrChange w:id="2753" w:author="paulac" w:date="2013-10-14T16:16:00Z">
                    <w:rPr>
                      <w:rFonts w:asciiTheme="majorHAnsi" w:eastAsiaTheme="majorEastAsia" w:hAnsiTheme="majorHAnsi" w:cstheme="majorBidi"/>
                      <w:color w:val="0000FF" w:themeColor="hyperlink"/>
                      <w:u w:val="single"/>
                    </w:rPr>
                  </w:rPrChange>
                </w:rPr>
                <w:t>restarUnDia</w:t>
              </w:r>
            </w:ins>
          </w:p>
        </w:tc>
        <w:tc>
          <w:tcPr>
            <w:tcW w:w="5752" w:type="dxa"/>
            <w:tcBorders>
              <w:top w:val="single" w:sz="8" w:space="0" w:color="4F81BD" w:themeColor="accent1"/>
              <w:bottom w:val="single" w:sz="8" w:space="0" w:color="4F81BD" w:themeColor="accent1"/>
              <w:right w:val="single" w:sz="8" w:space="0" w:color="4F81BD" w:themeColor="accent1"/>
            </w:tcBorders>
          </w:tcPr>
          <w:p w:rsidR="00E21426" w:rsidRDefault="000C15F4">
            <w:pPr>
              <w:jc w:val="left"/>
              <w:cnfStyle w:val="000000000000"/>
              <w:rPr>
                <w:ins w:id="2754" w:author="paulac" w:date="2013-10-10T12:13:00Z"/>
                <w:rFonts w:eastAsiaTheme="minorHAnsi"/>
                <w:szCs w:val="22"/>
                <w:lang w:val="ca-ES" w:eastAsia="en-US"/>
              </w:rPr>
              <w:pPrChange w:id="2755" w:author="paulac" w:date="2013-10-10T12:14:00Z">
                <w:pPr>
                  <w:spacing w:after="200" w:line="276" w:lineRule="auto"/>
                  <w:jc w:val="left"/>
                  <w:cnfStyle w:val="000000000000"/>
                </w:pPr>
              </w:pPrChange>
            </w:pPr>
            <w:ins w:id="2756" w:author="paulac" w:date="2013-10-14T09:45:00Z">
              <w:r>
                <w:rPr>
                  <w:rFonts w:eastAsiaTheme="minorHAnsi"/>
                  <w:szCs w:val="22"/>
                  <w:lang w:val="ca-ES" w:eastAsia="en-US"/>
                </w:rPr>
                <w:t>Restar un dia a la data inici calculada</w:t>
              </w:r>
            </w:ins>
          </w:p>
        </w:tc>
      </w:tr>
      <w:tr w:rsidR="00B6022D" w:rsidRPr="006A3F3D" w:rsidTr="00EA4D18">
        <w:trPr>
          <w:cnfStyle w:val="000000100000"/>
          <w:trHeight w:val="397"/>
          <w:ins w:id="2757" w:author="paulac" w:date="2013-10-10T12:13:00Z"/>
        </w:trPr>
        <w:tc>
          <w:tcPr>
            <w:cnfStyle w:val="001000000000"/>
            <w:tcW w:w="2108" w:type="dxa"/>
          </w:tcPr>
          <w:p w:rsidR="00E21426" w:rsidRDefault="000D0864">
            <w:pPr>
              <w:jc w:val="left"/>
              <w:rPr>
                <w:ins w:id="2758" w:author="paulac" w:date="2013-10-10T12:13:00Z"/>
                <w:b w:val="0"/>
                <w:bCs w:val="0"/>
                <w:rPrChange w:id="2759" w:author="paulac" w:date="2013-10-14T16:16:00Z">
                  <w:rPr>
                    <w:ins w:id="2760" w:author="paulac" w:date="2013-10-10T12:13:00Z"/>
                    <w:rFonts w:eastAsiaTheme="minorHAnsi"/>
                    <w:b w:val="0"/>
                    <w:bCs w:val="0"/>
                    <w:szCs w:val="22"/>
                    <w:lang w:val="ca-ES" w:eastAsia="en-US"/>
                  </w:rPr>
                </w:rPrChange>
              </w:rPr>
              <w:pPrChange w:id="2761" w:author="paulac" w:date="2013-10-14T16:16:00Z">
                <w:pPr>
                  <w:spacing w:after="200" w:line="276" w:lineRule="auto"/>
                  <w:jc w:val="left"/>
                </w:pPr>
              </w:pPrChange>
            </w:pPr>
            <w:ins w:id="2762" w:author="paulac" w:date="2013-10-10T12:13:00Z">
              <w:r w:rsidRPr="000D0864">
                <w:rPr>
                  <w:rPrChange w:id="2763" w:author="paulac" w:date="2013-10-14T13:14:00Z">
                    <w:rPr>
                      <w:color w:val="0000FF" w:themeColor="hyperlink"/>
                      <w:highlight w:val="yellow"/>
                      <w:u w:val="single"/>
                    </w:rPr>
                  </w:rPrChange>
                </w:rPr>
                <w:t>varTermini</w:t>
              </w:r>
            </w:ins>
          </w:p>
        </w:tc>
        <w:tc>
          <w:tcPr>
            <w:tcW w:w="5752" w:type="dxa"/>
          </w:tcPr>
          <w:p w:rsidR="00B6022D" w:rsidRPr="006A3F3D" w:rsidRDefault="000D1865" w:rsidP="00EA4D18">
            <w:pPr>
              <w:jc w:val="left"/>
              <w:cnfStyle w:val="000000100000"/>
              <w:rPr>
                <w:ins w:id="2764" w:author="paulac" w:date="2013-10-10T12:13:00Z"/>
              </w:rPr>
            </w:pPr>
            <w:ins w:id="2765" w:author="paulac" w:date="2013-10-14T13:15:00Z">
              <w:r w:rsidRPr="00A24C10">
                <w:t>Variable de tipus termini</w:t>
              </w:r>
            </w:ins>
          </w:p>
        </w:tc>
      </w:tr>
      <w:tr w:rsidR="00B6022D" w:rsidRPr="006A3F3D" w:rsidTr="00EA4D18">
        <w:trPr>
          <w:trHeight w:val="397"/>
          <w:ins w:id="2766" w:author="paulac" w:date="2013-10-10T12:13:00Z"/>
        </w:trPr>
        <w:tc>
          <w:tcPr>
            <w:cnfStyle w:val="001000000000"/>
            <w:tcW w:w="2108" w:type="dxa"/>
            <w:tcBorders>
              <w:top w:val="single" w:sz="8" w:space="0" w:color="4F81BD" w:themeColor="accent1"/>
              <w:left w:val="single" w:sz="8" w:space="0" w:color="4F81BD" w:themeColor="accent1"/>
              <w:bottom w:val="single" w:sz="8" w:space="0" w:color="4F81BD" w:themeColor="accent1"/>
            </w:tcBorders>
          </w:tcPr>
          <w:p w:rsidR="00E21426" w:rsidRDefault="000D0864">
            <w:pPr>
              <w:jc w:val="left"/>
              <w:rPr>
                <w:ins w:id="2767" w:author="paulac" w:date="2013-10-10T12:13:00Z"/>
                <w:b w:val="0"/>
                <w:bCs w:val="0"/>
                <w:rPrChange w:id="2768" w:author="paulac" w:date="2013-10-14T16:16:00Z">
                  <w:rPr>
                    <w:ins w:id="2769" w:author="paulac" w:date="2013-10-10T12:13:00Z"/>
                    <w:rFonts w:eastAsiaTheme="minorHAnsi"/>
                    <w:b w:val="0"/>
                    <w:bCs w:val="0"/>
                    <w:szCs w:val="22"/>
                    <w:lang w:val="ca-ES" w:eastAsia="en-US"/>
                  </w:rPr>
                </w:rPrChange>
              </w:rPr>
              <w:pPrChange w:id="2770" w:author="paulac" w:date="2013-10-14T16:16:00Z">
                <w:pPr>
                  <w:spacing w:after="200" w:line="276" w:lineRule="auto"/>
                  <w:jc w:val="left"/>
                </w:pPr>
              </w:pPrChange>
            </w:pPr>
            <w:ins w:id="2771" w:author="paulac" w:date="2013-10-10T12:13:00Z">
              <w:r w:rsidRPr="000D0864">
                <w:rPr>
                  <w:rPrChange w:id="2772" w:author="paulac" w:date="2013-10-14T13:14:00Z">
                    <w:rPr>
                      <w:color w:val="0000FF" w:themeColor="hyperlink"/>
                      <w:u w:val="single"/>
                    </w:rPr>
                  </w:rPrChange>
                </w:rPr>
                <w:t>varDataInici</w:t>
              </w:r>
            </w:ins>
          </w:p>
        </w:tc>
        <w:tc>
          <w:tcPr>
            <w:tcW w:w="5752" w:type="dxa"/>
            <w:tcBorders>
              <w:top w:val="single" w:sz="8" w:space="0" w:color="4F81BD" w:themeColor="accent1"/>
              <w:bottom w:val="single" w:sz="8" w:space="0" w:color="4F81BD" w:themeColor="accent1"/>
              <w:right w:val="single" w:sz="8" w:space="0" w:color="4F81BD" w:themeColor="accent1"/>
            </w:tcBorders>
          </w:tcPr>
          <w:p w:rsidR="00E21426" w:rsidRDefault="00B6022D">
            <w:pPr>
              <w:jc w:val="left"/>
              <w:cnfStyle w:val="000000000000"/>
              <w:rPr>
                <w:ins w:id="2773" w:author="paulac" w:date="2013-10-10T12:13:00Z"/>
                <w:rFonts w:eastAsiaTheme="minorHAnsi"/>
                <w:szCs w:val="22"/>
                <w:lang w:val="ca-ES" w:eastAsia="en-US"/>
              </w:rPr>
              <w:pPrChange w:id="2774" w:author="paulac" w:date="2013-10-10T12:14:00Z">
                <w:pPr>
                  <w:spacing w:after="200" w:line="276" w:lineRule="auto"/>
                  <w:jc w:val="left"/>
                  <w:cnfStyle w:val="000000000000"/>
                </w:pPr>
              </w:pPrChange>
            </w:pPr>
            <w:ins w:id="2775" w:author="paulac" w:date="2013-10-10T12:13:00Z">
              <w:r>
                <w:t xml:space="preserve">Data </w:t>
              </w:r>
            </w:ins>
            <w:ins w:id="2776" w:author="paulac" w:date="2013-10-10T12:14:00Z">
              <w:r w:rsidR="008008D4">
                <w:t xml:space="preserve">inici </w:t>
              </w:r>
            </w:ins>
            <w:ins w:id="2777" w:author="paulac" w:date="2013-10-10T12:13:00Z">
              <w:r>
                <w:t>calculada</w:t>
              </w:r>
            </w:ins>
          </w:p>
        </w:tc>
      </w:tr>
    </w:tbl>
    <w:p w:rsidR="00B6022D" w:rsidRPr="00614EB0" w:rsidRDefault="00B6022D" w:rsidP="00B6022D">
      <w:pPr>
        <w:rPr>
          <w:ins w:id="2778" w:author="paulac" w:date="2013-10-10T12:13:00Z"/>
        </w:rPr>
      </w:pPr>
    </w:p>
    <w:p w:rsidR="00E21426" w:rsidRDefault="001C5EB9">
      <w:pPr>
        <w:pStyle w:val="Ttol4"/>
        <w:rPr>
          <w:ins w:id="2779" w:author="paulac" w:date="2013-10-10T11:47:00Z"/>
        </w:rPr>
        <w:pPrChange w:id="2780" w:author="paulac" w:date="2013-10-09T17:47:00Z">
          <w:pPr>
            <w:pStyle w:val="Ttol3"/>
            <w:spacing w:before="240" w:after="120"/>
          </w:pPr>
        </w:pPrChange>
      </w:pPr>
      <w:bookmarkStart w:id="2781" w:name="_Toc369592862"/>
      <w:ins w:id="2782" w:author="paulac" w:date="2013-10-10T11:57:00Z">
        <w:r>
          <w:t>Calcular d</w:t>
        </w:r>
      </w:ins>
      <w:ins w:id="2783" w:author="paulac" w:date="2013-10-10T11:47:00Z">
        <w:r w:rsidR="00614EB0">
          <w:t>ata fi d’un termini</w:t>
        </w:r>
        <w:bookmarkEnd w:id="2781"/>
      </w:ins>
    </w:p>
    <w:p w:rsidR="00E21426" w:rsidRDefault="00614EB0">
      <w:pPr>
        <w:rPr>
          <w:ins w:id="2784" w:author="paulac" w:date="2013-10-10T11:47:00Z"/>
        </w:rPr>
        <w:pPrChange w:id="2785" w:author="paulac" w:date="2013-10-10T11:47:00Z">
          <w:pPr>
            <w:pStyle w:val="Ttol3"/>
            <w:spacing w:before="240" w:after="120"/>
          </w:pPr>
        </w:pPrChange>
      </w:pPr>
      <w:ins w:id="2786" w:author="paulac" w:date="2013-10-10T11:47:00Z">
        <w:r>
          <w:t>Handler que calcula la data fi d’un temini.</w:t>
        </w:r>
      </w:ins>
      <w:ins w:id="2787" w:author="paulac" w:date="2013-10-14T13:15:00Z">
        <w:r w:rsidR="000D1865" w:rsidRPr="000D1865">
          <w:t xml:space="preserve"> </w:t>
        </w:r>
        <w:r w:rsidR="000D1865">
          <w:t>Aquest termini pot ser un termini de la definició de procés o correspondre a una variable de tipus termini.</w:t>
        </w:r>
      </w:ins>
    </w:p>
    <w:p w:rsidR="00614EB0" w:rsidRDefault="00614EB0" w:rsidP="00614EB0">
      <w:pPr>
        <w:pStyle w:val="Pargrafdellista"/>
        <w:numPr>
          <w:ilvl w:val="0"/>
          <w:numId w:val="8"/>
        </w:numPr>
        <w:rPr>
          <w:ins w:id="2788" w:author="paulac" w:date="2013-10-10T11:47:00Z"/>
        </w:rPr>
      </w:pPr>
      <w:ins w:id="2789" w:author="paulac" w:date="2013-10-10T11:47:00Z">
        <w:r>
          <w:t xml:space="preserve">Classe: </w:t>
        </w:r>
        <w:r w:rsidRPr="002D778A">
          <w:t>net.conselldemallorca.helium.jbpm3.handlers</w:t>
        </w:r>
        <w:r>
          <w:t>.TerminiCalcularDataFiHandler</w:t>
        </w:r>
      </w:ins>
    </w:p>
    <w:p w:rsidR="00614EB0" w:rsidRDefault="00614EB0" w:rsidP="00614EB0">
      <w:pPr>
        <w:pStyle w:val="Pargrafdellista"/>
        <w:numPr>
          <w:ilvl w:val="0"/>
          <w:numId w:val="8"/>
        </w:numPr>
        <w:rPr>
          <w:ins w:id="2790" w:author="paulac" w:date="2013-10-10T11:47:00Z"/>
        </w:rPr>
      </w:pPr>
      <w:ins w:id="2791" w:author="paulac" w:date="2013-10-10T11:47:00Z">
        <w:r>
          <w:t>Paràmetres:</w:t>
        </w:r>
      </w:ins>
    </w:p>
    <w:tbl>
      <w:tblPr>
        <w:tblStyle w:val="LIMIT"/>
        <w:tblW w:w="7860" w:type="dxa"/>
        <w:tblLayout w:type="fixed"/>
        <w:tblLook w:val="04A0"/>
      </w:tblPr>
      <w:tblGrid>
        <w:gridCol w:w="2108"/>
        <w:gridCol w:w="5752"/>
      </w:tblGrid>
      <w:tr w:rsidR="00614EB0" w:rsidRPr="00332B27" w:rsidTr="00EA4D18">
        <w:trPr>
          <w:cnfStyle w:val="100000000000"/>
          <w:trHeight w:val="340"/>
          <w:ins w:id="2792" w:author="paulac" w:date="2013-10-10T11:47:00Z"/>
        </w:trPr>
        <w:tc>
          <w:tcPr>
            <w:cnfStyle w:val="001000000000"/>
            <w:tcW w:w="2108" w:type="dxa"/>
          </w:tcPr>
          <w:p w:rsidR="00614EB0" w:rsidRPr="00332B27" w:rsidRDefault="00614EB0" w:rsidP="00EA4D18">
            <w:pPr>
              <w:rPr>
                <w:ins w:id="2793" w:author="paulac" w:date="2013-10-10T11:47:00Z"/>
              </w:rPr>
            </w:pPr>
            <w:ins w:id="2794" w:author="paulac" w:date="2013-10-10T11:47:00Z">
              <w:r w:rsidRPr="00332B27">
                <w:t>Nom paràmetre</w:t>
              </w:r>
            </w:ins>
          </w:p>
        </w:tc>
        <w:tc>
          <w:tcPr>
            <w:tcW w:w="5752" w:type="dxa"/>
          </w:tcPr>
          <w:p w:rsidR="00614EB0" w:rsidRPr="00332B27" w:rsidRDefault="00614EB0" w:rsidP="00EA4D18">
            <w:pPr>
              <w:cnfStyle w:val="100000000000"/>
              <w:rPr>
                <w:ins w:id="2795" w:author="paulac" w:date="2013-10-10T11:47:00Z"/>
              </w:rPr>
            </w:pPr>
            <w:ins w:id="2796" w:author="paulac" w:date="2013-10-10T11:47:00Z">
              <w:r w:rsidRPr="00332B27">
                <w:t>Descripció</w:t>
              </w:r>
            </w:ins>
          </w:p>
        </w:tc>
      </w:tr>
      <w:tr w:rsidR="00614EB0" w:rsidRPr="00CE5945" w:rsidTr="00EA4D18">
        <w:trPr>
          <w:cnfStyle w:val="000000100000"/>
          <w:trHeight w:val="397"/>
          <w:ins w:id="2797" w:author="paulac" w:date="2013-10-10T11:47:00Z"/>
        </w:trPr>
        <w:tc>
          <w:tcPr>
            <w:cnfStyle w:val="001000000000"/>
            <w:tcW w:w="2108" w:type="dxa"/>
          </w:tcPr>
          <w:p w:rsidR="00E21426" w:rsidRDefault="000D0864">
            <w:pPr>
              <w:jc w:val="left"/>
              <w:rPr>
                <w:ins w:id="2798" w:author="paulac" w:date="2013-10-10T11:47:00Z"/>
                <w:bCs w:val="0"/>
                <w:rPrChange w:id="2799" w:author="paulac" w:date="2013-10-14T16:17:00Z">
                  <w:rPr>
                    <w:ins w:id="2800" w:author="paulac" w:date="2013-10-10T11:47:00Z"/>
                    <w:rFonts w:eastAsiaTheme="minorHAnsi"/>
                    <w:b w:val="0"/>
                    <w:bCs w:val="0"/>
                    <w:szCs w:val="22"/>
                    <w:lang w:val="ca-ES" w:eastAsia="en-US"/>
                  </w:rPr>
                </w:rPrChange>
              </w:rPr>
              <w:pPrChange w:id="2801" w:author="paulac" w:date="2013-10-14T16:17:00Z">
                <w:pPr>
                  <w:spacing w:after="200" w:line="276" w:lineRule="auto"/>
                  <w:jc w:val="left"/>
                </w:pPr>
              </w:pPrChange>
            </w:pPr>
            <w:ins w:id="2802" w:author="paulac" w:date="2013-10-10T11:47:00Z">
              <w:r w:rsidRPr="000D0864">
                <w:rPr>
                  <w:rFonts w:eastAsiaTheme="minorHAnsi"/>
                  <w:rPrChange w:id="2803" w:author="paulac" w:date="2013-10-14T16:17:00Z">
                    <w:rPr>
                      <w:rFonts w:asciiTheme="majorHAnsi" w:eastAsiaTheme="majorEastAsia" w:hAnsiTheme="majorHAnsi" w:cstheme="majorBidi"/>
                      <w:color w:val="0000FF" w:themeColor="hyperlink"/>
                      <w:u w:val="single"/>
                    </w:rPr>
                  </w:rPrChange>
                </w:rPr>
                <w:t>terminiCodi</w:t>
              </w:r>
            </w:ins>
          </w:p>
        </w:tc>
        <w:tc>
          <w:tcPr>
            <w:tcW w:w="5752" w:type="dxa"/>
          </w:tcPr>
          <w:p w:rsidR="00E21426" w:rsidRDefault="00614EB0">
            <w:pPr>
              <w:jc w:val="left"/>
              <w:cnfStyle w:val="000000100000"/>
              <w:rPr>
                <w:ins w:id="2804" w:author="paulac" w:date="2013-10-10T11:47:00Z"/>
                <w:rFonts w:eastAsiaTheme="minorHAnsi"/>
                <w:szCs w:val="22"/>
                <w:lang w:val="ca-ES" w:eastAsia="en-US"/>
              </w:rPr>
              <w:pPrChange w:id="2805" w:author="paulac" w:date="2013-10-10T11:59:00Z">
                <w:pPr>
                  <w:spacing w:after="200" w:line="276" w:lineRule="auto"/>
                  <w:jc w:val="left"/>
                  <w:cnfStyle w:val="000000100000"/>
                </w:pPr>
              </w:pPrChange>
            </w:pPr>
            <w:ins w:id="2806" w:author="paulac" w:date="2013-10-10T11:47:00Z">
              <w:r>
                <w:t xml:space="preserve">Codi del termini </w:t>
              </w:r>
            </w:ins>
          </w:p>
        </w:tc>
      </w:tr>
      <w:tr w:rsidR="00614EB0" w:rsidRPr="00CE5945" w:rsidTr="00EA4D18">
        <w:trPr>
          <w:trHeight w:val="397"/>
          <w:ins w:id="2807" w:author="paulac" w:date="2013-10-10T11:47:00Z"/>
        </w:trPr>
        <w:tc>
          <w:tcPr>
            <w:cnfStyle w:val="001000000000"/>
            <w:tcW w:w="2108" w:type="dxa"/>
          </w:tcPr>
          <w:p w:rsidR="00E21426" w:rsidRDefault="000D0864">
            <w:pPr>
              <w:jc w:val="left"/>
              <w:rPr>
                <w:ins w:id="2808" w:author="paulac" w:date="2013-10-10T11:47:00Z"/>
                <w:b w:val="0"/>
                <w:bCs w:val="0"/>
                <w:rPrChange w:id="2809" w:author="paulac" w:date="2013-10-14T16:17:00Z">
                  <w:rPr>
                    <w:ins w:id="2810" w:author="paulac" w:date="2013-10-10T11:47:00Z"/>
                    <w:rFonts w:eastAsiaTheme="minorHAnsi"/>
                    <w:b w:val="0"/>
                    <w:bCs w:val="0"/>
                    <w:szCs w:val="22"/>
                    <w:lang w:val="ca-ES" w:eastAsia="en-US"/>
                  </w:rPr>
                </w:rPrChange>
              </w:rPr>
              <w:pPrChange w:id="2811" w:author="paulac" w:date="2013-10-14T16:17:00Z">
                <w:pPr>
                  <w:spacing w:after="200" w:line="276" w:lineRule="auto"/>
                  <w:jc w:val="left"/>
                </w:pPr>
              </w:pPrChange>
            </w:pPr>
            <w:ins w:id="2812" w:author="paulac" w:date="2013-10-10T11:47:00Z">
              <w:r w:rsidRPr="000D0864">
                <w:rPr>
                  <w:rPrChange w:id="2813" w:author="paulac" w:date="2013-10-14T13:16:00Z">
                    <w:rPr>
                      <w:color w:val="0000FF" w:themeColor="hyperlink"/>
                      <w:u w:val="single"/>
                    </w:rPr>
                  </w:rPrChange>
                </w:rPr>
                <w:t>varTerminiCodi</w:t>
              </w:r>
            </w:ins>
          </w:p>
        </w:tc>
        <w:tc>
          <w:tcPr>
            <w:tcW w:w="5752" w:type="dxa"/>
          </w:tcPr>
          <w:p w:rsidR="00614EB0" w:rsidRPr="00CE5945" w:rsidRDefault="00614EB0" w:rsidP="00EA4D18">
            <w:pPr>
              <w:jc w:val="left"/>
              <w:cnfStyle w:val="000000000000"/>
              <w:rPr>
                <w:ins w:id="2814" w:author="paulac" w:date="2013-10-10T11:47:00Z"/>
              </w:rPr>
            </w:pPr>
            <w:ins w:id="2815" w:author="paulac" w:date="2013-10-10T11:47:00Z">
              <w:r w:rsidRPr="00CE5945">
                <w:t xml:space="preserve">Variable que conté el </w:t>
              </w:r>
              <w:r>
                <w:t>codi del termini</w:t>
              </w:r>
            </w:ins>
          </w:p>
        </w:tc>
      </w:tr>
      <w:tr w:rsidR="00614EB0" w:rsidRPr="006A3F3D" w:rsidTr="00EA4D18">
        <w:trPr>
          <w:cnfStyle w:val="000000100000"/>
          <w:trHeight w:val="397"/>
          <w:ins w:id="2816" w:author="paulac" w:date="2013-10-10T11:47:00Z"/>
        </w:trPr>
        <w:tc>
          <w:tcPr>
            <w:cnfStyle w:val="001000000000"/>
            <w:tcW w:w="2108" w:type="dxa"/>
          </w:tcPr>
          <w:p w:rsidR="00E21426" w:rsidRDefault="000D0864">
            <w:pPr>
              <w:jc w:val="left"/>
              <w:rPr>
                <w:ins w:id="2817" w:author="paulac" w:date="2013-10-10T11:47:00Z"/>
                <w:b w:val="0"/>
                <w:bCs w:val="0"/>
                <w:rPrChange w:id="2818" w:author="paulac" w:date="2013-10-14T16:17:00Z">
                  <w:rPr>
                    <w:ins w:id="2819" w:author="paulac" w:date="2013-10-10T11:47:00Z"/>
                    <w:rFonts w:eastAsiaTheme="minorHAnsi"/>
                    <w:b w:val="0"/>
                    <w:bCs w:val="0"/>
                    <w:szCs w:val="22"/>
                    <w:lang w:val="ca-ES" w:eastAsia="en-US"/>
                  </w:rPr>
                </w:rPrChange>
              </w:rPr>
              <w:pPrChange w:id="2820" w:author="paulac" w:date="2013-10-14T16:17:00Z">
                <w:pPr>
                  <w:spacing w:after="200" w:line="276" w:lineRule="auto"/>
                  <w:jc w:val="left"/>
                </w:pPr>
              </w:pPrChange>
            </w:pPr>
            <w:ins w:id="2821" w:author="paulac" w:date="2013-10-10T11:47:00Z">
              <w:r w:rsidRPr="000D0864">
                <w:rPr>
                  <w:rPrChange w:id="2822" w:author="paulac" w:date="2013-10-14T13:16:00Z">
                    <w:rPr>
                      <w:color w:val="0000FF" w:themeColor="hyperlink"/>
                      <w:u w:val="single"/>
                    </w:rPr>
                  </w:rPrChange>
                </w:rPr>
                <w:t>varData</w:t>
              </w:r>
            </w:ins>
          </w:p>
        </w:tc>
        <w:tc>
          <w:tcPr>
            <w:tcW w:w="5752" w:type="dxa"/>
          </w:tcPr>
          <w:p w:rsidR="00E21426" w:rsidRDefault="00614EB0">
            <w:pPr>
              <w:jc w:val="left"/>
              <w:cnfStyle w:val="000000100000"/>
              <w:rPr>
                <w:ins w:id="2823" w:author="paulac" w:date="2013-10-10T11:47:00Z"/>
                <w:rFonts w:eastAsiaTheme="minorHAnsi"/>
                <w:szCs w:val="22"/>
                <w:lang w:val="ca-ES" w:eastAsia="en-US"/>
              </w:rPr>
              <w:pPrChange w:id="2824" w:author="paulac" w:date="2013-10-10T11:59:00Z">
                <w:pPr>
                  <w:spacing w:after="200" w:line="276" w:lineRule="auto"/>
                  <w:jc w:val="left"/>
                  <w:cnfStyle w:val="000000100000"/>
                </w:pPr>
              </w:pPrChange>
            </w:pPr>
            <w:ins w:id="2825" w:author="paulac" w:date="2013-10-10T11:47:00Z">
              <w:r w:rsidRPr="006A3F3D">
                <w:t>Var</w:t>
              </w:r>
              <w:r>
                <w:t>ia</w:t>
              </w:r>
              <w:r w:rsidRPr="006A3F3D">
                <w:t xml:space="preserve">ble que conté la data </w:t>
              </w:r>
            </w:ins>
            <w:ins w:id="2826" w:author="paulac" w:date="2013-10-10T11:58:00Z">
              <w:r w:rsidR="001C5EB9">
                <w:t xml:space="preserve">inici a partir de la qual calcular la data </w:t>
              </w:r>
            </w:ins>
            <w:ins w:id="2827" w:author="paulac" w:date="2013-10-10T11:59:00Z">
              <w:r w:rsidR="001C5EB9">
                <w:t>final de</w:t>
              </w:r>
            </w:ins>
            <w:ins w:id="2828" w:author="paulac" w:date="2013-10-10T11:47:00Z">
              <w:r w:rsidRPr="006A3F3D">
                <w:t>l termini</w:t>
              </w:r>
            </w:ins>
          </w:p>
        </w:tc>
      </w:tr>
      <w:tr w:rsidR="001C5EB9" w:rsidRPr="006A3F3D" w:rsidTr="00EA4D18">
        <w:trPr>
          <w:trHeight w:val="397"/>
          <w:ins w:id="2829" w:author="paulac" w:date="2013-10-10T11:55:00Z"/>
        </w:trPr>
        <w:tc>
          <w:tcPr>
            <w:cnfStyle w:val="001000000000"/>
            <w:tcW w:w="2108" w:type="dxa"/>
            <w:tcBorders>
              <w:top w:val="single" w:sz="8" w:space="0" w:color="4F81BD" w:themeColor="accent1"/>
              <w:left w:val="single" w:sz="8" w:space="0" w:color="4F81BD" w:themeColor="accent1"/>
              <w:bottom w:val="single" w:sz="8" w:space="0" w:color="4F81BD" w:themeColor="accent1"/>
            </w:tcBorders>
          </w:tcPr>
          <w:p w:rsidR="00E21426" w:rsidRDefault="000D0864">
            <w:pPr>
              <w:jc w:val="left"/>
              <w:rPr>
                <w:ins w:id="2830" w:author="paulac" w:date="2013-10-10T11:55:00Z"/>
                <w:b w:val="0"/>
                <w:bCs w:val="0"/>
                <w:rPrChange w:id="2831" w:author="paulac" w:date="2013-10-14T13:16:00Z">
                  <w:rPr>
                    <w:ins w:id="2832" w:author="paulac" w:date="2013-10-10T11:55:00Z"/>
                    <w:rFonts w:eastAsiaTheme="minorHAnsi"/>
                    <w:b w:val="0"/>
                    <w:bCs w:val="0"/>
                    <w:szCs w:val="22"/>
                    <w:lang w:val="ca-ES" w:eastAsia="en-US"/>
                  </w:rPr>
                </w:rPrChange>
              </w:rPr>
              <w:pPrChange w:id="2833" w:author="paulac" w:date="2013-10-14T13:16:00Z">
                <w:pPr>
                  <w:spacing w:after="200" w:line="276" w:lineRule="auto"/>
                  <w:jc w:val="left"/>
                </w:pPr>
              </w:pPrChange>
            </w:pPr>
            <w:ins w:id="2834" w:author="paulac" w:date="2013-10-10T11:58:00Z">
              <w:r w:rsidRPr="000D0864">
                <w:rPr>
                  <w:rPrChange w:id="2835" w:author="paulac" w:date="2013-10-14T13:16:00Z">
                    <w:rPr>
                      <w:color w:val="0000FF" w:themeColor="hyperlink"/>
                      <w:u w:val="single"/>
                    </w:rPr>
                  </w:rPrChange>
                </w:rPr>
                <w:t>sumarUnDia</w:t>
              </w:r>
            </w:ins>
          </w:p>
        </w:tc>
        <w:tc>
          <w:tcPr>
            <w:tcW w:w="5752" w:type="dxa"/>
            <w:tcBorders>
              <w:top w:val="single" w:sz="8" w:space="0" w:color="4F81BD" w:themeColor="accent1"/>
              <w:bottom w:val="single" w:sz="8" w:space="0" w:color="4F81BD" w:themeColor="accent1"/>
              <w:right w:val="single" w:sz="8" w:space="0" w:color="4F81BD" w:themeColor="accent1"/>
            </w:tcBorders>
          </w:tcPr>
          <w:p w:rsidR="001C5EB9" w:rsidRPr="006A3F3D" w:rsidRDefault="001C5EB9" w:rsidP="00EA4D18">
            <w:pPr>
              <w:jc w:val="left"/>
              <w:cnfStyle w:val="000000000000"/>
              <w:rPr>
                <w:ins w:id="2836" w:author="paulac" w:date="2013-10-10T11:55:00Z"/>
              </w:rPr>
            </w:pPr>
            <w:ins w:id="2837" w:author="paulac" w:date="2013-10-10T11:58:00Z">
              <w:r>
                <w:t xml:space="preserve">Inidca si sumar o no un dia a la data inici </w:t>
              </w:r>
            </w:ins>
            <w:ins w:id="2838" w:author="paulac" w:date="2013-10-10T11:59:00Z">
              <w:r>
                <w:t>a partir de la qual calcular la data final de</w:t>
              </w:r>
              <w:r w:rsidRPr="006A3F3D">
                <w:t>l termini</w:t>
              </w:r>
            </w:ins>
          </w:p>
        </w:tc>
      </w:tr>
      <w:tr w:rsidR="001C5EB9" w:rsidRPr="006A3F3D" w:rsidTr="00EA4D18">
        <w:trPr>
          <w:cnfStyle w:val="000000100000"/>
          <w:trHeight w:val="397"/>
          <w:ins w:id="2839" w:author="paulac" w:date="2013-10-10T11:55:00Z"/>
        </w:trPr>
        <w:tc>
          <w:tcPr>
            <w:cnfStyle w:val="001000000000"/>
            <w:tcW w:w="2108" w:type="dxa"/>
          </w:tcPr>
          <w:p w:rsidR="00E21426" w:rsidRDefault="000D0864">
            <w:pPr>
              <w:jc w:val="left"/>
              <w:rPr>
                <w:ins w:id="2840" w:author="paulac" w:date="2013-10-10T11:55:00Z"/>
                <w:b w:val="0"/>
                <w:bCs w:val="0"/>
                <w:rPrChange w:id="2841" w:author="paulac" w:date="2013-10-14T13:16:00Z">
                  <w:rPr>
                    <w:ins w:id="2842" w:author="paulac" w:date="2013-10-10T11:55:00Z"/>
                    <w:rFonts w:eastAsiaTheme="minorHAnsi"/>
                    <w:b w:val="0"/>
                    <w:bCs w:val="0"/>
                    <w:szCs w:val="22"/>
                    <w:lang w:val="ca-ES" w:eastAsia="en-US"/>
                  </w:rPr>
                </w:rPrChange>
              </w:rPr>
              <w:pPrChange w:id="2843" w:author="paulac" w:date="2013-10-14T13:16:00Z">
                <w:pPr>
                  <w:spacing w:after="200" w:line="276" w:lineRule="auto"/>
                  <w:jc w:val="left"/>
                </w:pPr>
              </w:pPrChange>
            </w:pPr>
            <w:ins w:id="2844" w:author="paulac" w:date="2013-10-10T11:58:00Z">
              <w:r w:rsidRPr="000D0864">
                <w:rPr>
                  <w:rPrChange w:id="2845" w:author="paulac" w:date="2013-10-14T13:16:00Z">
                    <w:rPr>
                      <w:color w:val="0000FF" w:themeColor="hyperlink"/>
                      <w:u w:val="single"/>
                    </w:rPr>
                  </w:rPrChange>
                </w:rPr>
                <w:lastRenderedPageBreak/>
                <w:t>varTermini</w:t>
              </w:r>
            </w:ins>
          </w:p>
        </w:tc>
        <w:tc>
          <w:tcPr>
            <w:tcW w:w="5752" w:type="dxa"/>
          </w:tcPr>
          <w:p w:rsidR="001C5EB9" w:rsidRPr="006A3F3D" w:rsidRDefault="000D1865" w:rsidP="00EA4D18">
            <w:pPr>
              <w:jc w:val="left"/>
              <w:cnfStyle w:val="000000100000"/>
              <w:rPr>
                <w:ins w:id="2846" w:author="paulac" w:date="2013-10-10T11:55:00Z"/>
              </w:rPr>
            </w:pPr>
            <w:ins w:id="2847" w:author="paulac" w:date="2013-10-14T13:15:00Z">
              <w:r w:rsidRPr="00A24C10">
                <w:t>Variable de tipus termini</w:t>
              </w:r>
            </w:ins>
          </w:p>
        </w:tc>
      </w:tr>
      <w:tr w:rsidR="001C5EB9" w:rsidRPr="006A3F3D" w:rsidTr="00EA4D18">
        <w:trPr>
          <w:trHeight w:val="397"/>
          <w:ins w:id="2848" w:author="paulac" w:date="2013-10-10T11:55:00Z"/>
        </w:trPr>
        <w:tc>
          <w:tcPr>
            <w:cnfStyle w:val="001000000000"/>
            <w:tcW w:w="2108" w:type="dxa"/>
            <w:tcBorders>
              <w:top w:val="single" w:sz="8" w:space="0" w:color="4F81BD" w:themeColor="accent1"/>
              <w:left w:val="single" w:sz="8" w:space="0" w:color="4F81BD" w:themeColor="accent1"/>
              <w:bottom w:val="single" w:sz="8" w:space="0" w:color="4F81BD" w:themeColor="accent1"/>
            </w:tcBorders>
          </w:tcPr>
          <w:p w:rsidR="00E21426" w:rsidRDefault="000D0864">
            <w:pPr>
              <w:jc w:val="left"/>
              <w:rPr>
                <w:ins w:id="2849" w:author="paulac" w:date="2013-10-10T11:55:00Z"/>
                <w:b w:val="0"/>
                <w:bCs w:val="0"/>
                <w:rPrChange w:id="2850" w:author="paulac" w:date="2013-10-14T13:16:00Z">
                  <w:rPr>
                    <w:ins w:id="2851" w:author="paulac" w:date="2013-10-10T11:55:00Z"/>
                    <w:rFonts w:eastAsiaTheme="minorHAnsi"/>
                    <w:b w:val="0"/>
                    <w:bCs w:val="0"/>
                    <w:szCs w:val="22"/>
                    <w:lang w:val="ca-ES" w:eastAsia="en-US"/>
                  </w:rPr>
                </w:rPrChange>
              </w:rPr>
              <w:pPrChange w:id="2852" w:author="paulac" w:date="2013-10-14T13:16:00Z">
                <w:pPr>
                  <w:spacing w:after="200" w:line="276" w:lineRule="auto"/>
                  <w:jc w:val="left"/>
                </w:pPr>
              </w:pPrChange>
            </w:pPr>
            <w:ins w:id="2853" w:author="paulac" w:date="2013-10-10T11:59:00Z">
              <w:r w:rsidRPr="000D0864">
                <w:rPr>
                  <w:rPrChange w:id="2854" w:author="paulac" w:date="2013-10-14T13:16:00Z">
                    <w:rPr>
                      <w:color w:val="0000FF" w:themeColor="hyperlink"/>
                      <w:u w:val="single"/>
                    </w:rPr>
                  </w:rPrChange>
                </w:rPr>
                <w:t>varData</w:t>
              </w:r>
            </w:ins>
            <w:ins w:id="2855" w:author="paulac" w:date="2013-10-10T12:13:00Z">
              <w:r w:rsidRPr="000D0864">
                <w:rPr>
                  <w:rPrChange w:id="2856" w:author="paulac" w:date="2013-10-14T13:16:00Z">
                    <w:rPr>
                      <w:color w:val="0000FF" w:themeColor="hyperlink"/>
                      <w:u w:val="single"/>
                    </w:rPr>
                  </w:rPrChange>
                </w:rPr>
                <w:t>F</w:t>
              </w:r>
            </w:ins>
            <w:ins w:id="2857" w:author="paulac" w:date="2013-10-10T11:59:00Z">
              <w:r w:rsidRPr="000D0864">
                <w:rPr>
                  <w:rPrChange w:id="2858" w:author="paulac" w:date="2013-10-14T13:16:00Z">
                    <w:rPr>
                      <w:color w:val="0000FF" w:themeColor="hyperlink"/>
                      <w:u w:val="single"/>
                    </w:rPr>
                  </w:rPrChange>
                </w:rPr>
                <w:t>i</w:t>
              </w:r>
            </w:ins>
          </w:p>
        </w:tc>
        <w:tc>
          <w:tcPr>
            <w:tcW w:w="5752" w:type="dxa"/>
            <w:tcBorders>
              <w:top w:val="single" w:sz="8" w:space="0" w:color="4F81BD" w:themeColor="accent1"/>
              <w:bottom w:val="single" w:sz="8" w:space="0" w:color="4F81BD" w:themeColor="accent1"/>
              <w:right w:val="single" w:sz="8" w:space="0" w:color="4F81BD" w:themeColor="accent1"/>
            </w:tcBorders>
          </w:tcPr>
          <w:p w:rsidR="001C5EB9" w:rsidRPr="006A3F3D" w:rsidRDefault="00B6022D" w:rsidP="00EA4D18">
            <w:pPr>
              <w:jc w:val="left"/>
              <w:cnfStyle w:val="000000000000"/>
              <w:rPr>
                <w:ins w:id="2859" w:author="paulac" w:date="2013-10-10T11:55:00Z"/>
              </w:rPr>
            </w:pPr>
            <w:ins w:id="2860" w:author="paulac" w:date="2013-10-10T12:11:00Z">
              <w:r>
                <w:t>Data fi calculada</w:t>
              </w:r>
            </w:ins>
          </w:p>
        </w:tc>
      </w:tr>
    </w:tbl>
    <w:p w:rsidR="00E21426" w:rsidRDefault="00E21426">
      <w:pPr>
        <w:rPr>
          <w:ins w:id="2861" w:author="paulac" w:date="2013-10-10T12:12:00Z"/>
        </w:rPr>
        <w:pPrChange w:id="2862" w:author="paulac" w:date="2013-10-10T11:47:00Z">
          <w:pPr>
            <w:pStyle w:val="Ttol3"/>
            <w:spacing w:before="240" w:after="120"/>
          </w:pPr>
        </w:pPrChange>
      </w:pPr>
    </w:p>
    <w:p w:rsidR="00E21426" w:rsidRDefault="00342256">
      <w:pPr>
        <w:pStyle w:val="Ttol4"/>
        <w:rPr>
          <w:ins w:id="2863" w:author="paulac" w:date="2013-10-10T12:19:00Z"/>
        </w:rPr>
        <w:pPrChange w:id="2864" w:author="paulac" w:date="2013-10-09T17:47:00Z">
          <w:pPr>
            <w:pStyle w:val="Ttol3"/>
            <w:spacing w:before="240" w:after="120"/>
          </w:pPr>
        </w:pPrChange>
      </w:pPr>
      <w:bookmarkStart w:id="2865" w:name="_Toc369592863"/>
      <w:ins w:id="2866" w:author="paulac" w:date="2013-10-10T12:20:00Z">
        <w:r>
          <w:t xml:space="preserve">Configurar </w:t>
        </w:r>
      </w:ins>
      <w:ins w:id="2867" w:author="paulac" w:date="2013-10-10T12:19:00Z">
        <w:r>
          <w:t>termini</w:t>
        </w:r>
        <w:bookmarkEnd w:id="2865"/>
      </w:ins>
    </w:p>
    <w:p w:rsidR="00E21426" w:rsidRDefault="00342256">
      <w:pPr>
        <w:rPr>
          <w:ins w:id="2868" w:author="paulac" w:date="2013-10-10T12:18:00Z"/>
        </w:rPr>
        <w:pPrChange w:id="2869" w:author="paulac" w:date="2013-10-10T12:19:00Z">
          <w:pPr>
            <w:pStyle w:val="Ttol3"/>
            <w:spacing w:before="240" w:after="120"/>
          </w:pPr>
        </w:pPrChange>
      </w:pPr>
      <w:ins w:id="2870" w:author="paulac" w:date="2013-10-10T12:19:00Z">
        <w:r>
          <w:t>Handler que permet configurar una variable de tipus termini.</w:t>
        </w:r>
      </w:ins>
      <w:ins w:id="2871" w:author="paulac" w:date="2013-10-10T12:22:00Z">
        <w:r w:rsidR="003060CB">
          <w:t xml:space="preserve"> La seva durada es pot definir en anys, mesos i dies.</w:t>
        </w:r>
      </w:ins>
    </w:p>
    <w:p w:rsidR="00342256" w:rsidRDefault="00342256" w:rsidP="00342256">
      <w:pPr>
        <w:pStyle w:val="Pargrafdellista"/>
        <w:numPr>
          <w:ilvl w:val="0"/>
          <w:numId w:val="8"/>
        </w:numPr>
        <w:rPr>
          <w:ins w:id="2872" w:author="paulac" w:date="2013-10-10T12:19:00Z"/>
        </w:rPr>
      </w:pPr>
      <w:ins w:id="2873" w:author="paulac" w:date="2013-10-10T12:19:00Z">
        <w:r>
          <w:t xml:space="preserve">Classe: </w:t>
        </w:r>
        <w:r w:rsidRPr="002D778A">
          <w:t>net.conselldemallorca.helium.jbpm3.handlers</w:t>
        </w:r>
        <w:r>
          <w:t>.TerminiVariableGuardarHandler</w:t>
        </w:r>
      </w:ins>
    </w:p>
    <w:p w:rsidR="00342256" w:rsidRDefault="00342256" w:rsidP="00342256">
      <w:pPr>
        <w:pStyle w:val="Pargrafdellista"/>
        <w:numPr>
          <w:ilvl w:val="0"/>
          <w:numId w:val="8"/>
        </w:numPr>
        <w:rPr>
          <w:ins w:id="2874" w:author="paulac" w:date="2013-10-10T12:19:00Z"/>
        </w:rPr>
      </w:pPr>
      <w:ins w:id="2875" w:author="paulac" w:date="2013-10-10T12:19:00Z">
        <w:r>
          <w:t>Paràmetres:</w:t>
        </w:r>
      </w:ins>
    </w:p>
    <w:tbl>
      <w:tblPr>
        <w:tblStyle w:val="LIMIT"/>
        <w:tblW w:w="7860" w:type="dxa"/>
        <w:tblLayout w:type="fixed"/>
        <w:tblLook w:val="04A0"/>
        <w:tblPrChange w:id="2876" w:author="paulac" w:date="2013-10-14T13:28:00Z">
          <w:tblPr>
            <w:tblStyle w:val="LIMIT"/>
            <w:tblW w:w="7860" w:type="dxa"/>
            <w:tblLayout w:type="fixed"/>
            <w:tblLook w:val="04A0"/>
          </w:tblPr>
        </w:tblPrChange>
      </w:tblPr>
      <w:tblGrid>
        <w:gridCol w:w="2108"/>
        <w:gridCol w:w="5752"/>
        <w:tblGridChange w:id="2877">
          <w:tblGrid>
            <w:gridCol w:w="2108"/>
            <w:gridCol w:w="5752"/>
          </w:tblGrid>
        </w:tblGridChange>
      </w:tblGrid>
      <w:tr w:rsidR="00342256" w:rsidRPr="00104BF9" w:rsidTr="00941F75">
        <w:trPr>
          <w:cnfStyle w:val="100000000000"/>
          <w:trHeight w:val="340"/>
          <w:ins w:id="2878" w:author="paulac" w:date="2013-10-10T12:19:00Z"/>
          <w:trPrChange w:id="2879" w:author="paulac" w:date="2013-10-14T13:28:00Z">
            <w:trPr>
              <w:trHeight w:val="340"/>
            </w:trPr>
          </w:trPrChange>
        </w:trPr>
        <w:tc>
          <w:tcPr>
            <w:cnfStyle w:val="001000000000"/>
            <w:tcW w:w="2108" w:type="dxa"/>
            <w:tcPrChange w:id="2880" w:author="paulac" w:date="2013-10-14T13:28:00Z">
              <w:tcPr>
                <w:tcW w:w="2108" w:type="dxa"/>
              </w:tcPr>
            </w:tcPrChange>
          </w:tcPr>
          <w:p w:rsidR="00E21426" w:rsidRDefault="000D0864">
            <w:pPr>
              <w:cnfStyle w:val="101000000000"/>
              <w:rPr>
                <w:ins w:id="2881" w:author="paulac" w:date="2013-10-10T12:19:00Z"/>
                <w:rPrChange w:id="2882" w:author="paulac" w:date="2013-10-14T13:28:00Z">
                  <w:rPr>
                    <w:ins w:id="2883" w:author="paulac" w:date="2013-10-10T12:19:00Z"/>
                    <w:rFonts w:eastAsiaTheme="minorHAnsi"/>
                    <w:b w:val="0"/>
                    <w:bCs w:val="0"/>
                    <w:color w:val="auto"/>
                    <w:szCs w:val="22"/>
                    <w:lang w:val="ca-ES" w:eastAsia="en-US"/>
                  </w:rPr>
                </w:rPrChange>
              </w:rPr>
              <w:pPrChange w:id="2884" w:author="paulac" w:date="2013-10-14T13:28:00Z">
                <w:pPr>
                  <w:spacing w:after="200" w:line="276" w:lineRule="auto"/>
                  <w:cnfStyle w:val="101000000000"/>
                </w:pPr>
              </w:pPrChange>
            </w:pPr>
            <w:ins w:id="2885" w:author="paulac" w:date="2013-10-10T12:19:00Z">
              <w:r w:rsidRPr="000D0864">
                <w:rPr>
                  <w:rFonts w:eastAsiaTheme="minorHAnsi"/>
                  <w:color w:val="auto"/>
                  <w:rPrChange w:id="2886" w:author="paulac" w:date="2013-10-14T16:17:00Z">
                    <w:rPr>
                      <w:rFonts w:asciiTheme="majorHAnsi" w:eastAsiaTheme="majorEastAsia" w:hAnsiTheme="majorHAnsi" w:cstheme="majorBidi"/>
                      <w:color w:val="0000FF" w:themeColor="hyperlink"/>
                      <w:u w:val="single"/>
                    </w:rPr>
                  </w:rPrChange>
                </w:rPr>
                <w:t>Nom paràmetre</w:t>
              </w:r>
            </w:ins>
          </w:p>
        </w:tc>
        <w:tc>
          <w:tcPr>
            <w:tcW w:w="5752" w:type="dxa"/>
            <w:tcPrChange w:id="2887" w:author="paulac" w:date="2013-10-14T13:28:00Z">
              <w:tcPr>
                <w:tcW w:w="5752" w:type="dxa"/>
              </w:tcPr>
            </w:tcPrChange>
          </w:tcPr>
          <w:p w:rsidR="00E21426" w:rsidRDefault="000D0864">
            <w:pPr>
              <w:cnfStyle w:val="100000000000"/>
              <w:rPr>
                <w:ins w:id="2888" w:author="paulac" w:date="2013-10-10T12:19:00Z"/>
                <w:rPrChange w:id="2889" w:author="paulac" w:date="2013-10-14T13:28:00Z">
                  <w:rPr>
                    <w:ins w:id="2890" w:author="paulac" w:date="2013-10-10T12:19:00Z"/>
                    <w:rFonts w:eastAsiaTheme="minorHAnsi"/>
                    <w:b w:val="0"/>
                    <w:bCs w:val="0"/>
                    <w:color w:val="auto"/>
                    <w:szCs w:val="22"/>
                    <w:lang w:val="ca-ES" w:eastAsia="en-US"/>
                  </w:rPr>
                </w:rPrChange>
              </w:rPr>
              <w:pPrChange w:id="2891" w:author="paulac" w:date="2013-10-14T13:28:00Z">
                <w:pPr>
                  <w:spacing w:after="200" w:line="276" w:lineRule="auto"/>
                  <w:cnfStyle w:val="100000000000"/>
                </w:pPr>
              </w:pPrChange>
            </w:pPr>
            <w:ins w:id="2892" w:author="paulac" w:date="2013-10-10T12:19:00Z">
              <w:r w:rsidRPr="000D0864">
                <w:rPr>
                  <w:rFonts w:eastAsiaTheme="minorHAnsi"/>
                  <w:color w:val="auto"/>
                  <w:rPrChange w:id="2893" w:author="paulac" w:date="2013-10-14T16:17:00Z">
                    <w:rPr>
                      <w:rFonts w:asciiTheme="majorHAnsi" w:eastAsiaTheme="majorEastAsia" w:hAnsiTheme="majorHAnsi" w:cstheme="majorBidi"/>
                      <w:color w:val="0000FF" w:themeColor="hyperlink"/>
                      <w:u w:val="single"/>
                    </w:rPr>
                  </w:rPrChange>
                </w:rPr>
                <w:t>Descripció</w:t>
              </w:r>
            </w:ins>
          </w:p>
        </w:tc>
      </w:tr>
      <w:tr w:rsidR="00342256" w:rsidRPr="003060CB" w:rsidTr="00941F75">
        <w:trPr>
          <w:cnfStyle w:val="000000100000"/>
          <w:trHeight w:val="397"/>
          <w:ins w:id="2894" w:author="paulac" w:date="2013-10-10T12:19:00Z"/>
          <w:trPrChange w:id="2895" w:author="paulac" w:date="2013-10-14T13:28:00Z">
            <w:trPr>
              <w:trHeight w:val="397"/>
            </w:trPr>
          </w:trPrChange>
        </w:trPr>
        <w:tc>
          <w:tcPr>
            <w:cnfStyle w:val="001000000000"/>
            <w:tcW w:w="2108" w:type="dxa"/>
            <w:tcPrChange w:id="2896" w:author="paulac" w:date="2013-10-14T13:28:00Z">
              <w:tcPr>
                <w:tcW w:w="2108" w:type="dxa"/>
              </w:tcPr>
            </w:tcPrChange>
          </w:tcPr>
          <w:p w:rsidR="00E21426" w:rsidRDefault="000D0864">
            <w:pPr>
              <w:jc w:val="left"/>
              <w:cnfStyle w:val="001000100000"/>
              <w:rPr>
                <w:ins w:id="2897" w:author="paulac" w:date="2013-10-10T12:19:00Z"/>
                <w:b w:val="0"/>
                <w:bCs w:val="0"/>
                <w:rPrChange w:id="2898" w:author="paulac" w:date="2013-10-14T13:28:00Z">
                  <w:rPr>
                    <w:ins w:id="2899" w:author="paulac" w:date="2013-10-10T12:19:00Z"/>
                    <w:rFonts w:eastAsiaTheme="minorHAnsi"/>
                    <w:b w:val="0"/>
                    <w:bCs w:val="0"/>
                    <w:szCs w:val="22"/>
                    <w:lang w:val="ca-ES" w:eastAsia="en-US"/>
                  </w:rPr>
                </w:rPrChange>
              </w:rPr>
              <w:pPrChange w:id="2900" w:author="paulac" w:date="2013-10-10T12:21:00Z">
                <w:pPr>
                  <w:spacing w:after="200" w:line="276" w:lineRule="auto"/>
                  <w:jc w:val="left"/>
                  <w:cnfStyle w:val="001000100000"/>
                </w:pPr>
              </w:pPrChange>
            </w:pPr>
            <w:ins w:id="2901" w:author="paulac" w:date="2013-10-10T12:21:00Z">
              <w:r w:rsidRPr="000D0864">
                <w:rPr>
                  <w:rPrChange w:id="2902" w:author="paulac" w:date="2013-10-14T13:28:00Z">
                    <w:rPr>
                      <w:color w:val="0000FF" w:themeColor="hyperlink"/>
                      <w:u w:val="single"/>
                    </w:rPr>
                  </w:rPrChange>
                </w:rPr>
                <w:t>varT</w:t>
              </w:r>
            </w:ins>
            <w:ins w:id="2903" w:author="paulac" w:date="2013-10-10T12:19:00Z">
              <w:r w:rsidRPr="000D0864">
                <w:rPr>
                  <w:rPrChange w:id="2904" w:author="paulac" w:date="2013-10-14T13:28:00Z">
                    <w:rPr>
                      <w:color w:val="0000FF" w:themeColor="hyperlink"/>
                      <w:u w:val="single"/>
                    </w:rPr>
                  </w:rPrChange>
                </w:rPr>
                <w:t>ermini</w:t>
              </w:r>
            </w:ins>
          </w:p>
        </w:tc>
        <w:tc>
          <w:tcPr>
            <w:tcW w:w="5752" w:type="dxa"/>
            <w:tcPrChange w:id="2905" w:author="paulac" w:date="2013-10-14T13:28:00Z">
              <w:tcPr>
                <w:tcW w:w="5752" w:type="dxa"/>
              </w:tcPr>
            </w:tcPrChange>
          </w:tcPr>
          <w:p w:rsidR="00E21426" w:rsidRDefault="000D0864">
            <w:pPr>
              <w:jc w:val="left"/>
              <w:cnfStyle w:val="000000100000"/>
              <w:rPr>
                <w:ins w:id="2906" w:author="paulac" w:date="2013-10-10T12:19:00Z"/>
                <w:rPrChange w:id="2907" w:author="paulac" w:date="2013-10-14T13:29:00Z">
                  <w:rPr>
                    <w:ins w:id="2908" w:author="paulac" w:date="2013-10-10T12:19:00Z"/>
                    <w:rFonts w:eastAsiaTheme="minorHAnsi"/>
                    <w:szCs w:val="22"/>
                    <w:lang w:val="ca-ES" w:eastAsia="en-US"/>
                  </w:rPr>
                </w:rPrChange>
              </w:rPr>
              <w:pPrChange w:id="2909" w:author="paulac" w:date="2013-10-14T13:29:00Z">
                <w:pPr>
                  <w:spacing w:after="200" w:line="276" w:lineRule="auto"/>
                  <w:jc w:val="left"/>
                  <w:cnfStyle w:val="000000100000"/>
                </w:pPr>
              </w:pPrChange>
            </w:pPr>
            <w:ins w:id="2910" w:author="paulac" w:date="2013-10-10T12:21:00Z">
              <w:r w:rsidRPr="000D0864">
                <w:rPr>
                  <w:rPrChange w:id="2911" w:author="paulac" w:date="2013-10-14T13:29:00Z">
                    <w:rPr>
                      <w:color w:val="0000FF" w:themeColor="hyperlink"/>
                      <w:u w:val="single"/>
                    </w:rPr>
                  </w:rPrChange>
                </w:rPr>
                <w:t>Variable on guardar el te</w:t>
              </w:r>
            </w:ins>
            <w:ins w:id="2912" w:author="paulac" w:date="2013-10-10T12:24:00Z">
              <w:r w:rsidRPr="000D0864">
                <w:rPr>
                  <w:rPrChange w:id="2913" w:author="paulac" w:date="2013-10-14T13:29:00Z">
                    <w:rPr>
                      <w:color w:val="0000FF" w:themeColor="hyperlink"/>
                      <w:u w:val="single"/>
                    </w:rPr>
                  </w:rPrChange>
                </w:rPr>
                <w:t>r</w:t>
              </w:r>
            </w:ins>
            <w:ins w:id="2914" w:author="paulac" w:date="2013-10-10T12:21:00Z">
              <w:r w:rsidRPr="000D0864">
                <w:rPr>
                  <w:rPrChange w:id="2915" w:author="paulac" w:date="2013-10-14T13:29:00Z">
                    <w:rPr>
                      <w:color w:val="0000FF" w:themeColor="hyperlink"/>
                      <w:u w:val="single"/>
                    </w:rPr>
                  </w:rPrChange>
                </w:rPr>
                <w:t>mini</w:t>
              </w:r>
            </w:ins>
          </w:p>
        </w:tc>
      </w:tr>
      <w:tr w:rsidR="00342256" w:rsidRPr="003060CB" w:rsidTr="00941F75">
        <w:trPr>
          <w:trHeight w:val="397"/>
          <w:ins w:id="2916" w:author="paulac" w:date="2013-10-10T12:19:00Z"/>
          <w:trPrChange w:id="2917" w:author="paulac" w:date="2013-10-14T13:28:00Z">
            <w:trPr>
              <w:trHeight w:val="397"/>
            </w:trPr>
          </w:trPrChange>
        </w:trPr>
        <w:tc>
          <w:tcPr>
            <w:cnfStyle w:val="001000000000"/>
            <w:tcW w:w="2108" w:type="dxa"/>
            <w:tcPrChange w:id="2918" w:author="paulac" w:date="2013-10-14T13:28:00Z">
              <w:tcPr>
                <w:tcW w:w="2108" w:type="dxa"/>
              </w:tcPr>
            </w:tcPrChange>
          </w:tcPr>
          <w:p w:rsidR="00E21426" w:rsidRDefault="000D0864">
            <w:pPr>
              <w:jc w:val="left"/>
              <w:rPr>
                <w:ins w:id="2919" w:author="paulac" w:date="2013-10-10T12:19:00Z"/>
                <w:b w:val="0"/>
                <w:bCs w:val="0"/>
                <w:rPrChange w:id="2920" w:author="paulac" w:date="2013-10-14T13:28:00Z">
                  <w:rPr>
                    <w:ins w:id="2921" w:author="paulac" w:date="2013-10-10T12:19:00Z"/>
                    <w:rFonts w:eastAsiaTheme="minorHAnsi"/>
                    <w:b w:val="0"/>
                    <w:bCs w:val="0"/>
                    <w:szCs w:val="22"/>
                    <w:lang w:val="ca-ES" w:eastAsia="en-US"/>
                  </w:rPr>
                </w:rPrChange>
              </w:rPr>
              <w:pPrChange w:id="2922" w:author="paulac" w:date="2013-10-14T13:28:00Z">
                <w:pPr>
                  <w:spacing w:after="200" w:line="276" w:lineRule="auto"/>
                  <w:jc w:val="left"/>
                </w:pPr>
              </w:pPrChange>
            </w:pPr>
            <w:ins w:id="2923" w:author="paulac" w:date="2013-10-10T12:20:00Z">
              <w:r w:rsidRPr="000D0864">
                <w:rPr>
                  <w:rPrChange w:id="2924" w:author="paulac" w:date="2013-10-14T13:28:00Z">
                    <w:rPr>
                      <w:color w:val="0000FF" w:themeColor="hyperlink"/>
                      <w:u w:val="single"/>
                    </w:rPr>
                  </w:rPrChange>
                </w:rPr>
                <w:t>anys</w:t>
              </w:r>
            </w:ins>
          </w:p>
        </w:tc>
        <w:tc>
          <w:tcPr>
            <w:tcW w:w="5752" w:type="dxa"/>
            <w:tcPrChange w:id="2925" w:author="paulac" w:date="2013-10-14T13:28:00Z">
              <w:tcPr>
                <w:tcW w:w="5752" w:type="dxa"/>
              </w:tcPr>
            </w:tcPrChange>
          </w:tcPr>
          <w:p w:rsidR="00E21426" w:rsidRDefault="000D0864">
            <w:pPr>
              <w:jc w:val="left"/>
              <w:cnfStyle w:val="000000000000"/>
              <w:rPr>
                <w:ins w:id="2926" w:author="paulac" w:date="2013-10-10T12:19:00Z"/>
                <w:rPrChange w:id="2927" w:author="paulac" w:date="2013-10-14T13:28:00Z">
                  <w:rPr>
                    <w:ins w:id="2928" w:author="paulac" w:date="2013-10-10T12:19:00Z"/>
                    <w:rFonts w:eastAsiaTheme="minorHAnsi"/>
                    <w:szCs w:val="22"/>
                    <w:lang w:val="ca-ES" w:eastAsia="en-US"/>
                  </w:rPr>
                </w:rPrChange>
              </w:rPr>
              <w:pPrChange w:id="2929" w:author="paulac" w:date="2013-10-14T13:28:00Z">
                <w:pPr>
                  <w:spacing w:after="200" w:line="276" w:lineRule="auto"/>
                  <w:jc w:val="left"/>
                  <w:cnfStyle w:val="000000000000"/>
                </w:pPr>
              </w:pPrChange>
            </w:pPr>
            <w:ins w:id="2930" w:author="paulac" w:date="2013-10-10T12:25:00Z">
              <w:r w:rsidRPr="000D0864">
                <w:rPr>
                  <w:rPrChange w:id="2931" w:author="paulac" w:date="2013-10-14T13:28:00Z">
                    <w:rPr>
                      <w:color w:val="0000FF" w:themeColor="hyperlink"/>
                      <w:u w:val="single"/>
                    </w:rPr>
                  </w:rPrChange>
                </w:rPr>
                <w:t>Número d’anys de la durada del termini</w:t>
              </w:r>
            </w:ins>
          </w:p>
        </w:tc>
      </w:tr>
      <w:tr w:rsidR="00342256" w:rsidRPr="003060CB" w:rsidTr="00941F75">
        <w:trPr>
          <w:cnfStyle w:val="000000100000"/>
          <w:trHeight w:val="397"/>
          <w:ins w:id="2932" w:author="paulac" w:date="2013-10-10T12:19:00Z"/>
          <w:trPrChange w:id="2933" w:author="paulac" w:date="2013-10-14T13:28:00Z">
            <w:trPr>
              <w:trHeight w:val="397"/>
            </w:trPr>
          </w:trPrChange>
        </w:trPr>
        <w:tc>
          <w:tcPr>
            <w:cnfStyle w:val="001000000000"/>
            <w:tcW w:w="2108" w:type="dxa"/>
            <w:tcPrChange w:id="2934" w:author="paulac" w:date="2013-10-14T13:28:00Z">
              <w:tcPr>
                <w:tcW w:w="2108" w:type="dxa"/>
              </w:tcPr>
            </w:tcPrChange>
          </w:tcPr>
          <w:p w:rsidR="00E21426" w:rsidRDefault="000D0864">
            <w:pPr>
              <w:jc w:val="left"/>
              <w:cnfStyle w:val="001000100000"/>
              <w:rPr>
                <w:ins w:id="2935" w:author="paulac" w:date="2013-10-10T12:19:00Z"/>
                <w:b w:val="0"/>
                <w:bCs w:val="0"/>
                <w:rPrChange w:id="2936" w:author="paulac" w:date="2013-10-14T13:28:00Z">
                  <w:rPr>
                    <w:ins w:id="2937" w:author="paulac" w:date="2013-10-10T12:19:00Z"/>
                    <w:rFonts w:eastAsiaTheme="minorHAnsi"/>
                    <w:b w:val="0"/>
                    <w:bCs w:val="0"/>
                    <w:szCs w:val="22"/>
                    <w:lang w:val="ca-ES" w:eastAsia="en-US"/>
                  </w:rPr>
                </w:rPrChange>
              </w:rPr>
              <w:pPrChange w:id="2938" w:author="paulac" w:date="2013-10-14T13:28:00Z">
                <w:pPr>
                  <w:spacing w:after="200" w:line="276" w:lineRule="auto"/>
                  <w:jc w:val="left"/>
                  <w:cnfStyle w:val="001000100000"/>
                </w:pPr>
              </w:pPrChange>
            </w:pPr>
            <w:ins w:id="2939" w:author="paulac" w:date="2013-10-10T12:20:00Z">
              <w:r w:rsidRPr="000D0864">
                <w:rPr>
                  <w:rPrChange w:id="2940" w:author="paulac" w:date="2013-10-14T13:28:00Z">
                    <w:rPr>
                      <w:color w:val="0000FF" w:themeColor="hyperlink"/>
                      <w:u w:val="single"/>
                    </w:rPr>
                  </w:rPrChange>
                </w:rPr>
                <w:t>varAnys</w:t>
              </w:r>
            </w:ins>
          </w:p>
        </w:tc>
        <w:tc>
          <w:tcPr>
            <w:tcW w:w="5752" w:type="dxa"/>
            <w:tcPrChange w:id="2941" w:author="paulac" w:date="2013-10-14T13:28:00Z">
              <w:tcPr>
                <w:tcW w:w="5752" w:type="dxa"/>
              </w:tcPr>
            </w:tcPrChange>
          </w:tcPr>
          <w:p w:rsidR="00E21426" w:rsidRDefault="000D0864">
            <w:pPr>
              <w:jc w:val="left"/>
              <w:cnfStyle w:val="000000100000"/>
              <w:rPr>
                <w:ins w:id="2942" w:author="paulac" w:date="2013-10-10T12:19:00Z"/>
                <w:rPrChange w:id="2943" w:author="paulac" w:date="2013-10-14T13:28:00Z">
                  <w:rPr>
                    <w:ins w:id="2944" w:author="paulac" w:date="2013-10-10T12:19:00Z"/>
                    <w:rFonts w:eastAsiaTheme="minorHAnsi"/>
                    <w:szCs w:val="22"/>
                    <w:lang w:val="ca-ES" w:eastAsia="en-US"/>
                  </w:rPr>
                </w:rPrChange>
              </w:rPr>
              <w:pPrChange w:id="2945" w:author="paulac" w:date="2013-10-14T13:28:00Z">
                <w:pPr>
                  <w:spacing w:after="200" w:line="276" w:lineRule="auto"/>
                  <w:jc w:val="left"/>
                  <w:cnfStyle w:val="000000100000"/>
                </w:pPr>
              </w:pPrChange>
            </w:pPr>
            <w:ins w:id="2946" w:author="paulac" w:date="2013-10-10T12:25:00Z">
              <w:r w:rsidRPr="000D0864">
                <w:rPr>
                  <w:rPrChange w:id="2947" w:author="paulac" w:date="2013-10-14T13:28:00Z">
                    <w:rPr>
                      <w:color w:val="0000FF" w:themeColor="hyperlink"/>
                      <w:u w:val="single"/>
                    </w:rPr>
                  </w:rPrChange>
                </w:rPr>
                <w:t xml:space="preserve">Variable que conté el número </w:t>
              </w:r>
            </w:ins>
            <w:ins w:id="2948" w:author="paulac" w:date="2013-10-10T12:28:00Z">
              <w:r w:rsidRPr="000D0864">
                <w:rPr>
                  <w:rPrChange w:id="2949" w:author="paulac" w:date="2013-10-14T13:28:00Z">
                    <w:rPr>
                      <w:color w:val="0000FF" w:themeColor="hyperlink"/>
                      <w:u w:val="single"/>
                    </w:rPr>
                  </w:rPrChange>
                </w:rPr>
                <w:t>d’anys de la durada del termini</w:t>
              </w:r>
            </w:ins>
          </w:p>
        </w:tc>
      </w:tr>
      <w:tr w:rsidR="003060CB" w:rsidRPr="003060CB" w:rsidTr="00941F75">
        <w:trPr>
          <w:trHeight w:val="397"/>
          <w:ins w:id="2950" w:author="paulac" w:date="2013-10-10T12:19:00Z"/>
          <w:trPrChange w:id="2951" w:author="paulac" w:date="2013-10-14T13:28:00Z">
            <w:trPr>
              <w:trHeight w:val="397"/>
            </w:trPr>
          </w:trPrChange>
        </w:trPr>
        <w:tc>
          <w:tcPr>
            <w:cnfStyle w:val="001000000000"/>
            <w:tcW w:w="2108" w:type="dxa"/>
            <w:tcPrChange w:id="2952" w:author="paulac" w:date="2013-10-14T13:28:00Z">
              <w:tcPr>
                <w:tcW w:w="2108" w:type="dxa"/>
                <w:tcBorders>
                  <w:top w:val="single" w:sz="8" w:space="0" w:color="4F81BD" w:themeColor="accent1"/>
                  <w:left w:val="single" w:sz="8" w:space="0" w:color="4F81BD" w:themeColor="accent1"/>
                  <w:bottom w:val="single" w:sz="8" w:space="0" w:color="4F81BD" w:themeColor="accent1"/>
                </w:tcBorders>
              </w:tcPr>
            </w:tcPrChange>
          </w:tcPr>
          <w:p w:rsidR="00E21426" w:rsidRDefault="000D0864">
            <w:pPr>
              <w:jc w:val="left"/>
              <w:rPr>
                <w:ins w:id="2953" w:author="paulac" w:date="2013-10-10T12:19:00Z"/>
                <w:b w:val="0"/>
                <w:bCs w:val="0"/>
                <w:rPrChange w:id="2954" w:author="paulac" w:date="2013-10-14T13:28:00Z">
                  <w:rPr>
                    <w:ins w:id="2955" w:author="paulac" w:date="2013-10-10T12:19:00Z"/>
                    <w:rFonts w:eastAsiaTheme="minorHAnsi"/>
                    <w:b w:val="0"/>
                    <w:bCs w:val="0"/>
                    <w:szCs w:val="22"/>
                    <w:lang w:val="ca-ES" w:eastAsia="en-US"/>
                  </w:rPr>
                </w:rPrChange>
              </w:rPr>
              <w:pPrChange w:id="2956" w:author="paulac" w:date="2013-10-14T13:28:00Z">
                <w:pPr>
                  <w:spacing w:after="200" w:line="276" w:lineRule="auto"/>
                  <w:jc w:val="left"/>
                </w:pPr>
              </w:pPrChange>
            </w:pPr>
            <w:ins w:id="2957" w:author="paulac" w:date="2013-10-10T12:20:00Z">
              <w:r w:rsidRPr="000D0864">
                <w:rPr>
                  <w:rPrChange w:id="2958" w:author="paulac" w:date="2013-10-14T13:28:00Z">
                    <w:rPr>
                      <w:color w:val="0000FF" w:themeColor="hyperlink"/>
                      <w:u w:val="single"/>
                    </w:rPr>
                  </w:rPrChange>
                </w:rPr>
                <w:t>mesos</w:t>
              </w:r>
            </w:ins>
          </w:p>
        </w:tc>
        <w:tc>
          <w:tcPr>
            <w:tcW w:w="5752" w:type="dxa"/>
            <w:tcPrChange w:id="2959" w:author="paulac" w:date="2013-10-14T13:28:00Z">
              <w:tcPr>
                <w:tcW w:w="5752" w:type="dxa"/>
                <w:tcBorders>
                  <w:top w:val="single" w:sz="8" w:space="0" w:color="4F81BD" w:themeColor="accent1"/>
                  <w:bottom w:val="single" w:sz="8" w:space="0" w:color="4F81BD" w:themeColor="accent1"/>
                  <w:right w:val="single" w:sz="8" w:space="0" w:color="4F81BD" w:themeColor="accent1"/>
                </w:tcBorders>
              </w:tcPr>
            </w:tcPrChange>
          </w:tcPr>
          <w:p w:rsidR="00E21426" w:rsidRDefault="000D0864">
            <w:pPr>
              <w:jc w:val="left"/>
              <w:cnfStyle w:val="000000000000"/>
              <w:rPr>
                <w:ins w:id="2960" w:author="paulac" w:date="2013-10-10T12:19:00Z"/>
                <w:rPrChange w:id="2961" w:author="paulac" w:date="2013-10-14T13:28:00Z">
                  <w:rPr>
                    <w:ins w:id="2962" w:author="paulac" w:date="2013-10-10T12:19:00Z"/>
                    <w:rFonts w:eastAsiaTheme="minorHAnsi"/>
                    <w:szCs w:val="22"/>
                    <w:lang w:val="ca-ES" w:eastAsia="en-US"/>
                  </w:rPr>
                </w:rPrChange>
              </w:rPr>
              <w:pPrChange w:id="2963" w:author="paulac" w:date="2013-10-14T13:28:00Z">
                <w:pPr>
                  <w:spacing w:after="200" w:line="276" w:lineRule="auto"/>
                  <w:jc w:val="left"/>
                  <w:cnfStyle w:val="000000000000"/>
                </w:pPr>
              </w:pPrChange>
            </w:pPr>
            <w:ins w:id="2964" w:author="paulac" w:date="2013-10-10T12:25:00Z">
              <w:r w:rsidRPr="000D0864">
                <w:rPr>
                  <w:rPrChange w:id="2965" w:author="paulac" w:date="2013-10-14T13:28:00Z">
                    <w:rPr>
                      <w:color w:val="0000FF" w:themeColor="hyperlink"/>
                      <w:u w:val="single"/>
                    </w:rPr>
                  </w:rPrChange>
                </w:rPr>
                <w:t>Número de mesos de la durada del termini</w:t>
              </w:r>
            </w:ins>
          </w:p>
        </w:tc>
      </w:tr>
      <w:tr w:rsidR="003060CB" w:rsidRPr="003060CB" w:rsidTr="00941F75">
        <w:trPr>
          <w:cnfStyle w:val="000000100000"/>
          <w:trHeight w:val="397"/>
          <w:ins w:id="2966" w:author="paulac" w:date="2013-10-10T12:19:00Z"/>
          <w:trPrChange w:id="2967" w:author="paulac" w:date="2013-10-14T13:28:00Z">
            <w:trPr>
              <w:trHeight w:val="397"/>
            </w:trPr>
          </w:trPrChange>
        </w:trPr>
        <w:tc>
          <w:tcPr>
            <w:cnfStyle w:val="001000000000"/>
            <w:tcW w:w="2108" w:type="dxa"/>
            <w:tcPrChange w:id="2968" w:author="paulac" w:date="2013-10-14T13:28:00Z">
              <w:tcPr>
                <w:tcW w:w="2108" w:type="dxa"/>
              </w:tcPr>
            </w:tcPrChange>
          </w:tcPr>
          <w:p w:rsidR="00E21426" w:rsidRDefault="000D0864">
            <w:pPr>
              <w:jc w:val="left"/>
              <w:cnfStyle w:val="001000100000"/>
              <w:rPr>
                <w:ins w:id="2969" w:author="paulac" w:date="2013-10-10T12:19:00Z"/>
                <w:b w:val="0"/>
                <w:bCs w:val="0"/>
                <w:rPrChange w:id="2970" w:author="paulac" w:date="2013-10-14T13:28:00Z">
                  <w:rPr>
                    <w:ins w:id="2971" w:author="paulac" w:date="2013-10-10T12:19:00Z"/>
                    <w:rFonts w:eastAsiaTheme="minorHAnsi"/>
                    <w:b w:val="0"/>
                    <w:bCs w:val="0"/>
                    <w:szCs w:val="22"/>
                    <w:lang w:val="ca-ES" w:eastAsia="en-US"/>
                  </w:rPr>
                </w:rPrChange>
              </w:rPr>
              <w:pPrChange w:id="2972" w:author="paulac" w:date="2013-10-14T13:28:00Z">
                <w:pPr>
                  <w:spacing w:after="200" w:line="276" w:lineRule="auto"/>
                  <w:jc w:val="left"/>
                  <w:cnfStyle w:val="001000100000"/>
                </w:pPr>
              </w:pPrChange>
            </w:pPr>
            <w:ins w:id="2973" w:author="paulac" w:date="2013-10-10T12:20:00Z">
              <w:r w:rsidRPr="000D0864">
                <w:rPr>
                  <w:rPrChange w:id="2974" w:author="paulac" w:date="2013-10-14T13:28:00Z">
                    <w:rPr>
                      <w:color w:val="0000FF" w:themeColor="hyperlink"/>
                      <w:u w:val="single"/>
                    </w:rPr>
                  </w:rPrChange>
                </w:rPr>
                <w:t>varMesos</w:t>
              </w:r>
            </w:ins>
          </w:p>
        </w:tc>
        <w:tc>
          <w:tcPr>
            <w:tcW w:w="5752" w:type="dxa"/>
            <w:tcPrChange w:id="2975" w:author="paulac" w:date="2013-10-14T13:28:00Z">
              <w:tcPr>
                <w:tcW w:w="5752" w:type="dxa"/>
              </w:tcPr>
            </w:tcPrChange>
          </w:tcPr>
          <w:p w:rsidR="00E21426" w:rsidRDefault="000D0864">
            <w:pPr>
              <w:jc w:val="left"/>
              <w:cnfStyle w:val="000000100000"/>
              <w:rPr>
                <w:ins w:id="2976" w:author="paulac" w:date="2013-10-10T12:19:00Z"/>
                <w:rPrChange w:id="2977" w:author="paulac" w:date="2013-10-14T13:28:00Z">
                  <w:rPr>
                    <w:ins w:id="2978" w:author="paulac" w:date="2013-10-10T12:19:00Z"/>
                    <w:rFonts w:eastAsiaTheme="minorHAnsi"/>
                    <w:szCs w:val="22"/>
                    <w:lang w:val="ca-ES" w:eastAsia="en-US"/>
                  </w:rPr>
                </w:rPrChange>
              </w:rPr>
              <w:pPrChange w:id="2979" w:author="paulac" w:date="2013-10-14T13:28:00Z">
                <w:pPr>
                  <w:spacing w:after="200" w:line="276" w:lineRule="auto"/>
                  <w:jc w:val="left"/>
                  <w:cnfStyle w:val="000000100000"/>
                </w:pPr>
              </w:pPrChange>
            </w:pPr>
            <w:ins w:id="2980" w:author="paulac" w:date="2013-10-10T12:26:00Z">
              <w:r w:rsidRPr="000D0864">
                <w:rPr>
                  <w:rPrChange w:id="2981" w:author="paulac" w:date="2013-10-14T13:28:00Z">
                    <w:rPr>
                      <w:color w:val="0000FF" w:themeColor="hyperlink"/>
                      <w:u w:val="single"/>
                    </w:rPr>
                  </w:rPrChange>
                </w:rPr>
                <w:t>Variable que conté el número de</w:t>
              </w:r>
            </w:ins>
            <w:ins w:id="2982" w:author="paulac" w:date="2013-10-10T12:28:00Z">
              <w:r w:rsidRPr="000D0864">
                <w:rPr>
                  <w:rPrChange w:id="2983" w:author="paulac" w:date="2013-10-14T13:28:00Z">
                    <w:rPr>
                      <w:color w:val="0000FF" w:themeColor="hyperlink"/>
                      <w:u w:val="single"/>
                    </w:rPr>
                  </w:rPrChange>
                </w:rPr>
                <w:t xml:space="preserve"> mesos de la durada del termini</w:t>
              </w:r>
            </w:ins>
          </w:p>
        </w:tc>
      </w:tr>
      <w:tr w:rsidR="003060CB" w:rsidRPr="003060CB" w:rsidTr="00941F75">
        <w:trPr>
          <w:trHeight w:val="397"/>
          <w:ins w:id="2984" w:author="paulac" w:date="2013-10-10T12:19:00Z"/>
          <w:trPrChange w:id="2985" w:author="paulac" w:date="2013-10-14T13:28:00Z">
            <w:trPr>
              <w:trHeight w:val="397"/>
            </w:trPr>
          </w:trPrChange>
        </w:trPr>
        <w:tc>
          <w:tcPr>
            <w:cnfStyle w:val="001000000000"/>
            <w:tcW w:w="2108" w:type="dxa"/>
            <w:tcPrChange w:id="2986" w:author="paulac" w:date="2013-10-14T13:28:00Z">
              <w:tcPr>
                <w:tcW w:w="2108" w:type="dxa"/>
                <w:tcBorders>
                  <w:top w:val="single" w:sz="8" w:space="0" w:color="4F81BD" w:themeColor="accent1"/>
                  <w:left w:val="single" w:sz="8" w:space="0" w:color="4F81BD" w:themeColor="accent1"/>
                  <w:bottom w:val="single" w:sz="8" w:space="0" w:color="4F81BD" w:themeColor="accent1"/>
                </w:tcBorders>
              </w:tcPr>
            </w:tcPrChange>
          </w:tcPr>
          <w:p w:rsidR="00E21426" w:rsidRDefault="000D0864">
            <w:pPr>
              <w:jc w:val="left"/>
              <w:rPr>
                <w:ins w:id="2987" w:author="paulac" w:date="2013-10-10T12:19:00Z"/>
                <w:b w:val="0"/>
                <w:bCs w:val="0"/>
                <w:rPrChange w:id="2988" w:author="paulac" w:date="2013-10-14T13:28:00Z">
                  <w:rPr>
                    <w:ins w:id="2989" w:author="paulac" w:date="2013-10-10T12:19:00Z"/>
                    <w:rFonts w:eastAsiaTheme="minorHAnsi"/>
                    <w:b w:val="0"/>
                    <w:bCs w:val="0"/>
                    <w:szCs w:val="22"/>
                    <w:lang w:val="ca-ES" w:eastAsia="en-US"/>
                  </w:rPr>
                </w:rPrChange>
              </w:rPr>
              <w:pPrChange w:id="2990" w:author="paulac" w:date="2013-10-14T13:28:00Z">
                <w:pPr>
                  <w:spacing w:after="200" w:line="276" w:lineRule="auto"/>
                  <w:jc w:val="left"/>
                </w:pPr>
              </w:pPrChange>
            </w:pPr>
            <w:ins w:id="2991" w:author="paulac" w:date="2013-10-10T12:20:00Z">
              <w:r w:rsidRPr="000D0864">
                <w:rPr>
                  <w:rPrChange w:id="2992" w:author="paulac" w:date="2013-10-14T13:28:00Z">
                    <w:rPr>
                      <w:color w:val="0000FF" w:themeColor="hyperlink"/>
                      <w:u w:val="single"/>
                    </w:rPr>
                  </w:rPrChange>
                </w:rPr>
                <w:t>dies</w:t>
              </w:r>
            </w:ins>
          </w:p>
        </w:tc>
        <w:tc>
          <w:tcPr>
            <w:tcW w:w="5752" w:type="dxa"/>
            <w:tcPrChange w:id="2993" w:author="paulac" w:date="2013-10-14T13:28:00Z">
              <w:tcPr>
                <w:tcW w:w="5752" w:type="dxa"/>
                <w:tcBorders>
                  <w:top w:val="single" w:sz="8" w:space="0" w:color="4F81BD" w:themeColor="accent1"/>
                  <w:bottom w:val="single" w:sz="8" w:space="0" w:color="4F81BD" w:themeColor="accent1"/>
                  <w:right w:val="single" w:sz="8" w:space="0" w:color="4F81BD" w:themeColor="accent1"/>
                </w:tcBorders>
              </w:tcPr>
            </w:tcPrChange>
          </w:tcPr>
          <w:p w:rsidR="00E21426" w:rsidRDefault="000D0864">
            <w:pPr>
              <w:jc w:val="left"/>
              <w:cnfStyle w:val="000000000000"/>
              <w:rPr>
                <w:ins w:id="2994" w:author="paulac" w:date="2013-10-10T12:19:00Z"/>
                <w:rPrChange w:id="2995" w:author="paulac" w:date="2013-10-14T13:28:00Z">
                  <w:rPr>
                    <w:ins w:id="2996" w:author="paulac" w:date="2013-10-10T12:19:00Z"/>
                    <w:rFonts w:eastAsiaTheme="minorHAnsi"/>
                    <w:szCs w:val="22"/>
                    <w:lang w:val="ca-ES" w:eastAsia="en-US"/>
                  </w:rPr>
                </w:rPrChange>
              </w:rPr>
              <w:pPrChange w:id="2997" w:author="paulac" w:date="2013-10-14T13:28:00Z">
                <w:pPr>
                  <w:spacing w:after="200" w:line="276" w:lineRule="auto"/>
                  <w:jc w:val="left"/>
                  <w:cnfStyle w:val="000000000000"/>
                </w:pPr>
              </w:pPrChange>
            </w:pPr>
            <w:ins w:id="2998" w:author="paulac" w:date="2013-10-10T12:25:00Z">
              <w:r w:rsidRPr="000D0864">
                <w:rPr>
                  <w:rPrChange w:id="2999" w:author="paulac" w:date="2013-10-14T13:28:00Z">
                    <w:rPr>
                      <w:color w:val="0000FF" w:themeColor="hyperlink"/>
                      <w:u w:val="single"/>
                    </w:rPr>
                  </w:rPrChange>
                </w:rPr>
                <w:t>Número de dies de la durada del termini</w:t>
              </w:r>
            </w:ins>
          </w:p>
        </w:tc>
      </w:tr>
      <w:tr w:rsidR="003060CB" w:rsidRPr="003060CB" w:rsidTr="00941F75">
        <w:trPr>
          <w:cnfStyle w:val="000000100000"/>
          <w:trHeight w:val="397"/>
          <w:ins w:id="3000" w:author="paulac" w:date="2013-10-10T12:20:00Z"/>
          <w:trPrChange w:id="3001" w:author="paulac" w:date="2013-10-14T13:28:00Z">
            <w:trPr>
              <w:trHeight w:val="397"/>
            </w:trPr>
          </w:trPrChange>
        </w:trPr>
        <w:tc>
          <w:tcPr>
            <w:cnfStyle w:val="001000000000"/>
            <w:tcW w:w="2108" w:type="dxa"/>
            <w:tcPrChange w:id="3002" w:author="paulac" w:date="2013-10-14T13:28:00Z">
              <w:tcPr>
                <w:tcW w:w="2108" w:type="dxa"/>
              </w:tcPr>
            </w:tcPrChange>
          </w:tcPr>
          <w:p w:rsidR="00E21426" w:rsidRDefault="000D0864">
            <w:pPr>
              <w:jc w:val="left"/>
              <w:cnfStyle w:val="001000100000"/>
              <w:rPr>
                <w:ins w:id="3003" w:author="paulac" w:date="2013-10-10T12:20:00Z"/>
                <w:b w:val="0"/>
                <w:bCs w:val="0"/>
                <w:rPrChange w:id="3004" w:author="paulac" w:date="2013-10-14T13:28:00Z">
                  <w:rPr>
                    <w:ins w:id="3005" w:author="paulac" w:date="2013-10-10T12:20:00Z"/>
                    <w:rFonts w:eastAsiaTheme="minorHAnsi"/>
                    <w:b w:val="0"/>
                    <w:bCs w:val="0"/>
                    <w:szCs w:val="22"/>
                    <w:lang w:val="ca-ES" w:eastAsia="en-US"/>
                  </w:rPr>
                </w:rPrChange>
              </w:rPr>
              <w:pPrChange w:id="3006" w:author="paulac" w:date="2013-10-14T13:28:00Z">
                <w:pPr>
                  <w:spacing w:after="200" w:line="276" w:lineRule="auto"/>
                  <w:jc w:val="left"/>
                  <w:cnfStyle w:val="001000100000"/>
                </w:pPr>
              </w:pPrChange>
            </w:pPr>
            <w:ins w:id="3007" w:author="paulac" w:date="2013-10-10T12:20:00Z">
              <w:r w:rsidRPr="000D0864">
                <w:rPr>
                  <w:rPrChange w:id="3008" w:author="paulac" w:date="2013-10-14T13:28:00Z">
                    <w:rPr>
                      <w:color w:val="0000FF" w:themeColor="hyperlink"/>
                      <w:u w:val="single"/>
                    </w:rPr>
                  </w:rPrChange>
                </w:rPr>
                <w:t>varDies</w:t>
              </w:r>
            </w:ins>
          </w:p>
        </w:tc>
        <w:tc>
          <w:tcPr>
            <w:tcW w:w="5752" w:type="dxa"/>
            <w:tcPrChange w:id="3009" w:author="paulac" w:date="2013-10-14T13:28:00Z">
              <w:tcPr>
                <w:tcW w:w="5752" w:type="dxa"/>
              </w:tcPr>
            </w:tcPrChange>
          </w:tcPr>
          <w:p w:rsidR="00E21426" w:rsidRDefault="000D0864">
            <w:pPr>
              <w:jc w:val="left"/>
              <w:cnfStyle w:val="000000100000"/>
              <w:rPr>
                <w:ins w:id="3010" w:author="paulac" w:date="2013-10-10T12:20:00Z"/>
                <w:rPrChange w:id="3011" w:author="paulac" w:date="2013-10-14T13:28:00Z">
                  <w:rPr>
                    <w:ins w:id="3012" w:author="paulac" w:date="2013-10-10T12:20:00Z"/>
                    <w:rFonts w:eastAsiaTheme="minorHAnsi"/>
                    <w:szCs w:val="22"/>
                    <w:lang w:val="ca-ES" w:eastAsia="en-US"/>
                  </w:rPr>
                </w:rPrChange>
              </w:rPr>
              <w:pPrChange w:id="3013" w:author="paulac" w:date="2013-10-14T13:28:00Z">
                <w:pPr>
                  <w:spacing w:after="200" w:line="276" w:lineRule="auto"/>
                  <w:jc w:val="left"/>
                  <w:cnfStyle w:val="000000100000"/>
                </w:pPr>
              </w:pPrChange>
            </w:pPr>
            <w:ins w:id="3014" w:author="paulac" w:date="2013-10-10T12:26:00Z">
              <w:r w:rsidRPr="000D0864">
                <w:rPr>
                  <w:rPrChange w:id="3015" w:author="paulac" w:date="2013-10-14T13:28:00Z">
                    <w:rPr>
                      <w:color w:val="0000FF" w:themeColor="hyperlink"/>
                      <w:u w:val="single"/>
                    </w:rPr>
                  </w:rPrChange>
                </w:rPr>
                <w:t>Variable que conté el número de</w:t>
              </w:r>
            </w:ins>
            <w:ins w:id="3016" w:author="paulac" w:date="2013-10-10T12:28:00Z">
              <w:r w:rsidRPr="000D0864">
                <w:rPr>
                  <w:rPrChange w:id="3017" w:author="paulac" w:date="2013-10-14T13:28:00Z">
                    <w:rPr>
                      <w:color w:val="0000FF" w:themeColor="hyperlink"/>
                      <w:u w:val="single"/>
                    </w:rPr>
                  </w:rPrChange>
                </w:rPr>
                <w:t xml:space="preserve"> dies de la durada del termini</w:t>
              </w:r>
            </w:ins>
          </w:p>
        </w:tc>
      </w:tr>
    </w:tbl>
    <w:p w:rsidR="00E21426" w:rsidRDefault="000D0864">
      <w:pPr>
        <w:pStyle w:val="Ttol4"/>
        <w:pPrChange w:id="3018" w:author="paulac" w:date="2013-10-09T17:47:00Z">
          <w:pPr>
            <w:pStyle w:val="Ttol3"/>
            <w:spacing w:before="240" w:after="120"/>
          </w:pPr>
        </w:pPrChange>
      </w:pPr>
      <w:bookmarkStart w:id="3019" w:name="_Toc369592864"/>
      <w:r w:rsidRPr="000D0864">
        <w:rPr>
          <w:rPrChange w:id="3020" w:author="paulac" w:date="2013-10-14T13:29:00Z">
            <w:rPr>
              <w:i/>
              <w:iCs/>
              <w:color w:val="0000FF" w:themeColor="hyperlink"/>
              <w:u w:val="single"/>
            </w:rPr>
          </w:rPrChange>
        </w:rPr>
        <w:t xml:space="preserve">Configuració </w:t>
      </w:r>
      <w:del w:id="3021" w:author="paulac" w:date="2013-10-10T12:40:00Z">
        <w:r w:rsidRPr="000D0864">
          <w:rPr>
            <w:rPrChange w:id="3022" w:author="paulac" w:date="2013-10-14T13:29:00Z">
              <w:rPr>
                <w:i/>
                <w:iCs/>
                <w:color w:val="0000FF" w:themeColor="hyperlink"/>
                <w:u w:val="single"/>
              </w:rPr>
            </w:rPrChange>
          </w:rPr>
          <w:delText xml:space="preserve">del context </w:delText>
        </w:r>
      </w:del>
      <w:r w:rsidRPr="000D0864">
        <w:rPr>
          <w:rPrChange w:id="3023" w:author="paulac" w:date="2013-10-14T13:29:00Z">
            <w:rPr>
              <w:i/>
              <w:iCs/>
              <w:color w:val="0000FF" w:themeColor="hyperlink"/>
              <w:u w:val="single"/>
            </w:rPr>
          </w:rPrChange>
        </w:rPr>
        <w:t>segons un termini iniciat</w:t>
      </w:r>
      <w:bookmarkEnd w:id="3019"/>
    </w:p>
    <w:p w:rsidR="00CE5945" w:rsidRPr="002D778A" w:rsidRDefault="00CE5945" w:rsidP="00CE5945">
      <w:pPr>
        <w:spacing w:after="120"/>
      </w:pPr>
      <w:r>
        <w:t>Aquest handler ens permet configurar la data límit d’una instància de tasca o un timer amb la data de fi d’un termini iniciat.</w:t>
      </w:r>
    </w:p>
    <w:p w:rsidR="00CE5945" w:rsidRDefault="00CE5945" w:rsidP="00CE5945">
      <w:pPr>
        <w:pStyle w:val="Pargrafdellista"/>
        <w:numPr>
          <w:ilvl w:val="0"/>
          <w:numId w:val="8"/>
        </w:numPr>
        <w:rPr>
          <w:ins w:id="3024" w:author="paulac" w:date="2013-10-10T12:37:00Z"/>
        </w:rPr>
      </w:pPr>
      <w:r>
        <w:t xml:space="preserve">Classe: </w:t>
      </w:r>
      <w:r w:rsidRPr="002D778A">
        <w:t>net.conselldemallorca.helium.jbpm3.handlers</w:t>
      </w:r>
      <w:r>
        <w:t>.ConfigurarAmbTerminiHandler</w:t>
      </w:r>
    </w:p>
    <w:p w:rsidR="00EA4D18" w:rsidRDefault="00EA4D18" w:rsidP="00EA4D18">
      <w:pPr>
        <w:pStyle w:val="Pargrafdellista"/>
        <w:numPr>
          <w:ilvl w:val="0"/>
          <w:numId w:val="8"/>
        </w:numPr>
        <w:rPr>
          <w:ins w:id="3025" w:author="paulac" w:date="2013-10-10T12:37:00Z"/>
        </w:rPr>
      </w:pPr>
      <w:ins w:id="3026" w:author="paulac" w:date="2013-10-10T12:37:00Z">
        <w:r>
          <w:t>Paràmetres:</w:t>
        </w:r>
      </w:ins>
    </w:p>
    <w:tbl>
      <w:tblPr>
        <w:tblStyle w:val="LIMIT"/>
        <w:tblW w:w="7860" w:type="dxa"/>
        <w:tblLayout w:type="fixed"/>
        <w:tblLook w:val="04A0"/>
      </w:tblPr>
      <w:tblGrid>
        <w:gridCol w:w="2108"/>
        <w:gridCol w:w="5752"/>
      </w:tblGrid>
      <w:tr w:rsidR="00EA4D18" w:rsidRPr="00332B27" w:rsidTr="00EA4D18">
        <w:trPr>
          <w:cnfStyle w:val="100000000000"/>
          <w:trHeight w:val="340"/>
          <w:ins w:id="3027" w:author="paulac" w:date="2013-10-10T12:37:00Z"/>
        </w:trPr>
        <w:tc>
          <w:tcPr>
            <w:cnfStyle w:val="001000000000"/>
            <w:tcW w:w="2108" w:type="dxa"/>
          </w:tcPr>
          <w:p w:rsidR="00EA4D18" w:rsidRPr="00332B27" w:rsidRDefault="00EA4D18" w:rsidP="00EA4D18">
            <w:pPr>
              <w:rPr>
                <w:ins w:id="3028" w:author="paulac" w:date="2013-10-10T12:37:00Z"/>
              </w:rPr>
            </w:pPr>
            <w:ins w:id="3029" w:author="paulac" w:date="2013-10-10T12:37:00Z">
              <w:r w:rsidRPr="00332B27">
                <w:t>Nom paràmetre</w:t>
              </w:r>
            </w:ins>
          </w:p>
        </w:tc>
        <w:tc>
          <w:tcPr>
            <w:tcW w:w="5752" w:type="dxa"/>
          </w:tcPr>
          <w:p w:rsidR="00EA4D18" w:rsidRPr="00332B27" w:rsidRDefault="00EA4D18" w:rsidP="00EA4D18">
            <w:pPr>
              <w:cnfStyle w:val="100000000000"/>
              <w:rPr>
                <w:ins w:id="3030" w:author="paulac" w:date="2013-10-10T12:37:00Z"/>
              </w:rPr>
            </w:pPr>
            <w:ins w:id="3031" w:author="paulac" w:date="2013-10-10T12:37:00Z">
              <w:r w:rsidRPr="00332B27">
                <w:t>Descripció</w:t>
              </w:r>
            </w:ins>
          </w:p>
        </w:tc>
      </w:tr>
      <w:tr w:rsidR="00EA4D18" w:rsidRPr="00CE5945" w:rsidTr="00EA4D18">
        <w:trPr>
          <w:cnfStyle w:val="000000100000"/>
          <w:trHeight w:val="397"/>
          <w:ins w:id="3032" w:author="paulac" w:date="2013-10-10T12:37:00Z"/>
        </w:trPr>
        <w:tc>
          <w:tcPr>
            <w:cnfStyle w:val="001000000000"/>
            <w:tcW w:w="2108" w:type="dxa"/>
          </w:tcPr>
          <w:p w:rsidR="00EA4D18" w:rsidRPr="00104BF9" w:rsidRDefault="000D0864" w:rsidP="00EA4D18">
            <w:pPr>
              <w:spacing w:after="200" w:line="276" w:lineRule="auto"/>
              <w:jc w:val="left"/>
              <w:rPr>
                <w:ins w:id="3033" w:author="paulac" w:date="2013-10-10T12:37:00Z"/>
                <w:bCs w:val="0"/>
                <w:rPrChange w:id="3034" w:author="paulac" w:date="2013-10-14T16:17:00Z">
                  <w:rPr>
                    <w:ins w:id="3035" w:author="paulac" w:date="2013-10-10T12:37:00Z"/>
                    <w:rFonts w:eastAsiaTheme="minorHAnsi"/>
                    <w:b w:val="0"/>
                    <w:bCs w:val="0"/>
                    <w:szCs w:val="22"/>
                    <w:lang w:val="ca-ES" w:eastAsia="en-US"/>
                  </w:rPr>
                </w:rPrChange>
              </w:rPr>
            </w:pPr>
            <w:ins w:id="3036" w:author="paulac" w:date="2013-10-10T12:37:00Z">
              <w:r w:rsidRPr="000D0864">
                <w:rPr>
                  <w:rFonts w:eastAsiaTheme="minorHAnsi"/>
                  <w:bCs w:val="0"/>
                  <w:rPrChange w:id="3037" w:author="paulac" w:date="2013-10-14T16:17:00Z">
                    <w:rPr>
                      <w:rFonts w:asciiTheme="majorHAnsi" w:eastAsiaTheme="majorEastAsia" w:hAnsiTheme="majorHAnsi" w:cstheme="majorBidi"/>
                      <w:bCs w:val="0"/>
                      <w:color w:val="0000FF" w:themeColor="hyperlink"/>
                      <w:u w:val="single"/>
                    </w:rPr>
                  </w:rPrChange>
                </w:rPr>
                <w:t>terminiCodi</w:t>
              </w:r>
            </w:ins>
          </w:p>
        </w:tc>
        <w:tc>
          <w:tcPr>
            <w:tcW w:w="5752" w:type="dxa"/>
          </w:tcPr>
          <w:p w:rsidR="00EA4D18" w:rsidRPr="00CE5945" w:rsidRDefault="00EA4D18" w:rsidP="00EA4D18">
            <w:pPr>
              <w:jc w:val="left"/>
              <w:cnfStyle w:val="000000100000"/>
              <w:rPr>
                <w:ins w:id="3038" w:author="paulac" w:date="2013-10-10T12:37:00Z"/>
              </w:rPr>
            </w:pPr>
            <w:ins w:id="3039" w:author="paulac" w:date="2013-10-10T12:37:00Z">
              <w:r>
                <w:t xml:space="preserve">Codi del termini </w:t>
              </w:r>
            </w:ins>
          </w:p>
        </w:tc>
      </w:tr>
      <w:tr w:rsidR="00EA4D18" w:rsidRPr="00CE5945" w:rsidTr="00EA4D18">
        <w:trPr>
          <w:trHeight w:val="397"/>
          <w:ins w:id="3040" w:author="paulac" w:date="2013-10-10T12:37:00Z"/>
        </w:trPr>
        <w:tc>
          <w:tcPr>
            <w:cnfStyle w:val="001000000000"/>
            <w:tcW w:w="2108" w:type="dxa"/>
          </w:tcPr>
          <w:p w:rsidR="00EA4D18" w:rsidRPr="00104BF9" w:rsidRDefault="000D0864" w:rsidP="00EA4D18">
            <w:pPr>
              <w:spacing w:after="200" w:line="276" w:lineRule="auto"/>
              <w:jc w:val="left"/>
              <w:rPr>
                <w:ins w:id="3041" w:author="paulac" w:date="2013-10-10T12:37:00Z"/>
                <w:bCs w:val="0"/>
                <w:rPrChange w:id="3042" w:author="paulac" w:date="2013-10-14T16:17:00Z">
                  <w:rPr>
                    <w:ins w:id="3043" w:author="paulac" w:date="2013-10-10T12:37:00Z"/>
                    <w:rFonts w:eastAsiaTheme="minorHAnsi"/>
                    <w:b w:val="0"/>
                    <w:bCs w:val="0"/>
                    <w:szCs w:val="22"/>
                    <w:lang w:val="ca-ES" w:eastAsia="en-US"/>
                  </w:rPr>
                </w:rPrChange>
              </w:rPr>
            </w:pPr>
            <w:ins w:id="3044" w:author="paulac" w:date="2013-10-10T12:37:00Z">
              <w:r w:rsidRPr="000D0864">
                <w:rPr>
                  <w:rFonts w:eastAsiaTheme="minorHAnsi"/>
                  <w:bCs w:val="0"/>
                  <w:rPrChange w:id="3045" w:author="paulac" w:date="2013-10-14T16:17:00Z">
                    <w:rPr>
                      <w:rFonts w:asciiTheme="majorHAnsi" w:eastAsiaTheme="majorEastAsia" w:hAnsiTheme="majorHAnsi" w:cstheme="majorBidi"/>
                      <w:bCs w:val="0"/>
                      <w:color w:val="0000FF" w:themeColor="hyperlink"/>
                      <w:u w:val="single"/>
                    </w:rPr>
                  </w:rPrChange>
                </w:rPr>
                <w:t>varTerminiCodi</w:t>
              </w:r>
            </w:ins>
          </w:p>
        </w:tc>
        <w:tc>
          <w:tcPr>
            <w:tcW w:w="5752" w:type="dxa"/>
          </w:tcPr>
          <w:p w:rsidR="00EA4D18" w:rsidRPr="00CE5945" w:rsidRDefault="00EA4D18" w:rsidP="00EA4D18">
            <w:pPr>
              <w:jc w:val="left"/>
              <w:cnfStyle w:val="000000000000"/>
              <w:rPr>
                <w:ins w:id="3046" w:author="paulac" w:date="2013-10-10T12:37:00Z"/>
              </w:rPr>
            </w:pPr>
            <w:ins w:id="3047" w:author="paulac" w:date="2013-10-10T12:37:00Z">
              <w:r w:rsidRPr="00CE5945">
                <w:t xml:space="preserve">Variable que conté el </w:t>
              </w:r>
              <w:r>
                <w:t>codi del termini</w:t>
              </w:r>
            </w:ins>
          </w:p>
        </w:tc>
      </w:tr>
    </w:tbl>
    <w:p w:rsidR="00E21426" w:rsidRDefault="00E21426">
      <w:pPr>
        <w:ind w:left="360"/>
        <w:rPr>
          <w:ins w:id="3048" w:author="paulac" w:date="2013-10-10T12:38:00Z"/>
        </w:rPr>
        <w:pPrChange w:id="3049" w:author="paulac" w:date="2013-10-10T12:37:00Z">
          <w:pPr>
            <w:pStyle w:val="Pargrafdellista"/>
            <w:numPr>
              <w:numId w:val="8"/>
            </w:numPr>
            <w:ind w:hanging="360"/>
          </w:pPr>
        </w:pPrChange>
      </w:pPr>
    </w:p>
    <w:p w:rsidR="00E21426" w:rsidRDefault="00E21426">
      <w:pPr>
        <w:ind w:left="360"/>
        <w:rPr>
          <w:del w:id="3050" w:author="paulac" w:date="2013-10-10T12:39:00Z"/>
        </w:rPr>
        <w:pPrChange w:id="3051" w:author="paulac" w:date="2013-10-10T12:37:00Z">
          <w:pPr>
            <w:pStyle w:val="Pargrafdellista"/>
            <w:numPr>
              <w:numId w:val="8"/>
            </w:numPr>
            <w:ind w:hanging="360"/>
          </w:pPr>
        </w:pPrChange>
      </w:pPr>
      <w:bookmarkStart w:id="3052" w:name="_Toc369172285"/>
      <w:bookmarkStart w:id="3053" w:name="_Toc369267890"/>
      <w:bookmarkStart w:id="3054" w:name="_Toc369268212"/>
      <w:bookmarkStart w:id="3055" w:name="_Toc369275807"/>
      <w:bookmarkStart w:id="3056" w:name="_Toc369528640"/>
      <w:bookmarkStart w:id="3057" w:name="_Toc369530667"/>
      <w:bookmarkStart w:id="3058" w:name="_Toc369592865"/>
      <w:bookmarkEnd w:id="3052"/>
      <w:bookmarkEnd w:id="3053"/>
      <w:bookmarkEnd w:id="3054"/>
      <w:bookmarkEnd w:id="3055"/>
      <w:bookmarkEnd w:id="3056"/>
      <w:bookmarkEnd w:id="3057"/>
      <w:bookmarkEnd w:id="3058"/>
    </w:p>
    <w:p w:rsidR="00CE5945" w:rsidDel="005225CF" w:rsidRDefault="00CE5945" w:rsidP="00CE5945">
      <w:pPr>
        <w:pStyle w:val="Pargrafdellista"/>
        <w:numPr>
          <w:ilvl w:val="0"/>
          <w:numId w:val="8"/>
        </w:numPr>
        <w:rPr>
          <w:del w:id="3059" w:author="paulac" w:date="2013-10-10T12:29:00Z"/>
        </w:rPr>
      </w:pPr>
      <w:del w:id="3060" w:author="paulac" w:date="2013-10-10T12:29:00Z">
        <w:r w:rsidDel="005225CF">
          <w:delText>Paràmetres:</w:delText>
        </w:r>
        <w:bookmarkStart w:id="3061" w:name="_Toc369171590"/>
        <w:bookmarkStart w:id="3062" w:name="_Toc369172286"/>
        <w:bookmarkStart w:id="3063" w:name="_Toc369267891"/>
        <w:bookmarkStart w:id="3064" w:name="_Toc369268213"/>
        <w:bookmarkStart w:id="3065" w:name="_Toc369275808"/>
        <w:bookmarkStart w:id="3066" w:name="_Toc369528641"/>
        <w:bookmarkStart w:id="3067" w:name="_Toc369530668"/>
        <w:bookmarkStart w:id="3068" w:name="_Toc369592866"/>
        <w:bookmarkEnd w:id="3061"/>
        <w:bookmarkEnd w:id="3062"/>
        <w:bookmarkEnd w:id="3063"/>
        <w:bookmarkEnd w:id="3064"/>
        <w:bookmarkEnd w:id="3065"/>
        <w:bookmarkEnd w:id="3066"/>
        <w:bookmarkEnd w:id="3067"/>
        <w:bookmarkEnd w:id="3068"/>
      </w:del>
    </w:p>
    <w:tbl>
      <w:tblPr>
        <w:tblStyle w:val="LIMIT"/>
        <w:tblW w:w="7860" w:type="dxa"/>
        <w:tblLayout w:type="fixed"/>
        <w:tblLook w:val="04A0"/>
        <w:tblPrChange w:id="3069" w:author="paulac" w:date="2013-10-10T10:57:00Z">
          <w:tblPr>
            <w:tblW w:w="7860" w:type="dxa"/>
            <w:jc w:val="center"/>
            <w:tblInd w:w="-157"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Layout w:type="fixed"/>
            <w:tblLook w:val="04A0"/>
          </w:tblPr>
        </w:tblPrChange>
      </w:tblPr>
      <w:tblGrid>
        <w:gridCol w:w="2108"/>
        <w:gridCol w:w="5752"/>
        <w:tblGridChange w:id="3070">
          <w:tblGrid>
            <w:gridCol w:w="2108"/>
            <w:gridCol w:w="5752"/>
          </w:tblGrid>
        </w:tblGridChange>
      </w:tblGrid>
      <w:tr w:rsidR="00CE5945" w:rsidRPr="00332B27" w:rsidDel="005225CF" w:rsidTr="00FA406B">
        <w:trPr>
          <w:cnfStyle w:val="100000000000"/>
          <w:trHeight w:val="340"/>
          <w:del w:id="3071" w:author="paulac" w:date="2013-10-10T12:29:00Z"/>
          <w:trPrChange w:id="3072" w:author="paulac" w:date="2013-10-10T10:57:00Z">
            <w:trPr>
              <w:trHeight w:val="340"/>
              <w:jc w:val="center"/>
            </w:trPr>
          </w:trPrChange>
        </w:trPr>
        <w:tc>
          <w:tcPr>
            <w:cnfStyle w:val="001000000000"/>
            <w:tcW w:w="2108" w:type="dxa"/>
            <w:tcPrChange w:id="3073" w:author="paulac" w:date="2013-10-10T10:57:00Z">
              <w:tcPr>
                <w:tcW w:w="2108" w:type="dxa"/>
              </w:tcPr>
            </w:tcPrChange>
          </w:tcPr>
          <w:p w:rsidR="00CE5945" w:rsidRPr="00863437" w:rsidDel="005225CF" w:rsidRDefault="000D0864" w:rsidP="003F5EC1">
            <w:pPr>
              <w:spacing w:after="200" w:line="276" w:lineRule="auto"/>
              <w:cnfStyle w:val="101000000000"/>
              <w:rPr>
                <w:del w:id="3074" w:author="paulac" w:date="2013-10-10T12:29:00Z"/>
                <w:rPrChange w:id="3075" w:author="paulac" w:date="2013-10-14T12:34:00Z">
                  <w:rPr>
                    <w:del w:id="3076" w:author="paulac" w:date="2013-10-10T12:29:00Z"/>
                    <w:rFonts w:eastAsiaTheme="minorHAnsi"/>
                    <w:b w:val="0"/>
                    <w:bCs w:val="0"/>
                    <w:color w:val="auto"/>
                    <w:szCs w:val="22"/>
                    <w:lang w:val="ca-ES" w:eastAsia="en-US"/>
                  </w:rPr>
                </w:rPrChange>
              </w:rPr>
            </w:pPr>
            <w:del w:id="3077" w:author="paulac" w:date="2013-10-10T12:29:00Z">
              <w:r w:rsidRPr="000D0864">
                <w:rPr>
                  <w:color w:val="auto"/>
                  <w:rPrChange w:id="3078" w:author="paulac" w:date="2013-10-14T12:34:00Z">
                    <w:rPr>
                      <w:color w:val="0000FF" w:themeColor="hyperlink"/>
                      <w:u w:val="single"/>
                    </w:rPr>
                  </w:rPrChange>
                </w:rPr>
                <w:delText>Nom paràmetre</w:delText>
              </w:r>
              <w:bookmarkStart w:id="3079" w:name="_Toc369171591"/>
              <w:bookmarkStart w:id="3080" w:name="_Toc369172287"/>
              <w:bookmarkStart w:id="3081" w:name="_Toc369267892"/>
              <w:bookmarkStart w:id="3082" w:name="_Toc369268214"/>
              <w:bookmarkStart w:id="3083" w:name="_Toc369275809"/>
              <w:bookmarkStart w:id="3084" w:name="_Toc369528642"/>
              <w:bookmarkStart w:id="3085" w:name="_Toc369530669"/>
              <w:bookmarkStart w:id="3086" w:name="_Toc369592867"/>
              <w:bookmarkEnd w:id="3079"/>
              <w:bookmarkEnd w:id="3080"/>
              <w:bookmarkEnd w:id="3081"/>
              <w:bookmarkEnd w:id="3082"/>
              <w:bookmarkEnd w:id="3083"/>
              <w:bookmarkEnd w:id="3084"/>
              <w:bookmarkEnd w:id="3085"/>
              <w:bookmarkEnd w:id="3086"/>
            </w:del>
          </w:p>
        </w:tc>
        <w:tc>
          <w:tcPr>
            <w:tcW w:w="5752" w:type="dxa"/>
            <w:tcPrChange w:id="3087" w:author="paulac" w:date="2013-10-10T10:57:00Z">
              <w:tcPr>
                <w:tcW w:w="5752" w:type="dxa"/>
              </w:tcPr>
            </w:tcPrChange>
          </w:tcPr>
          <w:p w:rsidR="00CE5945" w:rsidRPr="00863437" w:rsidDel="005225CF" w:rsidRDefault="000D0864" w:rsidP="003F5EC1">
            <w:pPr>
              <w:spacing w:after="200" w:line="276" w:lineRule="auto"/>
              <w:cnfStyle w:val="100000000000"/>
              <w:rPr>
                <w:del w:id="3088" w:author="paulac" w:date="2013-10-10T12:29:00Z"/>
                <w:rPrChange w:id="3089" w:author="paulac" w:date="2013-10-14T12:34:00Z">
                  <w:rPr>
                    <w:del w:id="3090" w:author="paulac" w:date="2013-10-10T12:29:00Z"/>
                    <w:rFonts w:eastAsiaTheme="minorHAnsi"/>
                    <w:b w:val="0"/>
                    <w:bCs w:val="0"/>
                    <w:color w:val="auto"/>
                    <w:szCs w:val="22"/>
                    <w:lang w:val="ca-ES" w:eastAsia="en-US"/>
                  </w:rPr>
                </w:rPrChange>
              </w:rPr>
            </w:pPr>
            <w:del w:id="3091" w:author="paulac" w:date="2013-10-10T12:29:00Z">
              <w:r w:rsidRPr="000D0864">
                <w:rPr>
                  <w:color w:val="auto"/>
                  <w:rPrChange w:id="3092" w:author="paulac" w:date="2013-10-14T12:34:00Z">
                    <w:rPr>
                      <w:color w:val="0000FF" w:themeColor="hyperlink"/>
                      <w:u w:val="single"/>
                    </w:rPr>
                  </w:rPrChange>
                </w:rPr>
                <w:delText>Descripció</w:delText>
              </w:r>
              <w:bookmarkStart w:id="3093" w:name="_Toc369171592"/>
              <w:bookmarkStart w:id="3094" w:name="_Toc369172288"/>
              <w:bookmarkStart w:id="3095" w:name="_Toc369267893"/>
              <w:bookmarkStart w:id="3096" w:name="_Toc369268215"/>
              <w:bookmarkStart w:id="3097" w:name="_Toc369275810"/>
              <w:bookmarkStart w:id="3098" w:name="_Toc369528643"/>
              <w:bookmarkStart w:id="3099" w:name="_Toc369530670"/>
              <w:bookmarkStart w:id="3100" w:name="_Toc369592868"/>
              <w:bookmarkEnd w:id="3093"/>
              <w:bookmarkEnd w:id="3094"/>
              <w:bookmarkEnd w:id="3095"/>
              <w:bookmarkEnd w:id="3096"/>
              <w:bookmarkEnd w:id="3097"/>
              <w:bookmarkEnd w:id="3098"/>
              <w:bookmarkEnd w:id="3099"/>
              <w:bookmarkEnd w:id="3100"/>
            </w:del>
          </w:p>
        </w:tc>
        <w:bookmarkStart w:id="3101" w:name="_Toc369171593"/>
        <w:bookmarkStart w:id="3102" w:name="_Toc369172289"/>
        <w:bookmarkStart w:id="3103" w:name="_Toc369267894"/>
        <w:bookmarkStart w:id="3104" w:name="_Toc369268216"/>
        <w:bookmarkStart w:id="3105" w:name="_Toc369275811"/>
        <w:bookmarkStart w:id="3106" w:name="_Toc369528644"/>
        <w:bookmarkStart w:id="3107" w:name="_Toc369530671"/>
        <w:bookmarkStart w:id="3108" w:name="_Toc369592869"/>
        <w:bookmarkEnd w:id="3101"/>
        <w:bookmarkEnd w:id="3102"/>
        <w:bookmarkEnd w:id="3103"/>
        <w:bookmarkEnd w:id="3104"/>
        <w:bookmarkEnd w:id="3105"/>
        <w:bookmarkEnd w:id="3106"/>
        <w:bookmarkEnd w:id="3107"/>
        <w:bookmarkEnd w:id="3108"/>
      </w:tr>
      <w:tr w:rsidR="00CE5945" w:rsidRPr="00CE5945" w:rsidDel="005225CF" w:rsidTr="00FA406B">
        <w:trPr>
          <w:cnfStyle w:val="000000100000"/>
          <w:trHeight w:val="397"/>
          <w:del w:id="3109" w:author="paulac" w:date="2013-10-10T12:29:00Z"/>
          <w:trPrChange w:id="3110" w:author="paulac" w:date="2013-10-10T10:57:00Z">
            <w:trPr>
              <w:trHeight w:val="397"/>
              <w:jc w:val="center"/>
            </w:trPr>
          </w:trPrChange>
        </w:trPr>
        <w:tc>
          <w:tcPr>
            <w:cnfStyle w:val="001000000000"/>
            <w:tcW w:w="2108" w:type="dxa"/>
            <w:tcPrChange w:id="3111" w:author="paulac" w:date="2013-10-10T10:57:00Z">
              <w:tcPr>
                <w:tcW w:w="2108" w:type="dxa"/>
                <w:vAlign w:val="center"/>
              </w:tcPr>
            </w:tcPrChange>
          </w:tcPr>
          <w:p w:rsidR="00CE5945" w:rsidRPr="00863437" w:rsidDel="005225CF" w:rsidRDefault="000D0864" w:rsidP="003F5EC1">
            <w:pPr>
              <w:spacing w:after="200" w:line="276" w:lineRule="auto"/>
              <w:jc w:val="left"/>
              <w:cnfStyle w:val="001000100000"/>
              <w:rPr>
                <w:del w:id="3112" w:author="paulac" w:date="2013-10-10T12:29:00Z"/>
                <w:b w:val="0"/>
                <w:bCs w:val="0"/>
                <w:rPrChange w:id="3113" w:author="paulac" w:date="2013-10-14T12:34:00Z">
                  <w:rPr>
                    <w:del w:id="3114" w:author="paulac" w:date="2013-10-10T12:29:00Z"/>
                    <w:rFonts w:eastAsiaTheme="minorHAnsi"/>
                    <w:b w:val="0"/>
                    <w:bCs w:val="0"/>
                    <w:szCs w:val="22"/>
                    <w:lang w:val="ca-ES" w:eastAsia="en-US"/>
                  </w:rPr>
                </w:rPrChange>
              </w:rPr>
            </w:pPr>
            <w:del w:id="3115" w:author="paulac" w:date="2013-10-10T12:29:00Z">
              <w:r w:rsidRPr="000D0864">
                <w:rPr>
                  <w:rPrChange w:id="3116" w:author="paulac" w:date="2013-10-14T12:34:00Z">
                    <w:rPr>
                      <w:color w:val="0000FF" w:themeColor="hyperlink"/>
                      <w:u w:val="single"/>
                    </w:rPr>
                  </w:rPrChange>
                </w:rPr>
                <w:delText>terminiCodi</w:delText>
              </w:r>
              <w:bookmarkStart w:id="3117" w:name="_Toc369171594"/>
              <w:bookmarkStart w:id="3118" w:name="_Toc369172290"/>
              <w:bookmarkStart w:id="3119" w:name="_Toc369267895"/>
              <w:bookmarkStart w:id="3120" w:name="_Toc369268217"/>
              <w:bookmarkStart w:id="3121" w:name="_Toc369275812"/>
              <w:bookmarkStart w:id="3122" w:name="_Toc369528645"/>
              <w:bookmarkStart w:id="3123" w:name="_Toc369530672"/>
              <w:bookmarkStart w:id="3124" w:name="_Toc369592870"/>
              <w:bookmarkEnd w:id="3117"/>
              <w:bookmarkEnd w:id="3118"/>
              <w:bookmarkEnd w:id="3119"/>
              <w:bookmarkEnd w:id="3120"/>
              <w:bookmarkEnd w:id="3121"/>
              <w:bookmarkEnd w:id="3122"/>
              <w:bookmarkEnd w:id="3123"/>
              <w:bookmarkEnd w:id="3124"/>
            </w:del>
          </w:p>
        </w:tc>
        <w:tc>
          <w:tcPr>
            <w:tcW w:w="5752" w:type="dxa"/>
            <w:tcPrChange w:id="3125" w:author="paulac" w:date="2013-10-10T10:57:00Z">
              <w:tcPr>
                <w:tcW w:w="5752" w:type="dxa"/>
                <w:vAlign w:val="center"/>
              </w:tcPr>
            </w:tcPrChange>
          </w:tcPr>
          <w:p w:rsidR="00CE5945" w:rsidRPr="00863437" w:rsidDel="005225CF" w:rsidRDefault="000D0864" w:rsidP="003F5EC1">
            <w:pPr>
              <w:spacing w:after="200" w:line="276" w:lineRule="auto"/>
              <w:jc w:val="left"/>
              <w:cnfStyle w:val="000000100000"/>
              <w:rPr>
                <w:del w:id="3126" w:author="paulac" w:date="2013-10-10T12:29:00Z"/>
                <w:rPrChange w:id="3127" w:author="paulac" w:date="2013-10-14T12:34:00Z">
                  <w:rPr>
                    <w:del w:id="3128" w:author="paulac" w:date="2013-10-10T12:29:00Z"/>
                    <w:rFonts w:eastAsiaTheme="minorHAnsi"/>
                    <w:szCs w:val="22"/>
                    <w:lang w:val="ca-ES" w:eastAsia="en-US"/>
                  </w:rPr>
                </w:rPrChange>
              </w:rPr>
            </w:pPr>
            <w:del w:id="3129" w:author="paulac" w:date="2013-10-10T12:29:00Z">
              <w:r w:rsidRPr="000D0864">
                <w:rPr>
                  <w:rPrChange w:id="3130" w:author="paulac" w:date="2013-10-14T12:34:00Z">
                    <w:rPr>
                      <w:color w:val="0000FF" w:themeColor="hyperlink"/>
                      <w:u w:val="single"/>
                    </w:rPr>
                  </w:rPrChange>
                </w:rPr>
                <w:delText>Codi del termini iniciat</w:delText>
              </w:r>
              <w:bookmarkStart w:id="3131" w:name="_Toc369171595"/>
              <w:bookmarkStart w:id="3132" w:name="_Toc369172291"/>
              <w:bookmarkStart w:id="3133" w:name="_Toc369267896"/>
              <w:bookmarkStart w:id="3134" w:name="_Toc369268218"/>
              <w:bookmarkStart w:id="3135" w:name="_Toc369275813"/>
              <w:bookmarkStart w:id="3136" w:name="_Toc369528646"/>
              <w:bookmarkStart w:id="3137" w:name="_Toc369530673"/>
              <w:bookmarkStart w:id="3138" w:name="_Toc369592871"/>
              <w:bookmarkEnd w:id="3131"/>
              <w:bookmarkEnd w:id="3132"/>
              <w:bookmarkEnd w:id="3133"/>
              <w:bookmarkEnd w:id="3134"/>
              <w:bookmarkEnd w:id="3135"/>
              <w:bookmarkEnd w:id="3136"/>
              <w:bookmarkEnd w:id="3137"/>
              <w:bookmarkEnd w:id="3138"/>
            </w:del>
          </w:p>
        </w:tc>
        <w:bookmarkStart w:id="3139" w:name="_Toc369171596"/>
        <w:bookmarkStart w:id="3140" w:name="_Toc369172292"/>
        <w:bookmarkStart w:id="3141" w:name="_Toc369267897"/>
        <w:bookmarkStart w:id="3142" w:name="_Toc369268219"/>
        <w:bookmarkStart w:id="3143" w:name="_Toc369275814"/>
        <w:bookmarkStart w:id="3144" w:name="_Toc369528647"/>
        <w:bookmarkStart w:id="3145" w:name="_Toc369530674"/>
        <w:bookmarkStart w:id="3146" w:name="_Toc369592872"/>
        <w:bookmarkEnd w:id="3139"/>
        <w:bookmarkEnd w:id="3140"/>
        <w:bookmarkEnd w:id="3141"/>
        <w:bookmarkEnd w:id="3142"/>
        <w:bookmarkEnd w:id="3143"/>
        <w:bookmarkEnd w:id="3144"/>
        <w:bookmarkEnd w:id="3145"/>
        <w:bookmarkEnd w:id="3146"/>
      </w:tr>
      <w:tr w:rsidR="00CE5945" w:rsidRPr="00CE5945" w:rsidDel="005225CF" w:rsidTr="00FA406B">
        <w:trPr>
          <w:trHeight w:val="397"/>
          <w:del w:id="3147" w:author="paulac" w:date="2013-10-10T12:29:00Z"/>
          <w:trPrChange w:id="3148" w:author="paulac" w:date="2013-10-10T10:57:00Z">
            <w:trPr>
              <w:trHeight w:val="397"/>
              <w:jc w:val="center"/>
            </w:trPr>
          </w:trPrChange>
        </w:trPr>
        <w:tc>
          <w:tcPr>
            <w:cnfStyle w:val="001000000000"/>
            <w:tcW w:w="2108" w:type="dxa"/>
            <w:tcPrChange w:id="3149" w:author="paulac" w:date="2013-10-10T10:57:00Z">
              <w:tcPr>
                <w:tcW w:w="2108" w:type="dxa"/>
                <w:vAlign w:val="center"/>
              </w:tcPr>
            </w:tcPrChange>
          </w:tcPr>
          <w:p w:rsidR="00CE5945" w:rsidRPr="00863437" w:rsidDel="005225CF" w:rsidRDefault="000D0864" w:rsidP="00CE5945">
            <w:pPr>
              <w:spacing w:after="200" w:line="276" w:lineRule="auto"/>
              <w:jc w:val="left"/>
              <w:rPr>
                <w:del w:id="3150" w:author="paulac" w:date="2013-10-10T12:29:00Z"/>
                <w:b w:val="0"/>
                <w:bCs w:val="0"/>
                <w:rPrChange w:id="3151" w:author="paulac" w:date="2013-10-14T12:34:00Z">
                  <w:rPr>
                    <w:del w:id="3152" w:author="paulac" w:date="2013-10-10T12:29:00Z"/>
                    <w:rFonts w:eastAsiaTheme="minorHAnsi"/>
                    <w:b w:val="0"/>
                    <w:bCs w:val="0"/>
                    <w:szCs w:val="22"/>
                    <w:lang w:val="ca-ES" w:eastAsia="en-US"/>
                  </w:rPr>
                </w:rPrChange>
              </w:rPr>
            </w:pPr>
            <w:del w:id="3153" w:author="paulac" w:date="2013-10-10T12:29:00Z">
              <w:r w:rsidRPr="000D0864">
                <w:rPr>
                  <w:rPrChange w:id="3154" w:author="paulac" w:date="2013-10-14T12:34:00Z">
                    <w:rPr>
                      <w:color w:val="0000FF" w:themeColor="hyperlink"/>
                      <w:u w:val="single"/>
                    </w:rPr>
                  </w:rPrChange>
                </w:rPr>
                <w:delText>varTerminiCodi</w:delText>
              </w:r>
              <w:bookmarkStart w:id="3155" w:name="_Toc369171597"/>
              <w:bookmarkStart w:id="3156" w:name="_Toc369172293"/>
              <w:bookmarkStart w:id="3157" w:name="_Toc369267898"/>
              <w:bookmarkStart w:id="3158" w:name="_Toc369268220"/>
              <w:bookmarkStart w:id="3159" w:name="_Toc369275815"/>
              <w:bookmarkStart w:id="3160" w:name="_Toc369528648"/>
              <w:bookmarkStart w:id="3161" w:name="_Toc369530675"/>
              <w:bookmarkStart w:id="3162" w:name="_Toc369592873"/>
              <w:bookmarkEnd w:id="3155"/>
              <w:bookmarkEnd w:id="3156"/>
              <w:bookmarkEnd w:id="3157"/>
              <w:bookmarkEnd w:id="3158"/>
              <w:bookmarkEnd w:id="3159"/>
              <w:bookmarkEnd w:id="3160"/>
              <w:bookmarkEnd w:id="3161"/>
              <w:bookmarkEnd w:id="3162"/>
            </w:del>
          </w:p>
        </w:tc>
        <w:tc>
          <w:tcPr>
            <w:tcW w:w="5752" w:type="dxa"/>
            <w:tcPrChange w:id="3163" w:author="paulac" w:date="2013-10-10T10:57:00Z">
              <w:tcPr>
                <w:tcW w:w="5752" w:type="dxa"/>
                <w:vAlign w:val="center"/>
              </w:tcPr>
            </w:tcPrChange>
          </w:tcPr>
          <w:p w:rsidR="00CE5945" w:rsidRPr="00863437" w:rsidDel="005225CF" w:rsidRDefault="000D0864" w:rsidP="00CE5945">
            <w:pPr>
              <w:spacing w:after="200" w:line="276" w:lineRule="auto"/>
              <w:jc w:val="left"/>
              <w:cnfStyle w:val="000000000000"/>
              <w:rPr>
                <w:del w:id="3164" w:author="paulac" w:date="2013-10-10T12:29:00Z"/>
                <w:rPrChange w:id="3165" w:author="paulac" w:date="2013-10-14T12:34:00Z">
                  <w:rPr>
                    <w:del w:id="3166" w:author="paulac" w:date="2013-10-10T12:29:00Z"/>
                    <w:rFonts w:eastAsiaTheme="minorHAnsi"/>
                    <w:szCs w:val="22"/>
                    <w:lang w:val="ca-ES" w:eastAsia="en-US"/>
                  </w:rPr>
                </w:rPrChange>
              </w:rPr>
            </w:pPr>
            <w:del w:id="3167" w:author="paulac" w:date="2013-10-10T12:29:00Z">
              <w:r w:rsidRPr="000D0864">
                <w:rPr>
                  <w:rPrChange w:id="3168" w:author="paulac" w:date="2013-10-14T12:34:00Z">
                    <w:rPr>
                      <w:color w:val="0000FF" w:themeColor="hyperlink"/>
                      <w:u w:val="single"/>
                    </w:rPr>
                  </w:rPrChange>
                </w:rPr>
                <w:delText>Variable que conté el codi del termini iniciat</w:delText>
              </w:r>
              <w:bookmarkStart w:id="3169" w:name="_Toc369171598"/>
              <w:bookmarkStart w:id="3170" w:name="_Toc369172294"/>
              <w:bookmarkStart w:id="3171" w:name="_Toc369267899"/>
              <w:bookmarkStart w:id="3172" w:name="_Toc369268221"/>
              <w:bookmarkStart w:id="3173" w:name="_Toc369275816"/>
              <w:bookmarkStart w:id="3174" w:name="_Toc369528649"/>
              <w:bookmarkStart w:id="3175" w:name="_Toc369530676"/>
              <w:bookmarkStart w:id="3176" w:name="_Toc369592874"/>
              <w:bookmarkEnd w:id="3169"/>
              <w:bookmarkEnd w:id="3170"/>
              <w:bookmarkEnd w:id="3171"/>
              <w:bookmarkEnd w:id="3172"/>
              <w:bookmarkEnd w:id="3173"/>
              <w:bookmarkEnd w:id="3174"/>
              <w:bookmarkEnd w:id="3175"/>
              <w:bookmarkEnd w:id="3176"/>
            </w:del>
          </w:p>
        </w:tc>
        <w:bookmarkStart w:id="3177" w:name="_Toc369171599"/>
        <w:bookmarkStart w:id="3178" w:name="_Toc369172295"/>
        <w:bookmarkStart w:id="3179" w:name="_Toc369267900"/>
        <w:bookmarkStart w:id="3180" w:name="_Toc369268222"/>
        <w:bookmarkStart w:id="3181" w:name="_Toc369275817"/>
        <w:bookmarkStart w:id="3182" w:name="_Toc369528650"/>
        <w:bookmarkStart w:id="3183" w:name="_Toc369530677"/>
        <w:bookmarkStart w:id="3184" w:name="_Toc369592875"/>
        <w:bookmarkEnd w:id="3177"/>
        <w:bookmarkEnd w:id="3178"/>
        <w:bookmarkEnd w:id="3179"/>
        <w:bookmarkEnd w:id="3180"/>
        <w:bookmarkEnd w:id="3181"/>
        <w:bookmarkEnd w:id="3182"/>
        <w:bookmarkEnd w:id="3183"/>
        <w:bookmarkEnd w:id="3184"/>
      </w:tr>
    </w:tbl>
    <w:p w:rsidR="00E21426" w:rsidRDefault="00181592">
      <w:pPr>
        <w:pStyle w:val="Ttol4"/>
        <w:rPr>
          <w:del w:id="3185" w:author="paulac" w:date="2013-10-10T11:42:00Z"/>
        </w:rPr>
        <w:pPrChange w:id="3186" w:author="paulac" w:date="2013-10-09T17:47:00Z">
          <w:pPr>
            <w:pStyle w:val="Ttol3"/>
            <w:spacing w:before="240" w:after="120"/>
          </w:pPr>
        </w:pPrChange>
      </w:pPr>
      <w:del w:id="3187" w:author="paulac" w:date="2013-10-10T11:42:00Z">
        <w:r w:rsidDel="00614EB0">
          <w:delText>Aturar expedient</w:delText>
        </w:r>
        <w:bookmarkStart w:id="3188" w:name="_Toc369171600"/>
        <w:bookmarkStart w:id="3189" w:name="_Toc369172296"/>
        <w:bookmarkStart w:id="3190" w:name="_Toc369267901"/>
        <w:bookmarkStart w:id="3191" w:name="_Toc369268223"/>
        <w:bookmarkStart w:id="3192" w:name="_Toc369275818"/>
        <w:bookmarkStart w:id="3193" w:name="_Toc369528651"/>
        <w:bookmarkStart w:id="3194" w:name="_Toc369530678"/>
        <w:bookmarkStart w:id="3195" w:name="_Toc369592876"/>
        <w:bookmarkEnd w:id="3188"/>
        <w:bookmarkEnd w:id="3189"/>
        <w:bookmarkEnd w:id="3190"/>
        <w:bookmarkEnd w:id="3191"/>
        <w:bookmarkEnd w:id="3192"/>
        <w:bookmarkEnd w:id="3193"/>
        <w:bookmarkEnd w:id="3194"/>
        <w:bookmarkEnd w:id="3195"/>
      </w:del>
    </w:p>
    <w:p w:rsidR="00181592" w:rsidRPr="002D778A" w:rsidDel="00614EB0" w:rsidRDefault="00181592" w:rsidP="00181592">
      <w:pPr>
        <w:spacing w:after="120"/>
        <w:rPr>
          <w:del w:id="3196" w:author="paulac" w:date="2013-10-10T11:42:00Z"/>
        </w:rPr>
      </w:pPr>
      <w:del w:id="3197" w:author="paulac" w:date="2013-10-10T11:42:00Z">
        <w:r w:rsidDel="00614EB0">
          <w:delText>Aquest handler ens permet aturar temporalment la tramitació d’un expedient.</w:delText>
        </w:r>
        <w:bookmarkStart w:id="3198" w:name="_Toc369171601"/>
        <w:bookmarkStart w:id="3199" w:name="_Toc369172297"/>
        <w:bookmarkStart w:id="3200" w:name="_Toc369267902"/>
        <w:bookmarkStart w:id="3201" w:name="_Toc369268224"/>
        <w:bookmarkStart w:id="3202" w:name="_Toc369275819"/>
        <w:bookmarkStart w:id="3203" w:name="_Toc369528652"/>
        <w:bookmarkStart w:id="3204" w:name="_Toc369530679"/>
        <w:bookmarkStart w:id="3205" w:name="_Toc369592877"/>
        <w:bookmarkEnd w:id="3198"/>
        <w:bookmarkEnd w:id="3199"/>
        <w:bookmarkEnd w:id="3200"/>
        <w:bookmarkEnd w:id="3201"/>
        <w:bookmarkEnd w:id="3202"/>
        <w:bookmarkEnd w:id="3203"/>
        <w:bookmarkEnd w:id="3204"/>
        <w:bookmarkEnd w:id="3205"/>
      </w:del>
    </w:p>
    <w:p w:rsidR="00181592" w:rsidDel="00614EB0" w:rsidRDefault="00181592" w:rsidP="00181592">
      <w:pPr>
        <w:pStyle w:val="Pargrafdellista"/>
        <w:numPr>
          <w:ilvl w:val="0"/>
          <w:numId w:val="8"/>
        </w:numPr>
        <w:rPr>
          <w:del w:id="3206" w:author="paulac" w:date="2013-10-10T11:42:00Z"/>
        </w:rPr>
      </w:pPr>
      <w:del w:id="3207" w:author="paulac" w:date="2013-10-10T11:42:00Z">
        <w:r w:rsidDel="00614EB0">
          <w:delText xml:space="preserve">Classe: </w:delText>
        </w:r>
        <w:r w:rsidRPr="002D778A" w:rsidDel="00614EB0">
          <w:delText>net.conselldemallorca.helium.jbpm3.handlers</w:delText>
        </w:r>
        <w:r w:rsidDel="00614EB0">
          <w:delText>.ExpedientAturarHandler</w:delText>
        </w:r>
        <w:bookmarkStart w:id="3208" w:name="_Toc369171602"/>
        <w:bookmarkStart w:id="3209" w:name="_Toc369172298"/>
        <w:bookmarkStart w:id="3210" w:name="_Toc369267903"/>
        <w:bookmarkStart w:id="3211" w:name="_Toc369268225"/>
        <w:bookmarkStart w:id="3212" w:name="_Toc369275820"/>
        <w:bookmarkStart w:id="3213" w:name="_Toc369528653"/>
        <w:bookmarkStart w:id="3214" w:name="_Toc369530680"/>
        <w:bookmarkStart w:id="3215" w:name="_Toc369592878"/>
        <w:bookmarkEnd w:id="3208"/>
        <w:bookmarkEnd w:id="3209"/>
        <w:bookmarkEnd w:id="3210"/>
        <w:bookmarkEnd w:id="3211"/>
        <w:bookmarkEnd w:id="3212"/>
        <w:bookmarkEnd w:id="3213"/>
        <w:bookmarkEnd w:id="3214"/>
        <w:bookmarkEnd w:id="3215"/>
      </w:del>
    </w:p>
    <w:p w:rsidR="00181592" w:rsidDel="00614EB0" w:rsidRDefault="00181592" w:rsidP="00181592">
      <w:pPr>
        <w:pStyle w:val="Pargrafdellista"/>
        <w:numPr>
          <w:ilvl w:val="0"/>
          <w:numId w:val="8"/>
        </w:numPr>
        <w:rPr>
          <w:del w:id="3216" w:author="paulac" w:date="2013-10-10T11:42:00Z"/>
        </w:rPr>
      </w:pPr>
      <w:del w:id="3217" w:author="paulac" w:date="2013-10-10T11:42:00Z">
        <w:r w:rsidDel="00614EB0">
          <w:delText>Paràmetres:</w:delText>
        </w:r>
        <w:bookmarkStart w:id="3218" w:name="_Toc369171603"/>
        <w:bookmarkStart w:id="3219" w:name="_Toc369172299"/>
        <w:bookmarkStart w:id="3220" w:name="_Toc369267904"/>
        <w:bookmarkStart w:id="3221" w:name="_Toc369268226"/>
        <w:bookmarkStart w:id="3222" w:name="_Toc369275821"/>
        <w:bookmarkStart w:id="3223" w:name="_Toc369528654"/>
        <w:bookmarkStart w:id="3224" w:name="_Toc369530681"/>
        <w:bookmarkStart w:id="3225" w:name="_Toc369592879"/>
        <w:bookmarkEnd w:id="3218"/>
        <w:bookmarkEnd w:id="3219"/>
        <w:bookmarkEnd w:id="3220"/>
        <w:bookmarkEnd w:id="3221"/>
        <w:bookmarkEnd w:id="3222"/>
        <w:bookmarkEnd w:id="3223"/>
        <w:bookmarkEnd w:id="3224"/>
        <w:bookmarkEnd w:id="3225"/>
      </w:del>
    </w:p>
    <w:tbl>
      <w:tblPr>
        <w:tblStyle w:val="LIMIT"/>
        <w:tblW w:w="7860" w:type="dxa"/>
        <w:tblLayout w:type="fixed"/>
        <w:tblLook w:val="04A0"/>
        <w:tblPrChange w:id="3226" w:author="paulac" w:date="2013-10-10T10:57:00Z">
          <w:tblPr>
            <w:tblW w:w="7860" w:type="dxa"/>
            <w:jc w:val="center"/>
            <w:tblInd w:w="-157"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Layout w:type="fixed"/>
            <w:tblLook w:val="04A0"/>
          </w:tblPr>
        </w:tblPrChange>
      </w:tblPr>
      <w:tblGrid>
        <w:gridCol w:w="2108"/>
        <w:gridCol w:w="5752"/>
        <w:tblGridChange w:id="3227">
          <w:tblGrid>
            <w:gridCol w:w="2108"/>
            <w:gridCol w:w="5752"/>
          </w:tblGrid>
        </w:tblGridChange>
      </w:tblGrid>
      <w:tr w:rsidR="00181592" w:rsidRPr="00332B27" w:rsidDel="00614EB0" w:rsidTr="00FA406B">
        <w:trPr>
          <w:cnfStyle w:val="100000000000"/>
          <w:trHeight w:val="340"/>
          <w:del w:id="3228" w:author="paulac" w:date="2013-10-10T11:42:00Z"/>
          <w:trPrChange w:id="3229" w:author="paulac" w:date="2013-10-10T10:57:00Z">
            <w:trPr>
              <w:trHeight w:val="340"/>
              <w:jc w:val="center"/>
            </w:trPr>
          </w:trPrChange>
        </w:trPr>
        <w:tc>
          <w:tcPr>
            <w:cnfStyle w:val="001000000000"/>
            <w:tcW w:w="2108" w:type="dxa"/>
            <w:tcPrChange w:id="3230" w:author="paulac" w:date="2013-10-10T10:57:00Z">
              <w:tcPr>
                <w:tcW w:w="2108" w:type="dxa"/>
              </w:tcPr>
            </w:tcPrChange>
          </w:tcPr>
          <w:p w:rsidR="00181592" w:rsidRPr="00863437" w:rsidDel="00614EB0" w:rsidRDefault="000D0864" w:rsidP="003F5EC1">
            <w:pPr>
              <w:spacing w:after="200" w:line="276" w:lineRule="auto"/>
              <w:cnfStyle w:val="101000000000"/>
              <w:rPr>
                <w:del w:id="3231" w:author="paulac" w:date="2013-10-10T11:42:00Z"/>
                <w:rPrChange w:id="3232" w:author="paulac" w:date="2013-10-14T12:34:00Z">
                  <w:rPr>
                    <w:del w:id="3233" w:author="paulac" w:date="2013-10-10T11:42:00Z"/>
                    <w:rFonts w:eastAsiaTheme="minorHAnsi"/>
                    <w:b w:val="0"/>
                    <w:bCs w:val="0"/>
                    <w:color w:val="auto"/>
                    <w:szCs w:val="22"/>
                    <w:lang w:val="ca-ES" w:eastAsia="en-US"/>
                  </w:rPr>
                </w:rPrChange>
              </w:rPr>
            </w:pPr>
            <w:del w:id="3234" w:author="paulac" w:date="2013-10-10T11:42:00Z">
              <w:r w:rsidRPr="000D0864">
                <w:rPr>
                  <w:rFonts w:eastAsiaTheme="minorHAnsi"/>
                  <w:color w:val="auto"/>
                  <w:rPrChange w:id="3235" w:author="paulac" w:date="2013-10-14T12:34:00Z">
                    <w:rPr>
                      <w:rFonts w:asciiTheme="majorHAnsi" w:eastAsiaTheme="majorEastAsia" w:hAnsiTheme="majorHAnsi" w:cstheme="majorBidi"/>
                      <w:color w:val="0000FF" w:themeColor="hyperlink"/>
                      <w:u w:val="single"/>
                    </w:rPr>
                  </w:rPrChange>
                </w:rPr>
                <w:delText>Nom paràmetre</w:delText>
              </w:r>
              <w:bookmarkStart w:id="3236" w:name="_Toc369171604"/>
              <w:bookmarkStart w:id="3237" w:name="_Toc369172300"/>
              <w:bookmarkStart w:id="3238" w:name="_Toc369267905"/>
              <w:bookmarkStart w:id="3239" w:name="_Toc369268227"/>
              <w:bookmarkStart w:id="3240" w:name="_Toc369275822"/>
              <w:bookmarkStart w:id="3241" w:name="_Toc369528655"/>
              <w:bookmarkStart w:id="3242" w:name="_Toc369530682"/>
              <w:bookmarkStart w:id="3243" w:name="_Toc369592880"/>
              <w:bookmarkEnd w:id="3236"/>
              <w:bookmarkEnd w:id="3237"/>
              <w:bookmarkEnd w:id="3238"/>
              <w:bookmarkEnd w:id="3239"/>
              <w:bookmarkEnd w:id="3240"/>
              <w:bookmarkEnd w:id="3241"/>
              <w:bookmarkEnd w:id="3242"/>
              <w:bookmarkEnd w:id="3243"/>
            </w:del>
          </w:p>
        </w:tc>
        <w:tc>
          <w:tcPr>
            <w:tcW w:w="5752" w:type="dxa"/>
            <w:tcPrChange w:id="3244" w:author="paulac" w:date="2013-10-10T10:57:00Z">
              <w:tcPr>
                <w:tcW w:w="5752" w:type="dxa"/>
              </w:tcPr>
            </w:tcPrChange>
          </w:tcPr>
          <w:p w:rsidR="00181592" w:rsidRPr="00863437" w:rsidDel="00614EB0" w:rsidRDefault="000D0864" w:rsidP="003F5EC1">
            <w:pPr>
              <w:spacing w:after="200" w:line="276" w:lineRule="auto"/>
              <w:cnfStyle w:val="100000000000"/>
              <w:rPr>
                <w:del w:id="3245" w:author="paulac" w:date="2013-10-10T11:42:00Z"/>
                <w:rPrChange w:id="3246" w:author="paulac" w:date="2013-10-14T12:34:00Z">
                  <w:rPr>
                    <w:del w:id="3247" w:author="paulac" w:date="2013-10-10T11:42:00Z"/>
                    <w:rFonts w:eastAsiaTheme="minorHAnsi"/>
                    <w:b w:val="0"/>
                    <w:bCs w:val="0"/>
                    <w:color w:val="auto"/>
                    <w:szCs w:val="22"/>
                    <w:lang w:val="ca-ES" w:eastAsia="en-US"/>
                  </w:rPr>
                </w:rPrChange>
              </w:rPr>
            </w:pPr>
            <w:del w:id="3248" w:author="paulac" w:date="2013-10-10T11:42:00Z">
              <w:r w:rsidRPr="000D0864">
                <w:rPr>
                  <w:rFonts w:eastAsiaTheme="minorHAnsi"/>
                  <w:color w:val="auto"/>
                  <w:rPrChange w:id="3249" w:author="paulac" w:date="2013-10-14T12:34:00Z">
                    <w:rPr>
                      <w:rFonts w:asciiTheme="majorHAnsi" w:eastAsiaTheme="majorEastAsia" w:hAnsiTheme="majorHAnsi" w:cstheme="majorBidi"/>
                      <w:color w:val="0000FF" w:themeColor="hyperlink"/>
                      <w:u w:val="single"/>
                    </w:rPr>
                  </w:rPrChange>
                </w:rPr>
                <w:delText>Descripció</w:delText>
              </w:r>
              <w:bookmarkStart w:id="3250" w:name="_Toc369171605"/>
              <w:bookmarkStart w:id="3251" w:name="_Toc369172301"/>
              <w:bookmarkStart w:id="3252" w:name="_Toc369267906"/>
              <w:bookmarkStart w:id="3253" w:name="_Toc369268228"/>
              <w:bookmarkStart w:id="3254" w:name="_Toc369275823"/>
              <w:bookmarkStart w:id="3255" w:name="_Toc369528656"/>
              <w:bookmarkStart w:id="3256" w:name="_Toc369530683"/>
              <w:bookmarkStart w:id="3257" w:name="_Toc369592881"/>
              <w:bookmarkEnd w:id="3250"/>
              <w:bookmarkEnd w:id="3251"/>
              <w:bookmarkEnd w:id="3252"/>
              <w:bookmarkEnd w:id="3253"/>
              <w:bookmarkEnd w:id="3254"/>
              <w:bookmarkEnd w:id="3255"/>
              <w:bookmarkEnd w:id="3256"/>
              <w:bookmarkEnd w:id="3257"/>
            </w:del>
          </w:p>
        </w:tc>
        <w:bookmarkStart w:id="3258" w:name="_Toc369171606"/>
        <w:bookmarkStart w:id="3259" w:name="_Toc369172302"/>
        <w:bookmarkStart w:id="3260" w:name="_Toc369267907"/>
        <w:bookmarkStart w:id="3261" w:name="_Toc369268229"/>
        <w:bookmarkStart w:id="3262" w:name="_Toc369275824"/>
        <w:bookmarkStart w:id="3263" w:name="_Toc369528657"/>
        <w:bookmarkStart w:id="3264" w:name="_Toc369530684"/>
        <w:bookmarkStart w:id="3265" w:name="_Toc369592882"/>
        <w:bookmarkEnd w:id="3258"/>
        <w:bookmarkEnd w:id="3259"/>
        <w:bookmarkEnd w:id="3260"/>
        <w:bookmarkEnd w:id="3261"/>
        <w:bookmarkEnd w:id="3262"/>
        <w:bookmarkEnd w:id="3263"/>
        <w:bookmarkEnd w:id="3264"/>
        <w:bookmarkEnd w:id="3265"/>
      </w:tr>
      <w:tr w:rsidR="00181592" w:rsidRPr="00CE5945" w:rsidDel="00614EB0" w:rsidTr="00FA406B">
        <w:trPr>
          <w:cnfStyle w:val="000000100000"/>
          <w:trHeight w:val="397"/>
          <w:del w:id="3266" w:author="paulac" w:date="2013-10-10T11:42:00Z"/>
          <w:trPrChange w:id="3267" w:author="paulac" w:date="2013-10-10T10:57:00Z">
            <w:trPr>
              <w:trHeight w:val="397"/>
              <w:jc w:val="center"/>
            </w:trPr>
          </w:trPrChange>
        </w:trPr>
        <w:tc>
          <w:tcPr>
            <w:cnfStyle w:val="001000000000"/>
            <w:tcW w:w="2108" w:type="dxa"/>
            <w:tcPrChange w:id="3268" w:author="paulac" w:date="2013-10-10T10:57:00Z">
              <w:tcPr>
                <w:tcW w:w="2108" w:type="dxa"/>
                <w:vAlign w:val="center"/>
              </w:tcPr>
            </w:tcPrChange>
          </w:tcPr>
          <w:p w:rsidR="00181592" w:rsidRPr="00863437" w:rsidDel="00614EB0" w:rsidRDefault="000D0864" w:rsidP="003F5EC1">
            <w:pPr>
              <w:spacing w:after="200" w:line="276" w:lineRule="auto"/>
              <w:jc w:val="left"/>
              <w:cnfStyle w:val="001000100000"/>
              <w:rPr>
                <w:del w:id="3269" w:author="paulac" w:date="2013-10-10T11:42:00Z"/>
                <w:b w:val="0"/>
                <w:bCs w:val="0"/>
                <w:rPrChange w:id="3270" w:author="paulac" w:date="2013-10-14T12:34:00Z">
                  <w:rPr>
                    <w:del w:id="3271" w:author="paulac" w:date="2013-10-10T11:42:00Z"/>
                    <w:rFonts w:eastAsiaTheme="minorHAnsi"/>
                    <w:b w:val="0"/>
                    <w:bCs w:val="0"/>
                    <w:szCs w:val="22"/>
                    <w:lang w:val="ca-ES" w:eastAsia="en-US"/>
                  </w:rPr>
                </w:rPrChange>
              </w:rPr>
            </w:pPr>
            <w:del w:id="3272" w:author="paulac" w:date="2013-10-10T11:42:00Z">
              <w:r w:rsidRPr="000D0864">
                <w:rPr>
                  <w:rFonts w:eastAsiaTheme="minorHAnsi"/>
                  <w:b w:val="0"/>
                  <w:bCs w:val="0"/>
                  <w:rPrChange w:id="3273" w:author="paulac" w:date="2013-10-14T12:34:00Z">
                    <w:rPr>
                      <w:rFonts w:asciiTheme="majorHAnsi" w:eastAsiaTheme="majorEastAsia" w:hAnsiTheme="majorHAnsi" w:cstheme="majorBidi"/>
                      <w:b w:val="0"/>
                      <w:bCs w:val="0"/>
                      <w:color w:val="0000FF" w:themeColor="hyperlink"/>
                      <w:u w:val="single"/>
                    </w:rPr>
                  </w:rPrChange>
                </w:rPr>
                <w:delText>motiu</w:delText>
              </w:r>
              <w:bookmarkStart w:id="3274" w:name="_Toc369171607"/>
              <w:bookmarkStart w:id="3275" w:name="_Toc369172303"/>
              <w:bookmarkStart w:id="3276" w:name="_Toc369267908"/>
              <w:bookmarkStart w:id="3277" w:name="_Toc369268230"/>
              <w:bookmarkStart w:id="3278" w:name="_Toc369275825"/>
              <w:bookmarkStart w:id="3279" w:name="_Toc369528658"/>
              <w:bookmarkStart w:id="3280" w:name="_Toc369530685"/>
              <w:bookmarkStart w:id="3281" w:name="_Toc369592883"/>
              <w:bookmarkEnd w:id="3274"/>
              <w:bookmarkEnd w:id="3275"/>
              <w:bookmarkEnd w:id="3276"/>
              <w:bookmarkEnd w:id="3277"/>
              <w:bookmarkEnd w:id="3278"/>
              <w:bookmarkEnd w:id="3279"/>
              <w:bookmarkEnd w:id="3280"/>
              <w:bookmarkEnd w:id="3281"/>
            </w:del>
          </w:p>
        </w:tc>
        <w:tc>
          <w:tcPr>
            <w:tcW w:w="5752" w:type="dxa"/>
            <w:tcPrChange w:id="3282" w:author="paulac" w:date="2013-10-10T10:57:00Z">
              <w:tcPr>
                <w:tcW w:w="5752" w:type="dxa"/>
                <w:vAlign w:val="center"/>
              </w:tcPr>
            </w:tcPrChange>
          </w:tcPr>
          <w:p w:rsidR="00181592" w:rsidRPr="00863437" w:rsidDel="00614EB0" w:rsidRDefault="000D0864" w:rsidP="003F5EC1">
            <w:pPr>
              <w:spacing w:after="200" w:line="276" w:lineRule="auto"/>
              <w:jc w:val="left"/>
              <w:cnfStyle w:val="000000100000"/>
              <w:rPr>
                <w:del w:id="3283" w:author="paulac" w:date="2013-10-10T11:42:00Z"/>
                <w:rPrChange w:id="3284" w:author="paulac" w:date="2013-10-14T12:34:00Z">
                  <w:rPr>
                    <w:del w:id="3285" w:author="paulac" w:date="2013-10-10T11:42:00Z"/>
                    <w:rFonts w:eastAsiaTheme="minorHAnsi"/>
                    <w:szCs w:val="22"/>
                    <w:lang w:val="ca-ES" w:eastAsia="en-US"/>
                  </w:rPr>
                </w:rPrChange>
              </w:rPr>
            </w:pPr>
            <w:del w:id="3286" w:author="paulac" w:date="2013-10-10T11:42:00Z">
              <w:r w:rsidRPr="000D0864">
                <w:rPr>
                  <w:rFonts w:eastAsiaTheme="minorHAnsi"/>
                  <w:rPrChange w:id="3287" w:author="paulac" w:date="2013-10-14T12:34:00Z">
                    <w:rPr>
                      <w:rFonts w:asciiTheme="majorHAnsi" w:eastAsiaTheme="majorEastAsia" w:hAnsiTheme="majorHAnsi" w:cstheme="majorBidi"/>
                      <w:b/>
                      <w:bCs/>
                      <w:color w:val="0000FF" w:themeColor="hyperlink"/>
                      <w:u w:val="single"/>
                    </w:rPr>
                  </w:rPrChange>
                </w:rPr>
                <w:delText>Motiu pel qual s’ha aturat l’expedient</w:delText>
              </w:r>
              <w:bookmarkStart w:id="3288" w:name="_Toc369171608"/>
              <w:bookmarkStart w:id="3289" w:name="_Toc369172304"/>
              <w:bookmarkStart w:id="3290" w:name="_Toc369267909"/>
              <w:bookmarkStart w:id="3291" w:name="_Toc369268231"/>
              <w:bookmarkStart w:id="3292" w:name="_Toc369275826"/>
              <w:bookmarkStart w:id="3293" w:name="_Toc369528659"/>
              <w:bookmarkStart w:id="3294" w:name="_Toc369530686"/>
              <w:bookmarkStart w:id="3295" w:name="_Toc369592884"/>
              <w:bookmarkEnd w:id="3288"/>
              <w:bookmarkEnd w:id="3289"/>
              <w:bookmarkEnd w:id="3290"/>
              <w:bookmarkEnd w:id="3291"/>
              <w:bookmarkEnd w:id="3292"/>
              <w:bookmarkEnd w:id="3293"/>
              <w:bookmarkEnd w:id="3294"/>
              <w:bookmarkEnd w:id="3295"/>
            </w:del>
          </w:p>
        </w:tc>
        <w:bookmarkStart w:id="3296" w:name="_Toc369171609"/>
        <w:bookmarkStart w:id="3297" w:name="_Toc369172305"/>
        <w:bookmarkStart w:id="3298" w:name="_Toc369267910"/>
        <w:bookmarkStart w:id="3299" w:name="_Toc369268232"/>
        <w:bookmarkStart w:id="3300" w:name="_Toc369275827"/>
        <w:bookmarkStart w:id="3301" w:name="_Toc369528660"/>
        <w:bookmarkStart w:id="3302" w:name="_Toc369530687"/>
        <w:bookmarkStart w:id="3303" w:name="_Toc369592885"/>
        <w:bookmarkEnd w:id="3296"/>
        <w:bookmarkEnd w:id="3297"/>
        <w:bookmarkEnd w:id="3298"/>
        <w:bookmarkEnd w:id="3299"/>
        <w:bookmarkEnd w:id="3300"/>
        <w:bookmarkEnd w:id="3301"/>
        <w:bookmarkEnd w:id="3302"/>
        <w:bookmarkEnd w:id="3303"/>
      </w:tr>
      <w:tr w:rsidR="00181592" w:rsidRPr="00CE5945" w:rsidDel="00614EB0" w:rsidTr="00FA406B">
        <w:trPr>
          <w:trHeight w:val="397"/>
          <w:del w:id="3304" w:author="paulac" w:date="2013-10-10T11:42:00Z"/>
          <w:trPrChange w:id="3305" w:author="paulac" w:date="2013-10-10T10:57:00Z">
            <w:trPr>
              <w:trHeight w:val="397"/>
              <w:jc w:val="center"/>
            </w:trPr>
          </w:trPrChange>
        </w:trPr>
        <w:tc>
          <w:tcPr>
            <w:cnfStyle w:val="001000000000"/>
            <w:tcW w:w="2108" w:type="dxa"/>
            <w:tcPrChange w:id="3306" w:author="paulac" w:date="2013-10-10T10:57:00Z">
              <w:tcPr>
                <w:tcW w:w="2108" w:type="dxa"/>
                <w:vAlign w:val="center"/>
              </w:tcPr>
            </w:tcPrChange>
          </w:tcPr>
          <w:p w:rsidR="00181592" w:rsidRPr="00863437" w:rsidDel="00614EB0" w:rsidRDefault="000D0864" w:rsidP="003F5EC1">
            <w:pPr>
              <w:spacing w:after="200" w:line="276" w:lineRule="auto"/>
              <w:jc w:val="left"/>
              <w:rPr>
                <w:del w:id="3307" w:author="paulac" w:date="2013-10-10T11:42:00Z"/>
                <w:b w:val="0"/>
                <w:bCs w:val="0"/>
                <w:rPrChange w:id="3308" w:author="paulac" w:date="2013-10-14T12:34:00Z">
                  <w:rPr>
                    <w:del w:id="3309" w:author="paulac" w:date="2013-10-10T11:42:00Z"/>
                    <w:rFonts w:eastAsiaTheme="minorHAnsi"/>
                    <w:b w:val="0"/>
                    <w:bCs w:val="0"/>
                    <w:szCs w:val="22"/>
                    <w:lang w:val="ca-ES" w:eastAsia="en-US"/>
                  </w:rPr>
                </w:rPrChange>
              </w:rPr>
            </w:pPr>
            <w:del w:id="3310" w:author="paulac" w:date="2013-10-10T11:42:00Z">
              <w:r w:rsidRPr="000D0864">
                <w:rPr>
                  <w:rFonts w:eastAsiaTheme="minorHAnsi"/>
                  <w:b w:val="0"/>
                  <w:bCs w:val="0"/>
                  <w:rPrChange w:id="3311" w:author="paulac" w:date="2013-10-14T12:34:00Z">
                    <w:rPr>
                      <w:rFonts w:asciiTheme="majorHAnsi" w:eastAsiaTheme="majorEastAsia" w:hAnsiTheme="majorHAnsi" w:cstheme="majorBidi"/>
                      <w:b w:val="0"/>
                      <w:bCs w:val="0"/>
                      <w:color w:val="0000FF" w:themeColor="hyperlink"/>
                      <w:u w:val="single"/>
                    </w:rPr>
                  </w:rPrChange>
                </w:rPr>
                <w:delText>varMotiu</w:delText>
              </w:r>
              <w:bookmarkStart w:id="3312" w:name="_Toc369171610"/>
              <w:bookmarkStart w:id="3313" w:name="_Toc369172306"/>
              <w:bookmarkStart w:id="3314" w:name="_Toc369267911"/>
              <w:bookmarkStart w:id="3315" w:name="_Toc369268233"/>
              <w:bookmarkStart w:id="3316" w:name="_Toc369275828"/>
              <w:bookmarkStart w:id="3317" w:name="_Toc369528661"/>
              <w:bookmarkStart w:id="3318" w:name="_Toc369530688"/>
              <w:bookmarkStart w:id="3319" w:name="_Toc369592886"/>
              <w:bookmarkEnd w:id="3312"/>
              <w:bookmarkEnd w:id="3313"/>
              <w:bookmarkEnd w:id="3314"/>
              <w:bookmarkEnd w:id="3315"/>
              <w:bookmarkEnd w:id="3316"/>
              <w:bookmarkEnd w:id="3317"/>
              <w:bookmarkEnd w:id="3318"/>
              <w:bookmarkEnd w:id="3319"/>
            </w:del>
          </w:p>
        </w:tc>
        <w:tc>
          <w:tcPr>
            <w:tcW w:w="5752" w:type="dxa"/>
            <w:tcPrChange w:id="3320" w:author="paulac" w:date="2013-10-10T10:57:00Z">
              <w:tcPr>
                <w:tcW w:w="5752" w:type="dxa"/>
                <w:vAlign w:val="center"/>
              </w:tcPr>
            </w:tcPrChange>
          </w:tcPr>
          <w:p w:rsidR="00181592" w:rsidRPr="00863437" w:rsidDel="00614EB0" w:rsidRDefault="000D0864" w:rsidP="003F5EC1">
            <w:pPr>
              <w:spacing w:after="200" w:line="276" w:lineRule="auto"/>
              <w:jc w:val="left"/>
              <w:cnfStyle w:val="000000000000"/>
              <w:rPr>
                <w:del w:id="3321" w:author="paulac" w:date="2013-10-10T11:42:00Z"/>
                <w:rPrChange w:id="3322" w:author="paulac" w:date="2013-10-14T12:34:00Z">
                  <w:rPr>
                    <w:del w:id="3323" w:author="paulac" w:date="2013-10-10T11:42:00Z"/>
                    <w:rFonts w:eastAsiaTheme="minorHAnsi"/>
                    <w:szCs w:val="22"/>
                    <w:lang w:val="ca-ES" w:eastAsia="en-US"/>
                  </w:rPr>
                </w:rPrChange>
              </w:rPr>
            </w:pPr>
            <w:del w:id="3324" w:author="paulac" w:date="2013-10-10T11:42:00Z">
              <w:r w:rsidRPr="000D0864">
                <w:rPr>
                  <w:rFonts w:eastAsiaTheme="minorHAnsi"/>
                  <w:rPrChange w:id="3325" w:author="paulac" w:date="2013-10-14T12:34:00Z">
                    <w:rPr>
                      <w:rFonts w:asciiTheme="majorHAnsi" w:eastAsiaTheme="majorEastAsia" w:hAnsiTheme="majorHAnsi" w:cstheme="majorBidi"/>
                      <w:b/>
                      <w:bCs/>
                      <w:color w:val="0000FF" w:themeColor="hyperlink"/>
                      <w:u w:val="single"/>
                    </w:rPr>
                  </w:rPrChange>
                </w:rPr>
                <w:delText>Variable que conté el motiu pel qual s’ha aturat l’expedient</w:delText>
              </w:r>
              <w:bookmarkStart w:id="3326" w:name="_Toc369171611"/>
              <w:bookmarkStart w:id="3327" w:name="_Toc369172307"/>
              <w:bookmarkStart w:id="3328" w:name="_Toc369267912"/>
              <w:bookmarkStart w:id="3329" w:name="_Toc369268234"/>
              <w:bookmarkStart w:id="3330" w:name="_Toc369275829"/>
              <w:bookmarkStart w:id="3331" w:name="_Toc369528662"/>
              <w:bookmarkStart w:id="3332" w:name="_Toc369530689"/>
              <w:bookmarkStart w:id="3333" w:name="_Toc369592887"/>
              <w:bookmarkEnd w:id="3326"/>
              <w:bookmarkEnd w:id="3327"/>
              <w:bookmarkEnd w:id="3328"/>
              <w:bookmarkEnd w:id="3329"/>
              <w:bookmarkEnd w:id="3330"/>
              <w:bookmarkEnd w:id="3331"/>
              <w:bookmarkEnd w:id="3332"/>
              <w:bookmarkEnd w:id="3333"/>
            </w:del>
          </w:p>
        </w:tc>
        <w:bookmarkStart w:id="3334" w:name="_Toc369171612"/>
        <w:bookmarkStart w:id="3335" w:name="_Toc369172308"/>
        <w:bookmarkStart w:id="3336" w:name="_Toc369267913"/>
        <w:bookmarkStart w:id="3337" w:name="_Toc369268235"/>
        <w:bookmarkStart w:id="3338" w:name="_Toc369275830"/>
        <w:bookmarkStart w:id="3339" w:name="_Toc369528663"/>
        <w:bookmarkStart w:id="3340" w:name="_Toc369530690"/>
        <w:bookmarkStart w:id="3341" w:name="_Toc369592888"/>
        <w:bookmarkEnd w:id="3334"/>
        <w:bookmarkEnd w:id="3335"/>
        <w:bookmarkEnd w:id="3336"/>
        <w:bookmarkEnd w:id="3337"/>
        <w:bookmarkEnd w:id="3338"/>
        <w:bookmarkEnd w:id="3339"/>
        <w:bookmarkEnd w:id="3340"/>
        <w:bookmarkEnd w:id="3341"/>
      </w:tr>
    </w:tbl>
    <w:p w:rsidR="00E21426" w:rsidRDefault="00181592">
      <w:pPr>
        <w:pStyle w:val="Ttol4"/>
        <w:rPr>
          <w:del w:id="3342" w:author="paulac" w:date="2013-10-10T11:42:00Z"/>
        </w:rPr>
        <w:pPrChange w:id="3343" w:author="paulac" w:date="2013-10-09T17:47:00Z">
          <w:pPr>
            <w:pStyle w:val="Ttol3"/>
            <w:spacing w:before="240" w:after="120"/>
          </w:pPr>
        </w:pPrChange>
      </w:pPr>
      <w:del w:id="3344" w:author="paulac" w:date="2013-10-10T11:42:00Z">
        <w:r w:rsidDel="00614EB0">
          <w:delText>Modificar el comentari de l’expedient</w:delText>
        </w:r>
        <w:bookmarkStart w:id="3345" w:name="_Toc369171613"/>
        <w:bookmarkStart w:id="3346" w:name="_Toc369172309"/>
        <w:bookmarkStart w:id="3347" w:name="_Toc369267914"/>
        <w:bookmarkStart w:id="3348" w:name="_Toc369268236"/>
        <w:bookmarkStart w:id="3349" w:name="_Toc369275831"/>
        <w:bookmarkStart w:id="3350" w:name="_Toc369528664"/>
        <w:bookmarkStart w:id="3351" w:name="_Toc369530691"/>
        <w:bookmarkStart w:id="3352" w:name="_Toc369592889"/>
        <w:bookmarkEnd w:id="3345"/>
        <w:bookmarkEnd w:id="3346"/>
        <w:bookmarkEnd w:id="3347"/>
        <w:bookmarkEnd w:id="3348"/>
        <w:bookmarkEnd w:id="3349"/>
        <w:bookmarkEnd w:id="3350"/>
        <w:bookmarkEnd w:id="3351"/>
        <w:bookmarkEnd w:id="3352"/>
      </w:del>
    </w:p>
    <w:p w:rsidR="00181592" w:rsidRPr="002D778A" w:rsidDel="00614EB0" w:rsidRDefault="00181592" w:rsidP="00181592">
      <w:pPr>
        <w:spacing w:after="120"/>
        <w:rPr>
          <w:del w:id="3353" w:author="paulac" w:date="2013-10-10T11:42:00Z"/>
        </w:rPr>
      </w:pPr>
      <w:del w:id="3354" w:author="paulac" w:date="2013-10-10T11:42:00Z">
        <w:r w:rsidDel="00614EB0">
          <w:delText>Aquest handler ens permet modificar el comentari de l’expedient.</w:delText>
        </w:r>
        <w:bookmarkStart w:id="3355" w:name="_Toc369171614"/>
        <w:bookmarkStart w:id="3356" w:name="_Toc369172310"/>
        <w:bookmarkStart w:id="3357" w:name="_Toc369267915"/>
        <w:bookmarkStart w:id="3358" w:name="_Toc369268237"/>
        <w:bookmarkStart w:id="3359" w:name="_Toc369275832"/>
        <w:bookmarkStart w:id="3360" w:name="_Toc369528665"/>
        <w:bookmarkStart w:id="3361" w:name="_Toc369530692"/>
        <w:bookmarkStart w:id="3362" w:name="_Toc369592890"/>
        <w:bookmarkEnd w:id="3355"/>
        <w:bookmarkEnd w:id="3356"/>
        <w:bookmarkEnd w:id="3357"/>
        <w:bookmarkEnd w:id="3358"/>
        <w:bookmarkEnd w:id="3359"/>
        <w:bookmarkEnd w:id="3360"/>
        <w:bookmarkEnd w:id="3361"/>
        <w:bookmarkEnd w:id="3362"/>
      </w:del>
    </w:p>
    <w:p w:rsidR="00181592" w:rsidDel="00614EB0" w:rsidRDefault="00181592" w:rsidP="00181592">
      <w:pPr>
        <w:pStyle w:val="Pargrafdellista"/>
        <w:numPr>
          <w:ilvl w:val="0"/>
          <w:numId w:val="8"/>
        </w:numPr>
        <w:rPr>
          <w:del w:id="3363" w:author="paulac" w:date="2013-10-10T11:42:00Z"/>
        </w:rPr>
      </w:pPr>
      <w:del w:id="3364" w:author="paulac" w:date="2013-10-10T11:42:00Z">
        <w:r w:rsidDel="00614EB0">
          <w:delText xml:space="preserve">Classe: </w:delText>
        </w:r>
        <w:r w:rsidRPr="002D778A" w:rsidDel="00614EB0">
          <w:delText>net.conselldemallorca.helium.jbpm3.handlers</w:delText>
        </w:r>
        <w:r w:rsidDel="00614EB0">
          <w:delText>.ExpedientComentariModificarHandler</w:delText>
        </w:r>
        <w:bookmarkStart w:id="3365" w:name="_Toc369171615"/>
        <w:bookmarkStart w:id="3366" w:name="_Toc369172311"/>
        <w:bookmarkStart w:id="3367" w:name="_Toc369267916"/>
        <w:bookmarkStart w:id="3368" w:name="_Toc369268238"/>
        <w:bookmarkStart w:id="3369" w:name="_Toc369275833"/>
        <w:bookmarkStart w:id="3370" w:name="_Toc369528666"/>
        <w:bookmarkStart w:id="3371" w:name="_Toc369530693"/>
        <w:bookmarkStart w:id="3372" w:name="_Toc369592891"/>
        <w:bookmarkEnd w:id="3365"/>
        <w:bookmarkEnd w:id="3366"/>
        <w:bookmarkEnd w:id="3367"/>
        <w:bookmarkEnd w:id="3368"/>
        <w:bookmarkEnd w:id="3369"/>
        <w:bookmarkEnd w:id="3370"/>
        <w:bookmarkEnd w:id="3371"/>
        <w:bookmarkEnd w:id="3372"/>
      </w:del>
    </w:p>
    <w:p w:rsidR="00181592" w:rsidDel="00614EB0" w:rsidRDefault="00181592" w:rsidP="00181592">
      <w:pPr>
        <w:pStyle w:val="Pargrafdellista"/>
        <w:numPr>
          <w:ilvl w:val="0"/>
          <w:numId w:val="8"/>
        </w:numPr>
        <w:rPr>
          <w:del w:id="3373" w:author="paulac" w:date="2013-10-10T11:42:00Z"/>
        </w:rPr>
      </w:pPr>
      <w:del w:id="3374" w:author="paulac" w:date="2013-10-10T11:42:00Z">
        <w:r w:rsidDel="00614EB0">
          <w:delText>Paràmetres:</w:delText>
        </w:r>
        <w:bookmarkStart w:id="3375" w:name="_Toc369171616"/>
        <w:bookmarkStart w:id="3376" w:name="_Toc369172312"/>
        <w:bookmarkStart w:id="3377" w:name="_Toc369267917"/>
        <w:bookmarkStart w:id="3378" w:name="_Toc369268239"/>
        <w:bookmarkStart w:id="3379" w:name="_Toc369275834"/>
        <w:bookmarkStart w:id="3380" w:name="_Toc369528667"/>
        <w:bookmarkStart w:id="3381" w:name="_Toc369530694"/>
        <w:bookmarkStart w:id="3382" w:name="_Toc369592892"/>
        <w:bookmarkEnd w:id="3375"/>
        <w:bookmarkEnd w:id="3376"/>
        <w:bookmarkEnd w:id="3377"/>
        <w:bookmarkEnd w:id="3378"/>
        <w:bookmarkEnd w:id="3379"/>
        <w:bookmarkEnd w:id="3380"/>
        <w:bookmarkEnd w:id="3381"/>
        <w:bookmarkEnd w:id="3382"/>
      </w:del>
    </w:p>
    <w:tbl>
      <w:tblPr>
        <w:tblStyle w:val="LIMIT"/>
        <w:tblW w:w="7860" w:type="dxa"/>
        <w:tblLayout w:type="fixed"/>
        <w:tblLook w:val="04A0"/>
        <w:tblPrChange w:id="3383" w:author="paulac" w:date="2013-10-10T10:57:00Z">
          <w:tblPr>
            <w:tblW w:w="7860" w:type="dxa"/>
            <w:jc w:val="center"/>
            <w:tblInd w:w="-157"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Layout w:type="fixed"/>
            <w:tblLook w:val="04A0"/>
          </w:tblPr>
        </w:tblPrChange>
      </w:tblPr>
      <w:tblGrid>
        <w:gridCol w:w="2108"/>
        <w:gridCol w:w="5752"/>
        <w:tblGridChange w:id="3384">
          <w:tblGrid>
            <w:gridCol w:w="2108"/>
            <w:gridCol w:w="5752"/>
          </w:tblGrid>
        </w:tblGridChange>
      </w:tblGrid>
      <w:tr w:rsidR="00181592" w:rsidRPr="00332B27" w:rsidDel="00614EB0" w:rsidTr="00FA406B">
        <w:trPr>
          <w:cnfStyle w:val="100000000000"/>
          <w:trHeight w:val="340"/>
          <w:del w:id="3385" w:author="paulac" w:date="2013-10-10T11:42:00Z"/>
          <w:trPrChange w:id="3386" w:author="paulac" w:date="2013-10-10T10:57:00Z">
            <w:trPr>
              <w:trHeight w:val="340"/>
              <w:jc w:val="center"/>
            </w:trPr>
          </w:trPrChange>
        </w:trPr>
        <w:tc>
          <w:tcPr>
            <w:cnfStyle w:val="001000000000"/>
            <w:tcW w:w="2108" w:type="dxa"/>
            <w:tcPrChange w:id="3387" w:author="paulac" w:date="2013-10-10T10:57:00Z">
              <w:tcPr>
                <w:tcW w:w="2108" w:type="dxa"/>
              </w:tcPr>
            </w:tcPrChange>
          </w:tcPr>
          <w:p w:rsidR="00181592" w:rsidRPr="00863437" w:rsidDel="00614EB0" w:rsidRDefault="000D0864" w:rsidP="003F5EC1">
            <w:pPr>
              <w:spacing w:after="200" w:line="276" w:lineRule="auto"/>
              <w:cnfStyle w:val="101000000000"/>
              <w:rPr>
                <w:del w:id="3388" w:author="paulac" w:date="2013-10-10T11:42:00Z"/>
                <w:rPrChange w:id="3389" w:author="paulac" w:date="2013-10-14T12:34:00Z">
                  <w:rPr>
                    <w:del w:id="3390" w:author="paulac" w:date="2013-10-10T11:42:00Z"/>
                    <w:rFonts w:eastAsiaTheme="minorHAnsi"/>
                    <w:b w:val="0"/>
                    <w:bCs w:val="0"/>
                    <w:color w:val="auto"/>
                    <w:szCs w:val="22"/>
                    <w:lang w:val="ca-ES" w:eastAsia="en-US"/>
                  </w:rPr>
                </w:rPrChange>
              </w:rPr>
            </w:pPr>
            <w:del w:id="3391" w:author="paulac" w:date="2013-10-10T11:42:00Z">
              <w:r w:rsidRPr="000D0864">
                <w:rPr>
                  <w:rFonts w:eastAsiaTheme="minorHAnsi"/>
                  <w:color w:val="auto"/>
                  <w:rPrChange w:id="3392" w:author="paulac" w:date="2013-10-14T12:34:00Z">
                    <w:rPr>
                      <w:rFonts w:asciiTheme="majorHAnsi" w:eastAsiaTheme="majorEastAsia" w:hAnsiTheme="majorHAnsi" w:cstheme="majorBidi"/>
                      <w:color w:val="0000FF" w:themeColor="hyperlink"/>
                      <w:u w:val="single"/>
                    </w:rPr>
                  </w:rPrChange>
                </w:rPr>
                <w:delText>Nom paràmetre</w:delText>
              </w:r>
              <w:bookmarkStart w:id="3393" w:name="_Toc369171617"/>
              <w:bookmarkStart w:id="3394" w:name="_Toc369172313"/>
              <w:bookmarkStart w:id="3395" w:name="_Toc369267918"/>
              <w:bookmarkStart w:id="3396" w:name="_Toc369268240"/>
              <w:bookmarkStart w:id="3397" w:name="_Toc369275835"/>
              <w:bookmarkStart w:id="3398" w:name="_Toc369528668"/>
              <w:bookmarkStart w:id="3399" w:name="_Toc369530695"/>
              <w:bookmarkStart w:id="3400" w:name="_Toc369592893"/>
              <w:bookmarkEnd w:id="3393"/>
              <w:bookmarkEnd w:id="3394"/>
              <w:bookmarkEnd w:id="3395"/>
              <w:bookmarkEnd w:id="3396"/>
              <w:bookmarkEnd w:id="3397"/>
              <w:bookmarkEnd w:id="3398"/>
              <w:bookmarkEnd w:id="3399"/>
              <w:bookmarkEnd w:id="3400"/>
            </w:del>
          </w:p>
        </w:tc>
        <w:tc>
          <w:tcPr>
            <w:tcW w:w="5752" w:type="dxa"/>
            <w:tcPrChange w:id="3401" w:author="paulac" w:date="2013-10-10T10:57:00Z">
              <w:tcPr>
                <w:tcW w:w="5752" w:type="dxa"/>
              </w:tcPr>
            </w:tcPrChange>
          </w:tcPr>
          <w:p w:rsidR="00181592" w:rsidRPr="00863437" w:rsidDel="00614EB0" w:rsidRDefault="000D0864" w:rsidP="003F5EC1">
            <w:pPr>
              <w:spacing w:after="200" w:line="276" w:lineRule="auto"/>
              <w:cnfStyle w:val="100000000000"/>
              <w:rPr>
                <w:del w:id="3402" w:author="paulac" w:date="2013-10-10T11:42:00Z"/>
                <w:rPrChange w:id="3403" w:author="paulac" w:date="2013-10-14T12:34:00Z">
                  <w:rPr>
                    <w:del w:id="3404" w:author="paulac" w:date="2013-10-10T11:42:00Z"/>
                    <w:rFonts w:eastAsiaTheme="minorHAnsi"/>
                    <w:b w:val="0"/>
                    <w:bCs w:val="0"/>
                    <w:color w:val="auto"/>
                    <w:szCs w:val="22"/>
                    <w:lang w:val="ca-ES" w:eastAsia="en-US"/>
                  </w:rPr>
                </w:rPrChange>
              </w:rPr>
            </w:pPr>
            <w:del w:id="3405" w:author="paulac" w:date="2013-10-10T11:42:00Z">
              <w:r w:rsidRPr="000D0864">
                <w:rPr>
                  <w:rFonts w:eastAsiaTheme="minorHAnsi"/>
                  <w:color w:val="auto"/>
                  <w:rPrChange w:id="3406" w:author="paulac" w:date="2013-10-14T12:34:00Z">
                    <w:rPr>
                      <w:rFonts w:asciiTheme="majorHAnsi" w:eastAsiaTheme="majorEastAsia" w:hAnsiTheme="majorHAnsi" w:cstheme="majorBidi"/>
                      <w:color w:val="0000FF" w:themeColor="hyperlink"/>
                      <w:u w:val="single"/>
                    </w:rPr>
                  </w:rPrChange>
                </w:rPr>
                <w:delText>Descripció</w:delText>
              </w:r>
              <w:bookmarkStart w:id="3407" w:name="_Toc369171618"/>
              <w:bookmarkStart w:id="3408" w:name="_Toc369172314"/>
              <w:bookmarkStart w:id="3409" w:name="_Toc369267919"/>
              <w:bookmarkStart w:id="3410" w:name="_Toc369268241"/>
              <w:bookmarkStart w:id="3411" w:name="_Toc369275836"/>
              <w:bookmarkStart w:id="3412" w:name="_Toc369528669"/>
              <w:bookmarkStart w:id="3413" w:name="_Toc369530696"/>
              <w:bookmarkStart w:id="3414" w:name="_Toc369592894"/>
              <w:bookmarkEnd w:id="3407"/>
              <w:bookmarkEnd w:id="3408"/>
              <w:bookmarkEnd w:id="3409"/>
              <w:bookmarkEnd w:id="3410"/>
              <w:bookmarkEnd w:id="3411"/>
              <w:bookmarkEnd w:id="3412"/>
              <w:bookmarkEnd w:id="3413"/>
              <w:bookmarkEnd w:id="3414"/>
            </w:del>
          </w:p>
        </w:tc>
        <w:bookmarkStart w:id="3415" w:name="_Toc369171619"/>
        <w:bookmarkStart w:id="3416" w:name="_Toc369172315"/>
        <w:bookmarkStart w:id="3417" w:name="_Toc369267920"/>
        <w:bookmarkStart w:id="3418" w:name="_Toc369268242"/>
        <w:bookmarkStart w:id="3419" w:name="_Toc369275837"/>
        <w:bookmarkStart w:id="3420" w:name="_Toc369528670"/>
        <w:bookmarkStart w:id="3421" w:name="_Toc369530697"/>
        <w:bookmarkStart w:id="3422" w:name="_Toc369592895"/>
        <w:bookmarkEnd w:id="3415"/>
        <w:bookmarkEnd w:id="3416"/>
        <w:bookmarkEnd w:id="3417"/>
        <w:bookmarkEnd w:id="3418"/>
        <w:bookmarkEnd w:id="3419"/>
        <w:bookmarkEnd w:id="3420"/>
        <w:bookmarkEnd w:id="3421"/>
        <w:bookmarkEnd w:id="3422"/>
      </w:tr>
      <w:tr w:rsidR="00181592" w:rsidRPr="00CE5945" w:rsidDel="00614EB0" w:rsidTr="00FA406B">
        <w:trPr>
          <w:cnfStyle w:val="000000100000"/>
          <w:trHeight w:val="397"/>
          <w:del w:id="3423" w:author="paulac" w:date="2013-10-10T11:42:00Z"/>
          <w:trPrChange w:id="3424" w:author="paulac" w:date="2013-10-10T10:57:00Z">
            <w:trPr>
              <w:trHeight w:val="397"/>
              <w:jc w:val="center"/>
            </w:trPr>
          </w:trPrChange>
        </w:trPr>
        <w:tc>
          <w:tcPr>
            <w:cnfStyle w:val="001000000000"/>
            <w:tcW w:w="2108" w:type="dxa"/>
            <w:tcPrChange w:id="3425" w:author="paulac" w:date="2013-10-10T10:57:00Z">
              <w:tcPr>
                <w:tcW w:w="2108" w:type="dxa"/>
                <w:vAlign w:val="center"/>
              </w:tcPr>
            </w:tcPrChange>
          </w:tcPr>
          <w:p w:rsidR="00181592" w:rsidRPr="00863437" w:rsidDel="00614EB0" w:rsidRDefault="000D0864" w:rsidP="003F5EC1">
            <w:pPr>
              <w:spacing w:after="200" w:line="276" w:lineRule="auto"/>
              <w:jc w:val="left"/>
              <w:cnfStyle w:val="001000100000"/>
              <w:rPr>
                <w:del w:id="3426" w:author="paulac" w:date="2013-10-10T11:42:00Z"/>
                <w:b w:val="0"/>
                <w:bCs w:val="0"/>
                <w:rPrChange w:id="3427" w:author="paulac" w:date="2013-10-14T12:34:00Z">
                  <w:rPr>
                    <w:del w:id="3428" w:author="paulac" w:date="2013-10-10T11:42:00Z"/>
                    <w:rFonts w:eastAsiaTheme="minorHAnsi"/>
                    <w:b w:val="0"/>
                    <w:bCs w:val="0"/>
                    <w:szCs w:val="22"/>
                    <w:lang w:val="ca-ES" w:eastAsia="en-US"/>
                  </w:rPr>
                </w:rPrChange>
              </w:rPr>
            </w:pPr>
            <w:del w:id="3429" w:author="paulac" w:date="2013-10-10T11:42:00Z">
              <w:r w:rsidRPr="000D0864">
                <w:rPr>
                  <w:rFonts w:eastAsiaTheme="minorHAnsi"/>
                  <w:b w:val="0"/>
                  <w:bCs w:val="0"/>
                  <w:rPrChange w:id="3430" w:author="paulac" w:date="2013-10-14T12:34:00Z">
                    <w:rPr>
                      <w:rFonts w:asciiTheme="majorHAnsi" w:eastAsiaTheme="majorEastAsia" w:hAnsiTheme="majorHAnsi" w:cstheme="majorBidi"/>
                      <w:b w:val="0"/>
                      <w:bCs w:val="0"/>
                      <w:color w:val="0000FF" w:themeColor="hyperlink"/>
                      <w:u w:val="single"/>
                    </w:rPr>
                  </w:rPrChange>
                </w:rPr>
                <w:delText>comentari</w:delText>
              </w:r>
              <w:bookmarkStart w:id="3431" w:name="_Toc369171620"/>
              <w:bookmarkStart w:id="3432" w:name="_Toc369172316"/>
              <w:bookmarkStart w:id="3433" w:name="_Toc369267921"/>
              <w:bookmarkStart w:id="3434" w:name="_Toc369268243"/>
              <w:bookmarkStart w:id="3435" w:name="_Toc369275838"/>
              <w:bookmarkStart w:id="3436" w:name="_Toc369528671"/>
              <w:bookmarkStart w:id="3437" w:name="_Toc369530698"/>
              <w:bookmarkStart w:id="3438" w:name="_Toc369592896"/>
              <w:bookmarkEnd w:id="3431"/>
              <w:bookmarkEnd w:id="3432"/>
              <w:bookmarkEnd w:id="3433"/>
              <w:bookmarkEnd w:id="3434"/>
              <w:bookmarkEnd w:id="3435"/>
              <w:bookmarkEnd w:id="3436"/>
              <w:bookmarkEnd w:id="3437"/>
              <w:bookmarkEnd w:id="3438"/>
            </w:del>
          </w:p>
        </w:tc>
        <w:tc>
          <w:tcPr>
            <w:tcW w:w="5752" w:type="dxa"/>
            <w:tcPrChange w:id="3439" w:author="paulac" w:date="2013-10-10T10:57:00Z">
              <w:tcPr>
                <w:tcW w:w="5752" w:type="dxa"/>
                <w:vAlign w:val="center"/>
              </w:tcPr>
            </w:tcPrChange>
          </w:tcPr>
          <w:p w:rsidR="00181592" w:rsidRPr="00863437" w:rsidDel="00614EB0" w:rsidRDefault="000D0864" w:rsidP="003F5EC1">
            <w:pPr>
              <w:spacing w:after="200" w:line="276" w:lineRule="auto"/>
              <w:jc w:val="left"/>
              <w:cnfStyle w:val="000000100000"/>
              <w:rPr>
                <w:del w:id="3440" w:author="paulac" w:date="2013-10-10T11:42:00Z"/>
                <w:rPrChange w:id="3441" w:author="paulac" w:date="2013-10-14T12:34:00Z">
                  <w:rPr>
                    <w:del w:id="3442" w:author="paulac" w:date="2013-10-10T11:42:00Z"/>
                    <w:rFonts w:eastAsiaTheme="minorHAnsi"/>
                    <w:szCs w:val="22"/>
                    <w:lang w:val="ca-ES" w:eastAsia="en-US"/>
                  </w:rPr>
                </w:rPrChange>
              </w:rPr>
            </w:pPr>
            <w:del w:id="3443" w:author="paulac" w:date="2013-10-10T11:42:00Z">
              <w:r w:rsidRPr="000D0864">
                <w:rPr>
                  <w:rFonts w:eastAsiaTheme="minorHAnsi"/>
                  <w:rPrChange w:id="3444" w:author="paulac" w:date="2013-10-14T12:34:00Z">
                    <w:rPr>
                      <w:rFonts w:asciiTheme="majorHAnsi" w:eastAsiaTheme="majorEastAsia" w:hAnsiTheme="majorHAnsi" w:cstheme="majorBidi"/>
                      <w:b/>
                      <w:bCs/>
                      <w:color w:val="0000FF" w:themeColor="hyperlink"/>
                      <w:u w:val="single"/>
                    </w:rPr>
                  </w:rPrChange>
                </w:rPr>
                <w:delText>Comentari de l’expedient</w:delText>
              </w:r>
              <w:bookmarkStart w:id="3445" w:name="_Toc369171621"/>
              <w:bookmarkStart w:id="3446" w:name="_Toc369172317"/>
              <w:bookmarkStart w:id="3447" w:name="_Toc369267922"/>
              <w:bookmarkStart w:id="3448" w:name="_Toc369268244"/>
              <w:bookmarkStart w:id="3449" w:name="_Toc369275839"/>
              <w:bookmarkStart w:id="3450" w:name="_Toc369528672"/>
              <w:bookmarkStart w:id="3451" w:name="_Toc369530699"/>
              <w:bookmarkStart w:id="3452" w:name="_Toc369592897"/>
              <w:bookmarkEnd w:id="3445"/>
              <w:bookmarkEnd w:id="3446"/>
              <w:bookmarkEnd w:id="3447"/>
              <w:bookmarkEnd w:id="3448"/>
              <w:bookmarkEnd w:id="3449"/>
              <w:bookmarkEnd w:id="3450"/>
              <w:bookmarkEnd w:id="3451"/>
              <w:bookmarkEnd w:id="3452"/>
            </w:del>
          </w:p>
        </w:tc>
        <w:bookmarkStart w:id="3453" w:name="_Toc369171622"/>
        <w:bookmarkStart w:id="3454" w:name="_Toc369172318"/>
        <w:bookmarkStart w:id="3455" w:name="_Toc369267923"/>
        <w:bookmarkStart w:id="3456" w:name="_Toc369268245"/>
        <w:bookmarkStart w:id="3457" w:name="_Toc369275840"/>
        <w:bookmarkStart w:id="3458" w:name="_Toc369528673"/>
        <w:bookmarkStart w:id="3459" w:name="_Toc369530700"/>
        <w:bookmarkStart w:id="3460" w:name="_Toc369592898"/>
        <w:bookmarkEnd w:id="3453"/>
        <w:bookmarkEnd w:id="3454"/>
        <w:bookmarkEnd w:id="3455"/>
        <w:bookmarkEnd w:id="3456"/>
        <w:bookmarkEnd w:id="3457"/>
        <w:bookmarkEnd w:id="3458"/>
        <w:bookmarkEnd w:id="3459"/>
        <w:bookmarkEnd w:id="3460"/>
      </w:tr>
      <w:tr w:rsidR="00181592" w:rsidRPr="00CE5945" w:rsidDel="00614EB0" w:rsidTr="00FA406B">
        <w:trPr>
          <w:trHeight w:val="397"/>
          <w:del w:id="3461" w:author="paulac" w:date="2013-10-10T11:42:00Z"/>
          <w:trPrChange w:id="3462" w:author="paulac" w:date="2013-10-10T10:57:00Z">
            <w:trPr>
              <w:trHeight w:val="397"/>
              <w:jc w:val="center"/>
            </w:trPr>
          </w:trPrChange>
        </w:trPr>
        <w:tc>
          <w:tcPr>
            <w:cnfStyle w:val="001000000000"/>
            <w:tcW w:w="2108" w:type="dxa"/>
            <w:tcPrChange w:id="3463" w:author="paulac" w:date="2013-10-10T10:57:00Z">
              <w:tcPr>
                <w:tcW w:w="2108" w:type="dxa"/>
                <w:vAlign w:val="center"/>
              </w:tcPr>
            </w:tcPrChange>
          </w:tcPr>
          <w:p w:rsidR="00181592" w:rsidRPr="00863437" w:rsidDel="00614EB0" w:rsidRDefault="000D0864" w:rsidP="00181592">
            <w:pPr>
              <w:spacing w:after="200" w:line="276" w:lineRule="auto"/>
              <w:jc w:val="left"/>
              <w:rPr>
                <w:del w:id="3464" w:author="paulac" w:date="2013-10-10T11:42:00Z"/>
                <w:b w:val="0"/>
                <w:bCs w:val="0"/>
                <w:rPrChange w:id="3465" w:author="paulac" w:date="2013-10-14T12:34:00Z">
                  <w:rPr>
                    <w:del w:id="3466" w:author="paulac" w:date="2013-10-10T11:42:00Z"/>
                    <w:rFonts w:eastAsiaTheme="minorHAnsi"/>
                    <w:b w:val="0"/>
                    <w:bCs w:val="0"/>
                    <w:szCs w:val="22"/>
                    <w:lang w:val="ca-ES" w:eastAsia="en-US"/>
                  </w:rPr>
                </w:rPrChange>
              </w:rPr>
            </w:pPr>
            <w:del w:id="3467" w:author="paulac" w:date="2013-10-10T11:42:00Z">
              <w:r w:rsidRPr="000D0864">
                <w:rPr>
                  <w:rFonts w:eastAsiaTheme="minorHAnsi"/>
                  <w:b w:val="0"/>
                  <w:bCs w:val="0"/>
                  <w:rPrChange w:id="3468" w:author="paulac" w:date="2013-10-14T12:34:00Z">
                    <w:rPr>
                      <w:rFonts w:asciiTheme="majorHAnsi" w:eastAsiaTheme="majorEastAsia" w:hAnsiTheme="majorHAnsi" w:cstheme="majorBidi"/>
                      <w:b w:val="0"/>
                      <w:bCs w:val="0"/>
                      <w:color w:val="0000FF" w:themeColor="hyperlink"/>
                      <w:u w:val="single"/>
                    </w:rPr>
                  </w:rPrChange>
                </w:rPr>
                <w:delText>varComentari</w:delText>
              </w:r>
              <w:bookmarkStart w:id="3469" w:name="_Toc369171623"/>
              <w:bookmarkStart w:id="3470" w:name="_Toc369172319"/>
              <w:bookmarkStart w:id="3471" w:name="_Toc369267924"/>
              <w:bookmarkStart w:id="3472" w:name="_Toc369268246"/>
              <w:bookmarkStart w:id="3473" w:name="_Toc369275841"/>
              <w:bookmarkStart w:id="3474" w:name="_Toc369528674"/>
              <w:bookmarkStart w:id="3475" w:name="_Toc369530701"/>
              <w:bookmarkStart w:id="3476" w:name="_Toc369592899"/>
              <w:bookmarkEnd w:id="3469"/>
              <w:bookmarkEnd w:id="3470"/>
              <w:bookmarkEnd w:id="3471"/>
              <w:bookmarkEnd w:id="3472"/>
              <w:bookmarkEnd w:id="3473"/>
              <w:bookmarkEnd w:id="3474"/>
              <w:bookmarkEnd w:id="3475"/>
              <w:bookmarkEnd w:id="3476"/>
            </w:del>
          </w:p>
        </w:tc>
        <w:tc>
          <w:tcPr>
            <w:tcW w:w="5752" w:type="dxa"/>
            <w:tcPrChange w:id="3477" w:author="paulac" w:date="2013-10-10T10:57:00Z">
              <w:tcPr>
                <w:tcW w:w="5752" w:type="dxa"/>
                <w:vAlign w:val="center"/>
              </w:tcPr>
            </w:tcPrChange>
          </w:tcPr>
          <w:p w:rsidR="00181592" w:rsidRPr="00863437" w:rsidDel="00614EB0" w:rsidRDefault="000D0864" w:rsidP="00181592">
            <w:pPr>
              <w:spacing w:after="200" w:line="276" w:lineRule="auto"/>
              <w:jc w:val="left"/>
              <w:cnfStyle w:val="000000000000"/>
              <w:rPr>
                <w:del w:id="3478" w:author="paulac" w:date="2013-10-10T11:42:00Z"/>
                <w:rPrChange w:id="3479" w:author="paulac" w:date="2013-10-14T12:34:00Z">
                  <w:rPr>
                    <w:del w:id="3480" w:author="paulac" w:date="2013-10-10T11:42:00Z"/>
                    <w:rFonts w:eastAsiaTheme="minorHAnsi"/>
                    <w:szCs w:val="22"/>
                    <w:lang w:val="ca-ES" w:eastAsia="en-US"/>
                  </w:rPr>
                </w:rPrChange>
              </w:rPr>
            </w:pPr>
            <w:del w:id="3481" w:author="paulac" w:date="2013-10-10T11:42:00Z">
              <w:r w:rsidRPr="000D0864">
                <w:rPr>
                  <w:rFonts w:eastAsiaTheme="minorHAnsi"/>
                  <w:rPrChange w:id="3482" w:author="paulac" w:date="2013-10-14T12:34:00Z">
                    <w:rPr>
                      <w:rFonts w:asciiTheme="majorHAnsi" w:eastAsiaTheme="majorEastAsia" w:hAnsiTheme="majorHAnsi" w:cstheme="majorBidi"/>
                      <w:b/>
                      <w:bCs/>
                      <w:color w:val="0000FF" w:themeColor="hyperlink"/>
                      <w:u w:val="single"/>
                    </w:rPr>
                  </w:rPrChange>
                </w:rPr>
                <w:delText>Variable que conté el comentari de l’expedient</w:delText>
              </w:r>
              <w:bookmarkStart w:id="3483" w:name="_Toc369171624"/>
              <w:bookmarkStart w:id="3484" w:name="_Toc369172320"/>
              <w:bookmarkStart w:id="3485" w:name="_Toc369267925"/>
              <w:bookmarkStart w:id="3486" w:name="_Toc369268247"/>
              <w:bookmarkStart w:id="3487" w:name="_Toc369275842"/>
              <w:bookmarkStart w:id="3488" w:name="_Toc369528675"/>
              <w:bookmarkStart w:id="3489" w:name="_Toc369530702"/>
              <w:bookmarkStart w:id="3490" w:name="_Toc369592900"/>
              <w:bookmarkEnd w:id="3483"/>
              <w:bookmarkEnd w:id="3484"/>
              <w:bookmarkEnd w:id="3485"/>
              <w:bookmarkEnd w:id="3486"/>
              <w:bookmarkEnd w:id="3487"/>
              <w:bookmarkEnd w:id="3488"/>
              <w:bookmarkEnd w:id="3489"/>
              <w:bookmarkEnd w:id="3490"/>
            </w:del>
          </w:p>
        </w:tc>
        <w:bookmarkStart w:id="3491" w:name="_Toc369171625"/>
        <w:bookmarkStart w:id="3492" w:name="_Toc369172321"/>
        <w:bookmarkStart w:id="3493" w:name="_Toc369267926"/>
        <w:bookmarkStart w:id="3494" w:name="_Toc369268248"/>
        <w:bookmarkStart w:id="3495" w:name="_Toc369275843"/>
        <w:bookmarkStart w:id="3496" w:name="_Toc369528676"/>
        <w:bookmarkStart w:id="3497" w:name="_Toc369530703"/>
        <w:bookmarkStart w:id="3498" w:name="_Toc369592901"/>
        <w:bookmarkEnd w:id="3491"/>
        <w:bookmarkEnd w:id="3492"/>
        <w:bookmarkEnd w:id="3493"/>
        <w:bookmarkEnd w:id="3494"/>
        <w:bookmarkEnd w:id="3495"/>
        <w:bookmarkEnd w:id="3496"/>
        <w:bookmarkEnd w:id="3497"/>
        <w:bookmarkEnd w:id="3498"/>
      </w:tr>
    </w:tbl>
    <w:p w:rsidR="00E21426" w:rsidRDefault="005B6CE5">
      <w:pPr>
        <w:pStyle w:val="Ttol4"/>
        <w:rPr>
          <w:del w:id="3499" w:author="paulac" w:date="2013-10-10T11:42:00Z"/>
        </w:rPr>
        <w:pPrChange w:id="3500" w:author="paulac" w:date="2013-10-09T17:47:00Z">
          <w:pPr>
            <w:pStyle w:val="Ttol3"/>
            <w:spacing w:before="240" w:after="120"/>
          </w:pPr>
        </w:pPrChange>
      </w:pPr>
      <w:del w:id="3501" w:author="paulac" w:date="2013-10-10T11:42:00Z">
        <w:r w:rsidDel="00614EB0">
          <w:delText>Modificar l’estat de l’expedient</w:delText>
        </w:r>
        <w:bookmarkStart w:id="3502" w:name="_Toc369171626"/>
        <w:bookmarkStart w:id="3503" w:name="_Toc369172322"/>
        <w:bookmarkStart w:id="3504" w:name="_Toc369267927"/>
        <w:bookmarkStart w:id="3505" w:name="_Toc369268249"/>
        <w:bookmarkStart w:id="3506" w:name="_Toc369275844"/>
        <w:bookmarkStart w:id="3507" w:name="_Toc369528677"/>
        <w:bookmarkStart w:id="3508" w:name="_Toc369530704"/>
        <w:bookmarkStart w:id="3509" w:name="_Toc369592902"/>
        <w:bookmarkEnd w:id="3502"/>
        <w:bookmarkEnd w:id="3503"/>
        <w:bookmarkEnd w:id="3504"/>
        <w:bookmarkEnd w:id="3505"/>
        <w:bookmarkEnd w:id="3506"/>
        <w:bookmarkEnd w:id="3507"/>
        <w:bookmarkEnd w:id="3508"/>
        <w:bookmarkEnd w:id="3509"/>
      </w:del>
    </w:p>
    <w:p w:rsidR="005B6CE5" w:rsidRPr="002D778A" w:rsidDel="00614EB0" w:rsidRDefault="005B6CE5" w:rsidP="005B6CE5">
      <w:pPr>
        <w:spacing w:after="120"/>
        <w:rPr>
          <w:del w:id="3510" w:author="paulac" w:date="2013-10-10T11:42:00Z"/>
        </w:rPr>
      </w:pPr>
      <w:del w:id="3511" w:author="paulac" w:date="2013-10-10T11:42:00Z">
        <w:r w:rsidDel="00614EB0">
          <w:delText>Aquest handler ens permet modificar l’estat de l’expedient.</w:delText>
        </w:r>
        <w:bookmarkStart w:id="3512" w:name="_Toc369171627"/>
        <w:bookmarkStart w:id="3513" w:name="_Toc369172323"/>
        <w:bookmarkStart w:id="3514" w:name="_Toc369267928"/>
        <w:bookmarkStart w:id="3515" w:name="_Toc369268250"/>
        <w:bookmarkStart w:id="3516" w:name="_Toc369275845"/>
        <w:bookmarkStart w:id="3517" w:name="_Toc369528678"/>
        <w:bookmarkStart w:id="3518" w:name="_Toc369530705"/>
        <w:bookmarkStart w:id="3519" w:name="_Toc369592903"/>
        <w:bookmarkEnd w:id="3512"/>
        <w:bookmarkEnd w:id="3513"/>
        <w:bookmarkEnd w:id="3514"/>
        <w:bookmarkEnd w:id="3515"/>
        <w:bookmarkEnd w:id="3516"/>
        <w:bookmarkEnd w:id="3517"/>
        <w:bookmarkEnd w:id="3518"/>
        <w:bookmarkEnd w:id="3519"/>
      </w:del>
    </w:p>
    <w:p w:rsidR="005B6CE5" w:rsidDel="00614EB0" w:rsidRDefault="005B6CE5" w:rsidP="005B6CE5">
      <w:pPr>
        <w:pStyle w:val="Pargrafdellista"/>
        <w:numPr>
          <w:ilvl w:val="0"/>
          <w:numId w:val="8"/>
        </w:numPr>
        <w:rPr>
          <w:del w:id="3520" w:author="paulac" w:date="2013-10-10T11:42:00Z"/>
        </w:rPr>
      </w:pPr>
      <w:del w:id="3521" w:author="paulac" w:date="2013-10-10T11:42:00Z">
        <w:r w:rsidDel="00614EB0">
          <w:delText xml:space="preserve">Classe: </w:delText>
        </w:r>
        <w:r w:rsidRPr="002D778A" w:rsidDel="00614EB0">
          <w:delText>net.conselldemallorca.helium.jbpm3.handlers</w:delText>
        </w:r>
        <w:r w:rsidDel="00614EB0">
          <w:delText>.ExpedientEstatModificarHandler</w:delText>
        </w:r>
        <w:bookmarkStart w:id="3522" w:name="_Toc369171628"/>
        <w:bookmarkStart w:id="3523" w:name="_Toc369172324"/>
        <w:bookmarkStart w:id="3524" w:name="_Toc369267929"/>
        <w:bookmarkStart w:id="3525" w:name="_Toc369268251"/>
        <w:bookmarkStart w:id="3526" w:name="_Toc369275846"/>
        <w:bookmarkStart w:id="3527" w:name="_Toc369528679"/>
        <w:bookmarkStart w:id="3528" w:name="_Toc369530706"/>
        <w:bookmarkStart w:id="3529" w:name="_Toc369592904"/>
        <w:bookmarkEnd w:id="3522"/>
        <w:bookmarkEnd w:id="3523"/>
        <w:bookmarkEnd w:id="3524"/>
        <w:bookmarkEnd w:id="3525"/>
        <w:bookmarkEnd w:id="3526"/>
        <w:bookmarkEnd w:id="3527"/>
        <w:bookmarkEnd w:id="3528"/>
        <w:bookmarkEnd w:id="3529"/>
      </w:del>
    </w:p>
    <w:p w:rsidR="005B6CE5" w:rsidDel="00614EB0" w:rsidRDefault="005B6CE5" w:rsidP="005B6CE5">
      <w:pPr>
        <w:pStyle w:val="Pargrafdellista"/>
        <w:numPr>
          <w:ilvl w:val="0"/>
          <w:numId w:val="8"/>
        </w:numPr>
        <w:rPr>
          <w:del w:id="3530" w:author="paulac" w:date="2013-10-10T11:42:00Z"/>
        </w:rPr>
      </w:pPr>
      <w:del w:id="3531" w:author="paulac" w:date="2013-10-10T11:42:00Z">
        <w:r w:rsidDel="00614EB0">
          <w:delText>Paràmetres:</w:delText>
        </w:r>
        <w:bookmarkStart w:id="3532" w:name="_Toc369171629"/>
        <w:bookmarkStart w:id="3533" w:name="_Toc369172325"/>
        <w:bookmarkStart w:id="3534" w:name="_Toc369267930"/>
        <w:bookmarkStart w:id="3535" w:name="_Toc369268252"/>
        <w:bookmarkStart w:id="3536" w:name="_Toc369275847"/>
        <w:bookmarkStart w:id="3537" w:name="_Toc369528680"/>
        <w:bookmarkStart w:id="3538" w:name="_Toc369530707"/>
        <w:bookmarkStart w:id="3539" w:name="_Toc369592905"/>
        <w:bookmarkEnd w:id="3532"/>
        <w:bookmarkEnd w:id="3533"/>
        <w:bookmarkEnd w:id="3534"/>
        <w:bookmarkEnd w:id="3535"/>
        <w:bookmarkEnd w:id="3536"/>
        <w:bookmarkEnd w:id="3537"/>
        <w:bookmarkEnd w:id="3538"/>
        <w:bookmarkEnd w:id="3539"/>
      </w:del>
    </w:p>
    <w:tbl>
      <w:tblPr>
        <w:tblStyle w:val="LIMIT"/>
        <w:tblW w:w="7860" w:type="dxa"/>
        <w:tblLayout w:type="fixed"/>
        <w:tblLook w:val="04A0"/>
        <w:tblPrChange w:id="3540" w:author="paulac" w:date="2013-10-10T11:22:00Z">
          <w:tblPr>
            <w:tblW w:w="7860" w:type="dxa"/>
            <w:jc w:val="center"/>
            <w:tblInd w:w="-157"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Layout w:type="fixed"/>
            <w:tblLook w:val="04A0"/>
          </w:tblPr>
        </w:tblPrChange>
      </w:tblPr>
      <w:tblGrid>
        <w:gridCol w:w="2108"/>
        <w:gridCol w:w="5752"/>
        <w:tblGridChange w:id="3541">
          <w:tblGrid>
            <w:gridCol w:w="2108"/>
            <w:gridCol w:w="5752"/>
          </w:tblGrid>
        </w:tblGridChange>
      </w:tblGrid>
      <w:tr w:rsidR="005B6CE5" w:rsidRPr="00332B27" w:rsidDel="00614EB0" w:rsidTr="00FB7BE1">
        <w:trPr>
          <w:cnfStyle w:val="100000000000"/>
          <w:trHeight w:val="340"/>
          <w:del w:id="3542" w:author="paulac" w:date="2013-10-10T11:42:00Z"/>
          <w:trPrChange w:id="3543" w:author="paulac" w:date="2013-10-10T11:22:00Z">
            <w:trPr>
              <w:trHeight w:val="340"/>
              <w:jc w:val="center"/>
            </w:trPr>
          </w:trPrChange>
        </w:trPr>
        <w:tc>
          <w:tcPr>
            <w:cnfStyle w:val="001000000000"/>
            <w:tcW w:w="2108" w:type="dxa"/>
            <w:tcPrChange w:id="3544" w:author="paulac" w:date="2013-10-10T11:22:00Z">
              <w:tcPr>
                <w:tcW w:w="2108" w:type="dxa"/>
              </w:tcPr>
            </w:tcPrChange>
          </w:tcPr>
          <w:p w:rsidR="005B6CE5" w:rsidRPr="00863437" w:rsidDel="00614EB0" w:rsidRDefault="000D0864" w:rsidP="003F5EC1">
            <w:pPr>
              <w:spacing w:after="200" w:line="276" w:lineRule="auto"/>
              <w:cnfStyle w:val="101000000000"/>
              <w:rPr>
                <w:del w:id="3545" w:author="paulac" w:date="2013-10-10T11:42:00Z"/>
                <w:rPrChange w:id="3546" w:author="paulac" w:date="2013-10-14T12:34:00Z">
                  <w:rPr>
                    <w:del w:id="3547" w:author="paulac" w:date="2013-10-10T11:42:00Z"/>
                    <w:rFonts w:eastAsiaTheme="minorHAnsi"/>
                    <w:b w:val="0"/>
                    <w:bCs w:val="0"/>
                    <w:color w:val="auto"/>
                    <w:szCs w:val="22"/>
                    <w:lang w:val="ca-ES" w:eastAsia="en-US"/>
                  </w:rPr>
                </w:rPrChange>
              </w:rPr>
            </w:pPr>
            <w:del w:id="3548" w:author="paulac" w:date="2013-10-10T11:42:00Z">
              <w:r w:rsidRPr="000D0864">
                <w:rPr>
                  <w:rFonts w:eastAsiaTheme="minorHAnsi"/>
                  <w:color w:val="auto"/>
                  <w:rPrChange w:id="3549" w:author="paulac" w:date="2013-10-14T12:34:00Z">
                    <w:rPr>
                      <w:rFonts w:asciiTheme="majorHAnsi" w:eastAsiaTheme="majorEastAsia" w:hAnsiTheme="majorHAnsi" w:cstheme="majorBidi"/>
                      <w:color w:val="0000FF" w:themeColor="hyperlink"/>
                      <w:u w:val="single"/>
                    </w:rPr>
                  </w:rPrChange>
                </w:rPr>
                <w:delText>Nom paràmetre</w:delText>
              </w:r>
              <w:bookmarkStart w:id="3550" w:name="_Toc369171630"/>
              <w:bookmarkStart w:id="3551" w:name="_Toc369172326"/>
              <w:bookmarkStart w:id="3552" w:name="_Toc369267931"/>
              <w:bookmarkStart w:id="3553" w:name="_Toc369268253"/>
              <w:bookmarkStart w:id="3554" w:name="_Toc369275848"/>
              <w:bookmarkStart w:id="3555" w:name="_Toc369528681"/>
              <w:bookmarkStart w:id="3556" w:name="_Toc369530708"/>
              <w:bookmarkStart w:id="3557" w:name="_Toc369592906"/>
              <w:bookmarkEnd w:id="3550"/>
              <w:bookmarkEnd w:id="3551"/>
              <w:bookmarkEnd w:id="3552"/>
              <w:bookmarkEnd w:id="3553"/>
              <w:bookmarkEnd w:id="3554"/>
              <w:bookmarkEnd w:id="3555"/>
              <w:bookmarkEnd w:id="3556"/>
              <w:bookmarkEnd w:id="3557"/>
            </w:del>
          </w:p>
        </w:tc>
        <w:tc>
          <w:tcPr>
            <w:tcW w:w="5752" w:type="dxa"/>
            <w:tcPrChange w:id="3558" w:author="paulac" w:date="2013-10-10T11:22:00Z">
              <w:tcPr>
                <w:tcW w:w="5752" w:type="dxa"/>
              </w:tcPr>
            </w:tcPrChange>
          </w:tcPr>
          <w:p w:rsidR="005B6CE5" w:rsidRPr="00863437" w:rsidDel="00614EB0" w:rsidRDefault="000D0864" w:rsidP="003F5EC1">
            <w:pPr>
              <w:spacing w:after="200" w:line="276" w:lineRule="auto"/>
              <w:cnfStyle w:val="100000000000"/>
              <w:rPr>
                <w:del w:id="3559" w:author="paulac" w:date="2013-10-10T11:42:00Z"/>
                <w:rPrChange w:id="3560" w:author="paulac" w:date="2013-10-14T12:34:00Z">
                  <w:rPr>
                    <w:del w:id="3561" w:author="paulac" w:date="2013-10-10T11:42:00Z"/>
                    <w:rFonts w:eastAsiaTheme="minorHAnsi"/>
                    <w:b w:val="0"/>
                    <w:bCs w:val="0"/>
                    <w:color w:val="auto"/>
                    <w:szCs w:val="22"/>
                    <w:lang w:val="ca-ES" w:eastAsia="en-US"/>
                  </w:rPr>
                </w:rPrChange>
              </w:rPr>
            </w:pPr>
            <w:del w:id="3562" w:author="paulac" w:date="2013-10-10T11:42:00Z">
              <w:r w:rsidRPr="000D0864">
                <w:rPr>
                  <w:rFonts w:eastAsiaTheme="minorHAnsi"/>
                  <w:color w:val="auto"/>
                  <w:rPrChange w:id="3563" w:author="paulac" w:date="2013-10-14T12:34:00Z">
                    <w:rPr>
                      <w:rFonts w:asciiTheme="majorHAnsi" w:eastAsiaTheme="majorEastAsia" w:hAnsiTheme="majorHAnsi" w:cstheme="majorBidi"/>
                      <w:color w:val="0000FF" w:themeColor="hyperlink"/>
                      <w:u w:val="single"/>
                    </w:rPr>
                  </w:rPrChange>
                </w:rPr>
                <w:delText>Descripció</w:delText>
              </w:r>
              <w:bookmarkStart w:id="3564" w:name="_Toc369171631"/>
              <w:bookmarkStart w:id="3565" w:name="_Toc369172327"/>
              <w:bookmarkStart w:id="3566" w:name="_Toc369267932"/>
              <w:bookmarkStart w:id="3567" w:name="_Toc369268254"/>
              <w:bookmarkStart w:id="3568" w:name="_Toc369275849"/>
              <w:bookmarkStart w:id="3569" w:name="_Toc369528682"/>
              <w:bookmarkStart w:id="3570" w:name="_Toc369530709"/>
              <w:bookmarkStart w:id="3571" w:name="_Toc369592907"/>
              <w:bookmarkEnd w:id="3564"/>
              <w:bookmarkEnd w:id="3565"/>
              <w:bookmarkEnd w:id="3566"/>
              <w:bookmarkEnd w:id="3567"/>
              <w:bookmarkEnd w:id="3568"/>
              <w:bookmarkEnd w:id="3569"/>
              <w:bookmarkEnd w:id="3570"/>
              <w:bookmarkEnd w:id="3571"/>
            </w:del>
          </w:p>
        </w:tc>
        <w:bookmarkStart w:id="3572" w:name="_Toc369171632"/>
        <w:bookmarkStart w:id="3573" w:name="_Toc369172328"/>
        <w:bookmarkStart w:id="3574" w:name="_Toc369267933"/>
        <w:bookmarkStart w:id="3575" w:name="_Toc369268255"/>
        <w:bookmarkStart w:id="3576" w:name="_Toc369275850"/>
        <w:bookmarkStart w:id="3577" w:name="_Toc369528683"/>
        <w:bookmarkStart w:id="3578" w:name="_Toc369530710"/>
        <w:bookmarkStart w:id="3579" w:name="_Toc369592908"/>
        <w:bookmarkEnd w:id="3572"/>
        <w:bookmarkEnd w:id="3573"/>
        <w:bookmarkEnd w:id="3574"/>
        <w:bookmarkEnd w:id="3575"/>
        <w:bookmarkEnd w:id="3576"/>
        <w:bookmarkEnd w:id="3577"/>
        <w:bookmarkEnd w:id="3578"/>
        <w:bookmarkEnd w:id="3579"/>
      </w:tr>
      <w:tr w:rsidR="005B6CE5" w:rsidRPr="00CE5945" w:rsidDel="00614EB0" w:rsidTr="00FB7BE1">
        <w:trPr>
          <w:cnfStyle w:val="000000100000"/>
          <w:trHeight w:val="397"/>
          <w:del w:id="3580" w:author="paulac" w:date="2013-10-10T11:42:00Z"/>
          <w:trPrChange w:id="3581" w:author="paulac" w:date="2013-10-10T11:22:00Z">
            <w:trPr>
              <w:trHeight w:val="397"/>
              <w:jc w:val="center"/>
            </w:trPr>
          </w:trPrChange>
        </w:trPr>
        <w:tc>
          <w:tcPr>
            <w:cnfStyle w:val="001000000000"/>
            <w:tcW w:w="2108" w:type="dxa"/>
            <w:tcPrChange w:id="3582" w:author="paulac" w:date="2013-10-10T11:22:00Z">
              <w:tcPr>
                <w:tcW w:w="2108" w:type="dxa"/>
                <w:vAlign w:val="center"/>
              </w:tcPr>
            </w:tcPrChange>
          </w:tcPr>
          <w:p w:rsidR="005B6CE5" w:rsidRPr="00863437" w:rsidDel="00614EB0" w:rsidRDefault="000D0864" w:rsidP="003F5EC1">
            <w:pPr>
              <w:spacing w:after="200" w:line="276" w:lineRule="auto"/>
              <w:jc w:val="left"/>
              <w:cnfStyle w:val="001000100000"/>
              <w:rPr>
                <w:del w:id="3583" w:author="paulac" w:date="2013-10-10T11:42:00Z"/>
                <w:b w:val="0"/>
                <w:bCs w:val="0"/>
                <w:rPrChange w:id="3584" w:author="paulac" w:date="2013-10-14T12:34:00Z">
                  <w:rPr>
                    <w:del w:id="3585" w:author="paulac" w:date="2013-10-10T11:42:00Z"/>
                    <w:rFonts w:eastAsiaTheme="minorHAnsi"/>
                    <w:b w:val="0"/>
                    <w:bCs w:val="0"/>
                    <w:szCs w:val="22"/>
                    <w:lang w:val="ca-ES" w:eastAsia="en-US"/>
                  </w:rPr>
                </w:rPrChange>
              </w:rPr>
            </w:pPr>
            <w:del w:id="3586" w:author="paulac" w:date="2013-10-10T11:42:00Z">
              <w:r w:rsidRPr="000D0864">
                <w:rPr>
                  <w:rFonts w:eastAsiaTheme="minorHAnsi"/>
                  <w:b w:val="0"/>
                  <w:bCs w:val="0"/>
                  <w:rPrChange w:id="3587" w:author="paulac" w:date="2013-10-14T12:34:00Z">
                    <w:rPr>
                      <w:rFonts w:asciiTheme="majorHAnsi" w:eastAsiaTheme="majorEastAsia" w:hAnsiTheme="majorHAnsi" w:cstheme="majorBidi"/>
                      <w:b w:val="0"/>
                      <w:bCs w:val="0"/>
                      <w:color w:val="0000FF" w:themeColor="hyperlink"/>
                      <w:u w:val="single"/>
                    </w:rPr>
                  </w:rPrChange>
                </w:rPr>
                <w:delText>estatCodi</w:delText>
              </w:r>
              <w:bookmarkStart w:id="3588" w:name="_Toc369171633"/>
              <w:bookmarkStart w:id="3589" w:name="_Toc369172329"/>
              <w:bookmarkStart w:id="3590" w:name="_Toc369267934"/>
              <w:bookmarkStart w:id="3591" w:name="_Toc369268256"/>
              <w:bookmarkStart w:id="3592" w:name="_Toc369275851"/>
              <w:bookmarkStart w:id="3593" w:name="_Toc369528684"/>
              <w:bookmarkStart w:id="3594" w:name="_Toc369530711"/>
              <w:bookmarkStart w:id="3595" w:name="_Toc369592909"/>
              <w:bookmarkEnd w:id="3588"/>
              <w:bookmarkEnd w:id="3589"/>
              <w:bookmarkEnd w:id="3590"/>
              <w:bookmarkEnd w:id="3591"/>
              <w:bookmarkEnd w:id="3592"/>
              <w:bookmarkEnd w:id="3593"/>
              <w:bookmarkEnd w:id="3594"/>
              <w:bookmarkEnd w:id="3595"/>
            </w:del>
          </w:p>
        </w:tc>
        <w:tc>
          <w:tcPr>
            <w:tcW w:w="5752" w:type="dxa"/>
            <w:tcPrChange w:id="3596" w:author="paulac" w:date="2013-10-10T11:22:00Z">
              <w:tcPr>
                <w:tcW w:w="5752" w:type="dxa"/>
                <w:vAlign w:val="center"/>
              </w:tcPr>
            </w:tcPrChange>
          </w:tcPr>
          <w:p w:rsidR="005B6CE5" w:rsidRPr="00863437" w:rsidDel="00614EB0" w:rsidRDefault="000D0864" w:rsidP="003F5EC1">
            <w:pPr>
              <w:spacing w:after="200" w:line="276" w:lineRule="auto"/>
              <w:jc w:val="left"/>
              <w:cnfStyle w:val="000000100000"/>
              <w:rPr>
                <w:del w:id="3597" w:author="paulac" w:date="2013-10-10T11:42:00Z"/>
                <w:rPrChange w:id="3598" w:author="paulac" w:date="2013-10-14T12:34:00Z">
                  <w:rPr>
                    <w:del w:id="3599" w:author="paulac" w:date="2013-10-10T11:42:00Z"/>
                    <w:rFonts w:eastAsiaTheme="minorHAnsi"/>
                    <w:szCs w:val="22"/>
                    <w:lang w:val="ca-ES" w:eastAsia="en-US"/>
                  </w:rPr>
                </w:rPrChange>
              </w:rPr>
            </w:pPr>
            <w:del w:id="3600" w:author="paulac" w:date="2013-10-10T11:42:00Z">
              <w:r w:rsidRPr="000D0864">
                <w:rPr>
                  <w:rFonts w:eastAsiaTheme="minorHAnsi"/>
                  <w:rPrChange w:id="3601" w:author="paulac" w:date="2013-10-14T12:34:00Z">
                    <w:rPr>
                      <w:rFonts w:asciiTheme="majorHAnsi" w:eastAsiaTheme="majorEastAsia" w:hAnsiTheme="majorHAnsi" w:cstheme="majorBidi"/>
                      <w:b/>
                      <w:bCs/>
                      <w:color w:val="0000FF" w:themeColor="hyperlink"/>
                      <w:u w:val="single"/>
                    </w:rPr>
                  </w:rPrChange>
                </w:rPr>
                <w:delText>Codi de l’estat</w:delText>
              </w:r>
              <w:bookmarkStart w:id="3602" w:name="_Toc369171634"/>
              <w:bookmarkStart w:id="3603" w:name="_Toc369172330"/>
              <w:bookmarkStart w:id="3604" w:name="_Toc369267935"/>
              <w:bookmarkStart w:id="3605" w:name="_Toc369268257"/>
              <w:bookmarkStart w:id="3606" w:name="_Toc369275852"/>
              <w:bookmarkStart w:id="3607" w:name="_Toc369528685"/>
              <w:bookmarkStart w:id="3608" w:name="_Toc369530712"/>
              <w:bookmarkStart w:id="3609" w:name="_Toc369592910"/>
              <w:bookmarkEnd w:id="3602"/>
              <w:bookmarkEnd w:id="3603"/>
              <w:bookmarkEnd w:id="3604"/>
              <w:bookmarkEnd w:id="3605"/>
              <w:bookmarkEnd w:id="3606"/>
              <w:bookmarkEnd w:id="3607"/>
              <w:bookmarkEnd w:id="3608"/>
              <w:bookmarkEnd w:id="3609"/>
            </w:del>
          </w:p>
        </w:tc>
        <w:bookmarkStart w:id="3610" w:name="_Toc369171635"/>
        <w:bookmarkStart w:id="3611" w:name="_Toc369172331"/>
        <w:bookmarkStart w:id="3612" w:name="_Toc369267936"/>
        <w:bookmarkStart w:id="3613" w:name="_Toc369268258"/>
        <w:bookmarkStart w:id="3614" w:name="_Toc369275853"/>
        <w:bookmarkStart w:id="3615" w:name="_Toc369528686"/>
        <w:bookmarkStart w:id="3616" w:name="_Toc369530713"/>
        <w:bookmarkStart w:id="3617" w:name="_Toc369592911"/>
        <w:bookmarkEnd w:id="3610"/>
        <w:bookmarkEnd w:id="3611"/>
        <w:bookmarkEnd w:id="3612"/>
        <w:bookmarkEnd w:id="3613"/>
        <w:bookmarkEnd w:id="3614"/>
        <w:bookmarkEnd w:id="3615"/>
        <w:bookmarkEnd w:id="3616"/>
        <w:bookmarkEnd w:id="3617"/>
      </w:tr>
      <w:tr w:rsidR="005B6CE5" w:rsidRPr="00CE5945" w:rsidDel="00614EB0" w:rsidTr="00FB7BE1">
        <w:trPr>
          <w:trHeight w:val="397"/>
          <w:del w:id="3618" w:author="paulac" w:date="2013-10-10T11:42:00Z"/>
          <w:trPrChange w:id="3619" w:author="paulac" w:date="2013-10-10T11:22:00Z">
            <w:trPr>
              <w:trHeight w:val="397"/>
              <w:jc w:val="center"/>
            </w:trPr>
          </w:trPrChange>
        </w:trPr>
        <w:tc>
          <w:tcPr>
            <w:cnfStyle w:val="001000000000"/>
            <w:tcW w:w="2108" w:type="dxa"/>
            <w:tcPrChange w:id="3620" w:author="paulac" w:date="2013-10-10T11:22:00Z">
              <w:tcPr>
                <w:tcW w:w="2108" w:type="dxa"/>
                <w:vAlign w:val="center"/>
              </w:tcPr>
            </w:tcPrChange>
          </w:tcPr>
          <w:p w:rsidR="005B6CE5" w:rsidRPr="00863437" w:rsidDel="00614EB0" w:rsidRDefault="000D0864" w:rsidP="005B6CE5">
            <w:pPr>
              <w:spacing w:after="200" w:line="276" w:lineRule="auto"/>
              <w:jc w:val="left"/>
              <w:rPr>
                <w:del w:id="3621" w:author="paulac" w:date="2013-10-10T11:42:00Z"/>
                <w:b w:val="0"/>
                <w:bCs w:val="0"/>
                <w:rPrChange w:id="3622" w:author="paulac" w:date="2013-10-14T12:34:00Z">
                  <w:rPr>
                    <w:del w:id="3623" w:author="paulac" w:date="2013-10-10T11:42:00Z"/>
                    <w:rFonts w:eastAsiaTheme="minorHAnsi"/>
                    <w:b w:val="0"/>
                    <w:bCs w:val="0"/>
                    <w:szCs w:val="22"/>
                    <w:lang w:val="ca-ES" w:eastAsia="en-US"/>
                  </w:rPr>
                </w:rPrChange>
              </w:rPr>
            </w:pPr>
            <w:del w:id="3624" w:author="paulac" w:date="2013-10-10T11:42:00Z">
              <w:r w:rsidRPr="000D0864">
                <w:rPr>
                  <w:rFonts w:eastAsiaTheme="minorHAnsi"/>
                  <w:b w:val="0"/>
                  <w:bCs w:val="0"/>
                  <w:rPrChange w:id="3625" w:author="paulac" w:date="2013-10-14T12:34:00Z">
                    <w:rPr>
                      <w:rFonts w:asciiTheme="majorHAnsi" w:eastAsiaTheme="majorEastAsia" w:hAnsiTheme="majorHAnsi" w:cstheme="majorBidi"/>
                      <w:b w:val="0"/>
                      <w:bCs w:val="0"/>
                      <w:color w:val="0000FF" w:themeColor="hyperlink"/>
                      <w:u w:val="single"/>
                    </w:rPr>
                  </w:rPrChange>
                </w:rPr>
                <w:delText>varEstatCodi</w:delText>
              </w:r>
              <w:bookmarkStart w:id="3626" w:name="_Toc369171636"/>
              <w:bookmarkStart w:id="3627" w:name="_Toc369172332"/>
              <w:bookmarkStart w:id="3628" w:name="_Toc369267937"/>
              <w:bookmarkStart w:id="3629" w:name="_Toc369268259"/>
              <w:bookmarkStart w:id="3630" w:name="_Toc369275854"/>
              <w:bookmarkStart w:id="3631" w:name="_Toc369528687"/>
              <w:bookmarkStart w:id="3632" w:name="_Toc369530714"/>
              <w:bookmarkStart w:id="3633" w:name="_Toc369592912"/>
              <w:bookmarkEnd w:id="3626"/>
              <w:bookmarkEnd w:id="3627"/>
              <w:bookmarkEnd w:id="3628"/>
              <w:bookmarkEnd w:id="3629"/>
              <w:bookmarkEnd w:id="3630"/>
              <w:bookmarkEnd w:id="3631"/>
              <w:bookmarkEnd w:id="3632"/>
              <w:bookmarkEnd w:id="3633"/>
            </w:del>
          </w:p>
        </w:tc>
        <w:tc>
          <w:tcPr>
            <w:tcW w:w="5752" w:type="dxa"/>
            <w:tcPrChange w:id="3634" w:author="paulac" w:date="2013-10-10T11:22:00Z">
              <w:tcPr>
                <w:tcW w:w="5752" w:type="dxa"/>
                <w:vAlign w:val="center"/>
              </w:tcPr>
            </w:tcPrChange>
          </w:tcPr>
          <w:p w:rsidR="005B6CE5" w:rsidRPr="00863437" w:rsidDel="00614EB0" w:rsidRDefault="000D0864" w:rsidP="005B6CE5">
            <w:pPr>
              <w:spacing w:after="200" w:line="276" w:lineRule="auto"/>
              <w:jc w:val="left"/>
              <w:cnfStyle w:val="000000000000"/>
              <w:rPr>
                <w:del w:id="3635" w:author="paulac" w:date="2013-10-10T11:42:00Z"/>
                <w:rPrChange w:id="3636" w:author="paulac" w:date="2013-10-14T12:34:00Z">
                  <w:rPr>
                    <w:del w:id="3637" w:author="paulac" w:date="2013-10-10T11:42:00Z"/>
                    <w:rFonts w:eastAsiaTheme="minorHAnsi"/>
                    <w:szCs w:val="22"/>
                    <w:lang w:val="ca-ES" w:eastAsia="en-US"/>
                  </w:rPr>
                </w:rPrChange>
              </w:rPr>
            </w:pPr>
            <w:del w:id="3638" w:author="paulac" w:date="2013-10-10T11:42:00Z">
              <w:r w:rsidRPr="000D0864">
                <w:rPr>
                  <w:rFonts w:eastAsiaTheme="minorHAnsi"/>
                  <w:rPrChange w:id="3639" w:author="paulac" w:date="2013-10-14T12:34:00Z">
                    <w:rPr>
                      <w:rFonts w:asciiTheme="majorHAnsi" w:eastAsiaTheme="majorEastAsia" w:hAnsiTheme="majorHAnsi" w:cstheme="majorBidi"/>
                      <w:b/>
                      <w:bCs/>
                      <w:color w:val="0000FF" w:themeColor="hyperlink"/>
                      <w:u w:val="single"/>
                    </w:rPr>
                  </w:rPrChange>
                </w:rPr>
                <w:delText>Variable que conté el codi de l’estat</w:delText>
              </w:r>
              <w:bookmarkStart w:id="3640" w:name="_Toc369171637"/>
              <w:bookmarkStart w:id="3641" w:name="_Toc369172333"/>
              <w:bookmarkStart w:id="3642" w:name="_Toc369267938"/>
              <w:bookmarkStart w:id="3643" w:name="_Toc369268260"/>
              <w:bookmarkStart w:id="3644" w:name="_Toc369275855"/>
              <w:bookmarkStart w:id="3645" w:name="_Toc369528688"/>
              <w:bookmarkStart w:id="3646" w:name="_Toc369530715"/>
              <w:bookmarkStart w:id="3647" w:name="_Toc369592913"/>
              <w:bookmarkEnd w:id="3640"/>
              <w:bookmarkEnd w:id="3641"/>
              <w:bookmarkEnd w:id="3642"/>
              <w:bookmarkEnd w:id="3643"/>
              <w:bookmarkEnd w:id="3644"/>
              <w:bookmarkEnd w:id="3645"/>
              <w:bookmarkEnd w:id="3646"/>
              <w:bookmarkEnd w:id="3647"/>
            </w:del>
          </w:p>
        </w:tc>
        <w:bookmarkStart w:id="3648" w:name="_Toc369171638"/>
        <w:bookmarkStart w:id="3649" w:name="_Toc369172334"/>
        <w:bookmarkStart w:id="3650" w:name="_Toc369267939"/>
        <w:bookmarkStart w:id="3651" w:name="_Toc369268261"/>
        <w:bookmarkStart w:id="3652" w:name="_Toc369275856"/>
        <w:bookmarkStart w:id="3653" w:name="_Toc369528689"/>
        <w:bookmarkStart w:id="3654" w:name="_Toc369530716"/>
        <w:bookmarkStart w:id="3655" w:name="_Toc369592914"/>
        <w:bookmarkEnd w:id="3648"/>
        <w:bookmarkEnd w:id="3649"/>
        <w:bookmarkEnd w:id="3650"/>
        <w:bookmarkEnd w:id="3651"/>
        <w:bookmarkEnd w:id="3652"/>
        <w:bookmarkEnd w:id="3653"/>
        <w:bookmarkEnd w:id="3654"/>
        <w:bookmarkEnd w:id="3655"/>
      </w:tr>
    </w:tbl>
    <w:p w:rsidR="00E21426" w:rsidRDefault="00AC2CD0">
      <w:pPr>
        <w:pStyle w:val="Ttol4"/>
        <w:rPr>
          <w:del w:id="3656" w:author="paulac" w:date="2013-10-10T11:42:00Z"/>
        </w:rPr>
        <w:pPrChange w:id="3657" w:author="paulac" w:date="2013-10-09T17:47:00Z">
          <w:pPr>
            <w:pStyle w:val="Ttol3"/>
            <w:spacing w:before="240" w:after="120"/>
          </w:pPr>
        </w:pPrChange>
      </w:pPr>
      <w:del w:id="3658" w:author="paulac" w:date="2013-10-10T11:42:00Z">
        <w:r w:rsidDel="00614EB0">
          <w:delText>Modificar el número d’expedient</w:delText>
        </w:r>
        <w:bookmarkStart w:id="3659" w:name="_Toc369171639"/>
        <w:bookmarkStart w:id="3660" w:name="_Toc369172335"/>
        <w:bookmarkStart w:id="3661" w:name="_Toc369267940"/>
        <w:bookmarkStart w:id="3662" w:name="_Toc369268262"/>
        <w:bookmarkStart w:id="3663" w:name="_Toc369275857"/>
        <w:bookmarkStart w:id="3664" w:name="_Toc369528690"/>
        <w:bookmarkStart w:id="3665" w:name="_Toc369530717"/>
        <w:bookmarkStart w:id="3666" w:name="_Toc369592915"/>
        <w:bookmarkEnd w:id="3659"/>
        <w:bookmarkEnd w:id="3660"/>
        <w:bookmarkEnd w:id="3661"/>
        <w:bookmarkEnd w:id="3662"/>
        <w:bookmarkEnd w:id="3663"/>
        <w:bookmarkEnd w:id="3664"/>
        <w:bookmarkEnd w:id="3665"/>
        <w:bookmarkEnd w:id="3666"/>
      </w:del>
    </w:p>
    <w:p w:rsidR="00AC2CD0" w:rsidRPr="002D778A" w:rsidDel="00614EB0" w:rsidRDefault="00AC2CD0" w:rsidP="00AC2CD0">
      <w:pPr>
        <w:spacing w:after="120"/>
        <w:rPr>
          <w:del w:id="3667" w:author="paulac" w:date="2013-10-10T11:42:00Z"/>
        </w:rPr>
      </w:pPr>
      <w:del w:id="3668" w:author="paulac" w:date="2013-10-10T11:42:00Z">
        <w:r w:rsidDel="00614EB0">
          <w:delText>Aquest handler ens permet modificar el número d’expedient.</w:delText>
        </w:r>
        <w:bookmarkStart w:id="3669" w:name="_Toc369171640"/>
        <w:bookmarkStart w:id="3670" w:name="_Toc369172336"/>
        <w:bookmarkStart w:id="3671" w:name="_Toc369267941"/>
        <w:bookmarkStart w:id="3672" w:name="_Toc369268263"/>
        <w:bookmarkStart w:id="3673" w:name="_Toc369275858"/>
        <w:bookmarkStart w:id="3674" w:name="_Toc369528691"/>
        <w:bookmarkStart w:id="3675" w:name="_Toc369530718"/>
        <w:bookmarkStart w:id="3676" w:name="_Toc369592916"/>
        <w:bookmarkEnd w:id="3669"/>
        <w:bookmarkEnd w:id="3670"/>
        <w:bookmarkEnd w:id="3671"/>
        <w:bookmarkEnd w:id="3672"/>
        <w:bookmarkEnd w:id="3673"/>
        <w:bookmarkEnd w:id="3674"/>
        <w:bookmarkEnd w:id="3675"/>
        <w:bookmarkEnd w:id="3676"/>
      </w:del>
    </w:p>
    <w:p w:rsidR="00AC2CD0" w:rsidDel="00614EB0" w:rsidRDefault="00AC2CD0" w:rsidP="00AC2CD0">
      <w:pPr>
        <w:pStyle w:val="Pargrafdellista"/>
        <w:numPr>
          <w:ilvl w:val="0"/>
          <w:numId w:val="8"/>
        </w:numPr>
        <w:rPr>
          <w:del w:id="3677" w:author="paulac" w:date="2013-10-10T11:42:00Z"/>
        </w:rPr>
      </w:pPr>
      <w:del w:id="3678" w:author="paulac" w:date="2013-10-10T11:42:00Z">
        <w:r w:rsidDel="00614EB0">
          <w:delText xml:space="preserve">Classe: </w:delText>
        </w:r>
        <w:r w:rsidRPr="002D778A" w:rsidDel="00614EB0">
          <w:delText>net.conselldemallorca.helium.jbpm3.handlers</w:delText>
        </w:r>
        <w:r w:rsidDel="00614EB0">
          <w:delText>.ExpedientNumeroModificarHandler</w:delText>
        </w:r>
        <w:bookmarkStart w:id="3679" w:name="_Toc369171641"/>
        <w:bookmarkStart w:id="3680" w:name="_Toc369172337"/>
        <w:bookmarkStart w:id="3681" w:name="_Toc369267942"/>
        <w:bookmarkStart w:id="3682" w:name="_Toc369268264"/>
        <w:bookmarkStart w:id="3683" w:name="_Toc369275859"/>
        <w:bookmarkStart w:id="3684" w:name="_Toc369528692"/>
        <w:bookmarkStart w:id="3685" w:name="_Toc369530719"/>
        <w:bookmarkStart w:id="3686" w:name="_Toc369592917"/>
        <w:bookmarkEnd w:id="3679"/>
        <w:bookmarkEnd w:id="3680"/>
        <w:bookmarkEnd w:id="3681"/>
        <w:bookmarkEnd w:id="3682"/>
        <w:bookmarkEnd w:id="3683"/>
        <w:bookmarkEnd w:id="3684"/>
        <w:bookmarkEnd w:id="3685"/>
        <w:bookmarkEnd w:id="3686"/>
      </w:del>
    </w:p>
    <w:p w:rsidR="00AC2CD0" w:rsidDel="00614EB0" w:rsidRDefault="00AC2CD0" w:rsidP="00AC2CD0">
      <w:pPr>
        <w:pStyle w:val="Pargrafdellista"/>
        <w:numPr>
          <w:ilvl w:val="0"/>
          <w:numId w:val="8"/>
        </w:numPr>
        <w:rPr>
          <w:del w:id="3687" w:author="paulac" w:date="2013-10-10T11:42:00Z"/>
        </w:rPr>
      </w:pPr>
      <w:del w:id="3688" w:author="paulac" w:date="2013-10-10T11:42:00Z">
        <w:r w:rsidDel="00614EB0">
          <w:delText>Paràmetres:</w:delText>
        </w:r>
        <w:bookmarkStart w:id="3689" w:name="_Toc369171642"/>
        <w:bookmarkStart w:id="3690" w:name="_Toc369172338"/>
        <w:bookmarkStart w:id="3691" w:name="_Toc369267943"/>
        <w:bookmarkStart w:id="3692" w:name="_Toc369268265"/>
        <w:bookmarkStart w:id="3693" w:name="_Toc369275860"/>
        <w:bookmarkStart w:id="3694" w:name="_Toc369528693"/>
        <w:bookmarkStart w:id="3695" w:name="_Toc369530720"/>
        <w:bookmarkStart w:id="3696" w:name="_Toc369592918"/>
        <w:bookmarkEnd w:id="3689"/>
        <w:bookmarkEnd w:id="3690"/>
        <w:bookmarkEnd w:id="3691"/>
        <w:bookmarkEnd w:id="3692"/>
        <w:bookmarkEnd w:id="3693"/>
        <w:bookmarkEnd w:id="3694"/>
        <w:bookmarkEnd w:id="3695"/>
        <w:bookmarkEnd w:id="3696"/>
      </w:del>
    </w:p>
    <w:tbl>
      <w:tblPr>
        <w:tblStyle w:val="LIMIT"/>
        <w:tblW w:w="7860" w:type="dxa"/>
        <w:tblLayout w:type="fixed"/>
        <w:tblLook w:val="04A0"/>
        <w:tblPrChange w:id="3697" w:author="paulac" w:date="2013-10-10T11:22:00Z">
          <w:tblPr>
            <w:tblW w:w="7860" w:type="dxa"/>
            <w:jc w:val="center"/>
            <w:tblInd w:w="-157"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Layout w:type="fixed"/>
            <w:tblLook w:val="04A0"/>
          </w:tblPr>
        </w:tblPrChange>
      </w:tblPr>
      <w:tblGrid>
        <w:gridCol w:w="2108"/>
        <w:gridCol w:w="5752"/>
        <w:tblGridChange w:id="3698">
          <w:tblGrid>
            <w:gridCol w:w="2108"/>
            <w:gridCol w:w="5752"/>
          </w:tblGrid>
        </w:tblGridChange>
      </w:tblGrid>
      <w:tr w:rsidR="00AC2CD0" w:rsidRPr="00332B27" w:rsidDel="00614EB0" w:rsidTr="00FB7BE1">
        <w:trPr>
          <w:cnfStyle w:val="100000000000"/>
          <w:trHeight w:val="340"/>
          <w:del w:id="3699" w:author="paulac" w:date="2013-10-10T11:42:00Z"/>
          <w:trPrChange w:id="3700" w:author="paulac" w:date="2013-10-10T11:22:00Z">
            <w:trPr>
              <w:trHeight w:val="340"/>
              <w:jc w:val="center"/>
            </w:trPr>
          </w:trPrChange>
        </w:trPr>
        <w:tc>
          <w:tcPr>
            <w:cnfStyle w:val="001000000000"/>
            <w:tcW w:w="2108" w:type="dxa"/>
            <w:tcPrChange w:id="3701" w:author="paulac" w:date="2013-10-10T11:22:00Z">
              <w:tcPr>
                <w:tcW w:w="2108" w:type="dxa"/>
              </w:tcPr>
            </w:tcPrChange>
          </w:tcPr>
          <w:p w:rsidR="00AC2CD0" w:rsidRPr="00863437" w:rsidDel="00614EB0" w:rsidRDefault="000D0864" w:rsidP="003F5EC1">
            <w:pPr>
              <w:spacing w:after="200" w:line="276" w:lineRule="auto"/>
              <w:cnfStyle w:val="101000000000"/>
              <w:rPr>
                <w:del w:id="3702" w:author="paulac" w:date="2013-10-10T11:42:00Z"/>
                <w:rPrChange w:id="3703" w:author="paulac" w:date="2013-10-14T12:34:00Z">
                  <w:rPr>
                    <w:del w:id="3704" w:author="paulac" w:date="2013-10-10T11:42:00Z"/>
                    <w:rFonts w:eastAsiaTheme="minorHAnsi"/>
                    <w:b w:val="0"/>
                    <w:bCs w:val="0"/>
                    <w:color w:val="auto"/>
                    <w:szCs w:val="22"/>
                    <w:lang w:val="ca-ES" w:eastAsia="en-US"/>
                  </w:rPr>
                </w:rPrChange>
              </w:rPr>
            </w:pPr>
            <w:del w:id="3705" w:author="paulac" w:date="2013-10-10T11:42:00Z">
              <w:r w:rsidRPr="000D0864">
                <w:rPr>
                  <w:rFonts w:eastAsiaTheme="minorHAnsi"/>
                  <w:color w:val="auto"/>
                  <w:rPrChange w:id="3706" w:author="paulac" w:date="2013-10-14T12:34:00Z">
                    <w:rPr>
                      <w:rFonts w:asciiTheme="majorHAnsi" w:eastAsiaTheme="majorEastAsia" w:hAnsiTheme="majorHAnsi" w:cstheme="majorBidi"/>
                      <w:color w:val="0000FF" w:themeColor="hyperlink"/>
                      <w:u w:val="single"/>
                    </w:rPr>
                  </w:rPrChange>
                </w:rPr>
                <w:delText>Nom paràmetre</w:delText>
              </w:r>
              <w:bookmarkStart w:id="3707" w:name="_Toc369171643"/>
              <w:bookmarkStart w:id="3708" w:name="_Toc369172339"/>
              <w:bookmarkStart w:id="3709" w:name="_Toc369267944"/>
              <w:bookmarkStart w:id="3710" w:name="_Toc369268266"/>
              <w:bookmarkStart w:id="3711" w:name="_Toc369275861"/>
              <w:bookmarkStart w:id="3712" w:name="_Toc369528694"/>
              <w:bookmarkStart w:id="3713" w:name="_Toc369530721"/>
              <w:bookmarkStart w:id="3714" w:name="_Toc369592919"/>
              <w:bookmarkEnd w:id="3707"/>
              <w:bookmarkEnd w:id="3708"/>
              <w:bookmarkEnd w:id="3709"/>
              <w:bookmarkEnd w:id="3710"/>
              <w:bookmarkEnd w:id="3711"/>
              <w:bookmarkEnd w:id="3712"/>
              <w:bookmarkEnd w:id="3713"/>
              <w:bookmarkEnd w:id="3714"/>
            </w:del>
          </w:p>
        </w:tc>
        <w:tc>
          <w:tcPr>
            <w:tcW w:w="5752" w:type="dxa"/>
            <w:tcPrChange w:id="3715" w:author="paulac" w:date="2013-10-10T11:22:00Z">
              <w:tcPr>
                <w:tcW w:w="5752" w:type="dxa"/>
              </w:tcPr>
            </w:tcPrChange>
          </w:tcPr>
          <w:p w:rsidR="00AC2CD0" w:rsidRPr="00863437" w:rsidDel="00614EB0" w:rsidRDefault="000D0864" w:rsidP="003F5EC1">
            <w:pPr>
              <w:spacing w:after="200" w:line="276" w:lineRule="auto"/>
              <w:cnfStyle w:val="100000000000"/>
              <w:rPr>
                <w:del w:id="3716" w:author="paulac" w:date="2013-10-10T11:42:00Z"/>
                <w:rPrChange w:id="3717" w:author="paulac" w:date="2013-10-14T12:34:00Z">
                  <w:rPr>
                    <w:del w:id="3718" w:author="paulac" w:date="2013-10-10T11:42:00Z"/>
                    <w:rFonts w:eastAsiaTheme="minorHAnsi"/>
                    <w:b w:val="0"/>
                    <w:bCs w:val="0"/>
                    <w:color w:val="auto"/>
                    <w:szCs w:val="22"/>
                    <w:lang w:val="ca-ES" w:eastAsia="en-US"/>
                  </w:rPr>
                </w:rPrChange>
              </w:rPr>
            </w:pPr>
            <w:del w:id="3719" w:author="paulac" w:date="2013-10-10T11:42:00Z">
              <w:r w:rsidRPr="000D0864">
                <w:rPr>
                  <w:rFonts w:eastAsiaTheme="minorHAnsi"/>
                  <w:color w:val="auto"/>
                  <w:rPrChange w:id="3720" w:author="paulac" w:date="2013-10-14T12:34:00Z">
                    <w:rPr>
                      <w:rFonts w:asciiTheme="majorHAnsi" w:eastAsiaTheme="majorEastAsia" w:hAnsiTheme="majorHAnsi" w:cstheme="majorBidi"/>
                      <w:color w:val="0000FF" w:themeColor="hyperlink"/>
                      <w:u w:val="single"/>
                    </w:rPr>
                  </w:rPrChange>
                </w:rPr>
                <w:delText>Descripció</w:delText>
              </w:r>
              <w:bookmarkStart w:id="3721" w:name="_Toc369171644"/>
              <w:bookmarkStart w:id="3722" w:name="_Toc369172340"/>
              <w:bookmarkStart w:id="3723" w:name="_Toc369267945"/>
              <w:bookmarkStart w:id="3724" w:name="_Toc369268267"/>
              <w:bookmarkStart w:id="3725" w:name="_Toc369275862"/>
              <w:bookmarkStart w:id="3726" w:name="_Toc369528695"/>
              <w:bookmarkStart w:id="3727" w:name="_Toc369530722"/>
              <w:bookmarkStart w:id="3728" w:name="_Toc369592920"/>
              <w:bookmarkEnd w:id="3721"/>
              <w:bookmarkEnd w:id="3722"/>
              <w:bookmarkEnd w:id="3723"/>
              <w:bookmarkEnd w:id="3724"/>
              <w:bookmarkEnd w:id="3725"/>
              <w:bookmarkEnd w:id="3726"/>
              <w:bookmarkEnd w:id="3727"/>
              <w:bookmarkEnd w:id="3728"/>
            </w:del>
          </w:p>
        </w:tc>
        <w:bookmarkStart w:id="3729" w:name="_Toc369171645"/>
        <w:bookmarkStart w:id="3730" w:name="_Toc369172341"/>
        <w:bookmarkStart w:id="3731" w:name="_Toc369267946"/>
        <w:bookmarkStart w:id="3732" w:name="_Toc369268268"/>
        <w:bookmarkStart w:id="3733" w:name="_Toc369275863"/>
        <w:bookmarkStart w:id="3734" w:name="_Toc369528696"/>
        <w:bookmarkStart w:id="3735" w:name="_Toc369530723"/>
        <w:bookmarkStart w:id="3736" w:name="_Toc369592921"/>
        <w:bookmarkEnd w:id="3729"/>
        <w:bookmarkEnd w:id="3730"/>
        <w:bookmarkEnd w:id="3731"/>
        <w:bookmarkEnd w:id="3732"/>
        <w:bookmarkEnd w:id="3733"/>
        <w:bookmarkEnd w:id="3734"/>
        <w:bookmarkEnd w:id="3735"/>
        <w:bookmarkEnd w:id="3736"/>
      </w:tr>
      <w:tr w:rsidR="00AC2CD0" w:rsidRPr="00CE5945" w:rsidDel="00614EB0" w:rsidTr="00FB7BE1">
        <w:trPr>
          <w:cnfStyle w:val="000000100000"/>
          <w:trHeight w:val="397"/>
          <w:del w:id="3737" w:author="paulac" w:date="2013-10-10T11:42:00Z"/>
          <w:trPrChange w:id="3738" w:author="paulac" w:date="2013-10-10T11:22:00Z">
            <w:trPr>
              <w:trHeight w:val="397"/>
              <w:jc w:val="center"/>
            </w:trPr>
          </w:trPrChange>
        </w:trPr>
        <w:tc>
          <w:tcPr>
            <w:cnfStyle w:val="001000000000"/>
            <w:tcW w:w="2108" w:type="dxa"/>
            <w:tcPrChange w:id="3739" w:author="paulac" w:date="2013-10-10T11:22:00Z">
              <w:tcPr>
                <w:tcW w:w="2108" w:type="dxa"/>
                <w:vAlign w:val="center"/>
              </w:tcPr>
            </w:tcPrChange>
          </w:tcPr>
          <w:p w:rsidR="00AC2CD0" w:rsidRPr="00863437" w:rsidDel="00614EB0" w:rsidRDefault="000D0864" w:rsidP="003F5EC1">
            <w:pPr>
              <w:spacing w:after="200" w:line="276" w:lineRule="auto"/>
              <w:jc w:val="left"/>
              <w:cnfStyle w:val="001000100000"/>
              <w:rPr>
                <w:del w:id="3740" w:author="paulac" w:date="2013-10-10T11:42:00Z"/>
                <w:b w:val="0"/>
                <w:bCs w:val="0"/>
                <w:rPrChange w:id="3741" w:author="paulac" w:date="2013-10-14T12:34:00Z">
                  <w:rPr>
                    <w:del w:id="3742" w:author="paulac" w:date="2013-10-10T11:42:00Z"/>
                    <w:rFonts w:eastAsiaTheme="minorHAnsi"/>
                    <w:b w:val="0"/>
                    <w:bCs w:val="0"/>
                    <w:szCs w:val="22"/>
                    <w:lang w:val="ca-ES" w:eastAsia="en-US"/>
                  </w:rPr>
                </w:rPrChange>
              </w:rPr>
            </w:pPr>
            <w:del w:id="3743" w:author="paulac" w:date="2013-10-10T11:42:00Z">
              <w:r w:rsidRPr="000D0864">
                <w:rPr>
                  <w:rFonts w:eastAsiaTheme="minorHAnsi"/>
                  <w:b w:val="0"/>
                  <w:bCs w:val="0"/>
                  <w:rPrChange w:id="3744" w:author="paulac" w:date="2013-10-14T12:34:00Z">
                    <w:rPr>
                      <w:rFonts w:asciiTheme="majorHAnsi" w:eastAsiaTheme="majorEastAsia" w:hAnsiTheme="majorHAnsi" w:cstheme="majorBidi"/>
                      <w:b w:val="0"/>
                      <w:bCs w:val="0"/>
                      <w:color w:val="0000FF" w:themeColor="hyperlink"/>
                      <w:u w:val="single"/>
                    </w:rPr>
                  </w:rPrChange>
                </w:rPr>
                <w:delText>numero</w:delText>
              </w:r>
              <w:bookmarkStart w:id="3745" w:name="_Toc369171646"/>
              <w:bookmarkStart w:id="3746" w:name="_Toc369172342"/>
              <w:bookmarkStart w:id="3747" w:name="_Toc369267947"/>
              <w:bookmarkStart w:id="3748" w:name="_Toc369268269"/>
              <w:bookmarkStart w:id="3749" w:name="_Toc369275864"/>
              <w:bookmarkStart w:id="3750" w:name="_Toc369528697"/>
              <w:bookmarkStart w:id="3751" w:name="_Toc369530724"/>
              <w:bookmarkStart w:id="3752" w:name="_Toc369592922"/>
              <w:bookmarkEnd w:id="3745"/>
              <w:bookmarkEnd w:id="3746"/>
              <w:bookmarkEnd w:id="3747"/>
              <w:bookmarkEnd w:id="3748"/>
              <w:bookmarkEnd w:id="3749"/>
              <w:bookmarkEnd w:id="3750"/>
              <w:bookmarkEnd w:id="3751"/>
              <w:bookmarkEnd w:id="3752"/>
            </w:del>
          </w:p>
        </w:tc>
        <w:tc>
          <w:tcPr>
            <w:tcW w:w="5752" w:type="dxa"/>
            <w:tcPrChange w:id="3753" w:author="paulac" w:date="2013-10-10T11:22:00Z">
              <w:tcPr>
                <w:tcW w:w="5752" w:type="dxa"/>
                <w:vAlign w:val="center"/>
              </w:tcPr>
            </w:tcPrChange>
          </w:tcPr>
          <w:p w:rsidR="00AC2CD0" w:rsidRPr="00863437" w:rsidDel="00614EB0" w:rsidRDefault="000D0864" w:rsidP="003F5EC1">
            <w:pPr>
              <w:spacing w:after="200" w:line="276" w:lineRule="auto"/>
              <w:jc w:val="left"/>
              <w:cnfStyle w:val="000000100000"/>
              <w:rPr>
                <w:del w:id="3754" w:author="paulac" w:date="2013-10-10T11:42:00Z"/>
                <w:rPrChange w:id="3755" w:author="paulac" w:date="2013-10-14T12:34:00Z">
                  <w:rPr>
                    <w:del w:id="3756" w:author="paulac" w:date="2013-10-10T11:42:00Z"/>
                    <w:rFonts w:eastAsiaTheme="minorHAnsi"/>
                    <w:szCs w:val="22"/>
                    <w:lang w:val="ca-ES" w:eastAsia="en-US"/>
                  </w:rPr>
                </w:rPrChange>
              </w:rPr>
            </w:pPr>
            <w:del w:id="3757" w:author="paulac" w:date="2013-10-10T11:42:00Z">
              <w:r w:rsidRPr="000D0864">
                <w:rPr>
                  <w:rFonts w:eastAsiaTheme="minorHAnsi"/>
                  <w:rPrChange w:id="3758" w:author="paulac" w:date="2013-10-14T12:34:00Z">
                    <w:rPr>
                      <w:rFonts w:asciiTheme="majorHAnsi" w:eastAsiaTheme="majorEastAsia" w:hAnsiTheme="majorHAnsi" w:cstheme="majorBidi"/>
                      <w:b/>
                      <w:bCs/>
                      <w:color w:val="0000FF" w:themeColor="hyperlink"/>
                      <w:u w:val="single"/>
                    </w:rPr>
                  </w:rPrChange>
                </w:rPr>
                <w:delText>Número d’expedient</w:delText>
              </w:r>
              <w:bookmarkStart w:id="3759" w:name="_Toc369171647"/>
              <w:bookmarkStart w:id="3760" w:name="_Toc369172343"/>
              <w:bookmarkStart w:id="3761" w:name="_Toc369267948"/>
              <w:bookmarkStart w:id="3762" w:name="_Toc369268270"/>
              <w:bookmarkStart w:id="3763" w:name="_Toc369275865"/>
              <w:bookmarkStart w:id="3764" w:name="_Toc369528698"/>
              <w:bookmarkStart w:id="3765" w:name="_Toc369530725"/>
              <w:bookmarkStart w:id="3766" w:name="_Toc369592923"/>
              <w:bookmarkEnd w:id="3759"/>
              <w:bookmarkEnd w:id="3760"/>
              <w:bookmarkEnd w:id="3761"/>
              <w:bookmarkEnd w:id="3762"/>
              <w:bookmarkEnd w:id="3763"/>
              <w:bookmarkEnd w:id="3764"/>
              <w:bookmarkEnd w:id="3765"/>
              <w:bookmarkEnd w:id="3766"/>
            </w:del>
          </w:p>
        </w:tc>
        <w:bookmarkStart w:id="3767" w:name="_Toc369171648"/>
        <w:bookmarkStart w:id="3768" w:name="_Toc369172344"/>
        <w:bookmarkStart w:id="3769" w:name="_Toc369267949"/>
        <w:bookmarkStart w:id="3770" w:name="_Toc369268271"/>
        <w:bookmarkStart w:id="3771" w:name="_Toc369275866"/>
        <w:bookmarkStart w:id="3772" w:name="_Toc369528699"/>
        <w:bookmarkStart w:id="3773" w:name="_Toc369530726"/>
        <w:bookmarkStart w:id="3774" w:name="_Toc369592924"/>
        <w:bookmarkEnd w:id="3767"/>
        <w:bookmarkEnd w:id="3768"/>
        <w:bookmarkEnd w:id="3769"/>
        <w:bookmarkEnd w:id="3770"/>
        <w:bookmarkEnd w:id="3771"/>
        <w:bookmarkEnd w:id="3772"/>
        <w:bookmarkEnd w:id="3773"/>
        <w:bookmarkEnd w:id="3774"/>
      </w:tr>
      <w:tr w:rsidR="00AC2CD0" w:rsidRPr="00CE5945" w:rsidDel="00614EB0" w:rsidTr="00FB7BE1">
        <w:trPr>
          <w:trHeight w:val="397"/>
          <w:del w:id="3775" w:author="paulac" w:date="2013-10-10T11:42:00Z"/>
          <w:trPrChange w:id="3776" w:author="paulac" w:date="2013-10-10T11:22:00Z">
            <w:trPr>
              <w:trHeight w:val="397"/>
              <w:jc w:val="center"/>
            </w:trPr>
          </w:trPrChange>
        </w:trPr>
        <w:tc>
          <w:tcPr>
            <w:cnfStyle w:val="001000000000"/>
            <w:tcW w:w="2108" w:type="dxa"/>
            <w:tcPrChange w:id="3777" w:author="paulac" w:date="2013-10-10T11:22:00Z">
              <w:tcPr>
                <w:tcW w:w="2108" w:type="dxa"/>
                <w:vAlign w:val="center"/>
              </w:tcPr>
            </w:tcPrChange>
          </w:tcPr>
          <w:p w:rsidR="00AC2CD0" w:rsidRPr="00863437" w:rsidDel="00614EB0" w:rsidRDefault="000D0864" w:rsidP="00AC2CD0">
            <w:pPr>
              <w:spacing w:after="200" w:line="276" w:lineRule="auto"/>
              <w:jc w:val="left"/>
              <w:rPr>
                <w:del w:id="3778" w:author="paulac" w:date="2013-10-10T11:42:00Z"/>
                <w:b w:val="0"/>
                <w:bCs w:val="0"/>
                <w:rPrChange w:id="3779" w:author="paulac" w:date="2013-10-14T12:34:00Z">
                  <w:rPr>
                    <w:del w:id="3780" w:author="paulac" w:date="2013-10-10T11:42:00Z"/>
                    <w:rFonts w:eastAsiaTheme="minorHAnsi"/>
                    <w:b w:val="0"/>
                    <w:bCs w:val="0"/>
                    <w:szCs w:val="22"/>
                    <w:lang w:val="ca-ES" w:eastAsia="en-US"/>
                  </w:rPr>
                </w:rPrChange>
              </w:rPr>
            </w:pPr>
            <w:del w:id="3781" w:author="paulac" w:date="2013-10-10T11:42:00Z">
              <w:r w:rsidRPr="000D0864">
                <w:rPr>
                  <w:rFonts w:eastAsiaTheme="minorHAnsi"/>
                  <w:b w:val="0"/>
                  <w:bCs w:val="0"/>
                  <w:rPrChange w:id="3782" w:author="paulac" w:date="2013-10-14T12:34:00Z">
                    <w:rPr>
                      <w:rFonts w:asciiTheme="majorHAnsi" w:eastAsiaTheme="majorEastAsia" w:hAnsiTheme="majorHAnsi" w:cstheme="majorBidi"/>
                      <w:b w:val="0"/>
                      <w:bCs w:val="0"/>
                      <w:color w:val="0000FF" w:themeColor="hyperlink"/>
                      <w:u w:val="single"/>
                    </w:rPr>
                  </w:rPrChange>
                </w:rPr>
                <w:delText>varNumero</w:delText>
              </w:r>
              <w:bookmarkStart w:id="3783" w:name="_Toc369171649"/>
              <w:bookmarkStart w:id="3784" w:name="_Toc369172345"/>
              <w:bookmarkStart w:id="3785" w:name="_Toc369267950"/>
              <w:bookmarkStart w:id="3786" w:name="_Toc369268272"/>
              <w:bookmarkStart w:id="3787" w:name="_Toc369275867"/>
              <w:bookmarkStart w:id="3788" w:name="_Toc369528700"/>
              <w:bookmarkStart w:id="3789" w:name="_Toc369530727"/>
              <w:bookmarkStart w:id="3790" w:name="_Toc369592925"/>
              <w:bookmarkEnd w:id="3783"/>
              <w:bookmarkEnd w:id="3784"/>
              <w:bookmarkEnd w:id="3785"/>
              <w:bookmarkEnd w:id="3786"/>
              <w:bookmarkEnd w:id="3787"/>
              <w:bookmarkEnd w:id="3788"/>
              <w:bookmarkEnd w:id="3789"/>
              <w:bookmarkEnd w:id="3790"/>
            </w:del>
          </w:p>
        </w:tc>
        <w:tc>
          <w:tcPr>
            <w:tcW w:w="5752" w:type="dxa"/>
            <w:tcPrChange w:id="3791" w:author="paulac" w:date="2013-10-10T11:22:00Z">
              <w:tcPr>
                <w:tcW w:w="5752" w:type="dxa"/>
                <w:vAlign w:val="center"/>
              </w:tcPr>
            </w:tcPrChange>
          </w:tcPr>
          <w:p w:rsidR="00AC2CD0" w:rsidRPr="00863437" w:rsidDel="00614EB0" w:rsidRDefault="000D0864" w:rsidP="00AC2CD0">
            <w:pPr>
              <w:spacing w:after="200" w:line="276" w:lineRule="auto"/>
              <w:jc w:val="left"/>
              <w:cnfStyle w:val="000000000000"/>
              <w:rPr>
                <w:del w:id="3792" w:author="paulac" w:date="2013-10-10T11:42:00Z"/>
                <w:rPrChange w:id="3793" w:author="paulac" w:date="2013-10-14T12:34:00Z">
                  <w:rPr>
                    <w:del w:id="3794" w:author="paulac" w:date="2013-10-10T11:42:00Z"/>
                    <w:rFonts w:eastAsiaTheme="minorHAnsi"/>
                    <w:szCs w:val="22"/>
                    <w:lang w:val="ca-ES" w:eastAsia="en-US"/>
                  </w:rPr>
                </w:rPrChange>
              </w:rPr>
            </w:pPr>
            <w:del w:id="3795" w:author="paulac" w:date="2013-10-10T11:42:00Z">
              <w:r w:rsidRPr="000D0864">
                <w:rPr>
                  <w:rFonts w:eastAsiaTheme="minorHAnsi"/>
                  <w:rPrChange w:id="3796" w:author="paulac" w:date="2013-10-14T12:34:00Z">
                    <w:rPr>
                      <w:rFonts w:asciiTheme="majorHAnsi" w:eastAsiaTheme="majorEastAsia" w:hAnsiTheme="majorHAnsi" w:cstheme="majorBidi"/>
                      <w:b/>
                      <w:bCs/>
                      <w:color w:val="0000FF" w:themeColor="hyperlink"/>
                      <w:u w:val="single"/>
                    </w:rPr>
                  </w:rPrChange>
                </w:rPr>
                <w:delText>Variable que conté el número d’expedient</w:delText>
              </w:r>
              <w:bookmarkStart w:id="3797" w:name="_Toc369171650"/>
              <w:bookmarkStart w:id="3798" w:name="_Toc369172346"/>
              <w:bookmarkStart w:id="3799" w:name="_Toc369267951"/>
              <w:bookmarkStart w:id="3800" w:name="_Toc369268273"/>
              <w:bookmarkStart w:id="3801" w:name="_Toc369275868"/>
              <w:bookmarkStart w:id="3802" w:name="_Toc369528701"/>
              <w:bookmarkStart w:id="3803" w:name="_Toc369530728"/>
              <w:bookmarkStart w:id="3804" w:name="_Toc369592926"/>
              <w:bookmarkEnd w:id="3797"/>
              <w:bookmarkEnd w:id="3798"/>
              <w:bookmarkEnd w:id="3799"/>
              <w:bookmarkEnd w:id="3800"/>
              <w:bookmarkEnd w:id="3801"/>
              <w:bookmarkEnd w:id="3802"/>
              <w:bookmarkEnd w:id="3803"/>
              <w:bookmarkEnd w:id="3804"/>
            </w:del>
          </w:p>
        </w:tc>
        <w:bookmarkStart w:id="3805" w:name="_Toc369171651"/>
        <w:bookmarkStart w:id="3806" w:name="_Toc369172347"/>
        <w:bookmarkStart w:id="3807" w:name="_Toc369267952"/>
        <w:bookmarkStart w:id="3808" w:name="_Toc369268274"/>
        <w:bookmarkStart w:id="3809" w:name="_Toc369275869"/>
        <w:bookmarkStart w:id="3810" w:name="_Toc369528702"/>
        <w:bookmarkStart w:id="3811" w:name="_Toc369530729"/>
        <w:bookmarkStart w:id="3812" w:name="_Toc369592927"/>
        <w:bookmarkEnd w:id="3805"/>
        <w:bookmarkEnd w:id="3806"/>
        <w:bookmarkEnd w:id="3807"/>
        <w:bookmarkEnd w:id="3808"/>
        <w:bookmarkEnd w:id="3809"/>
        <w:bookmarkEnd w:id="3810"/>
        <w:bookmarkEnd w:id="3811"/>
        <w:bookmarkEnd w:id="3812"/>
      </w:tr>
    </w:tbl>
    <w:p w:rsidR="00E21426" w:rsidRDefault="008A3DF3">
      <w:pPr>
        <w:pStyle w:val="Ttol4"/>
        <w:rPr>
          <w:del w:id="3813" w:author="paulac" w:date="2013-10-10T11:42:00Z"/>
        </w:rPr>
        <w:pPrChange w:id="3814" w:author="paulac" w:date="2013-10-09T17:48:00Z">
          <w:pPr>
            <w:pStyle w:val="Ttol3"/>
            <w:spacing w:before="240" w:after="120"/>
          </w:pPr>
        </w:pPrChange>
      </w:pPr>
      <w:del w:id="3815" w:author="paulac" w:date="2013-10-10T11:42:00Z">
        <w:r w:rsidDel="00614EB0">
          <w:delText>Modificar el responsable de l’expedient</w:delText>
        </w:r>
        <w:bookmarkStart w:id="3816" w:name="_Toc369171652"/>
        <w:bookmarkStart w:id="3817" w:name="_Toc369172348"/>
        <w:bookmarkStart w:id="3818" w:name="_Toc369267953"/>
        <w:bookmarkStart w:id="3819" w:name="_Toc369268275"/>
        <w:bookmarkStart w:id="3820" w:name="_Toc369275870"/>
        <w:bookmarkStart w:id="3821" w:name="_Toc369528703"/>
        <w:bookmarkStart w:id="3822" w:name="_Toc369530730"/>
        <w:bookmarkStart w:id="3823" w:name="_Toc369592928"/>
        <w:bookmarkEnd w:id="3816"/>
        <w:bookmarkEnd w:id="3817"/>
        <w:bookmarkEnd w:id="3818"/>
        <w:bookmarkEnd w:id="3819"/>
        <w:bookmarkEnd w:id="3820"/>
        <w:bookmarkEnd w:id="3821"/>
        <w:bookmarkEnd w:id="3822"/>
        <w:bookmarkEnd w:id="3823"/>
      </w:del>
    </w:p>
    <w:p w:rsidR="008A3DF3" w:rsidRPr="002D778A" w:rsidDel="00614EB0" w:rsidRDefault="008A3DF3" w:rsidP="008A3DF3">
      <w:pPr>
        <w:spacing w:after="120"/>
        <w:rPr>
          <w:del w:id="3824" w:author="paulac" w:date="2013-10-10T11:42:00Z"/>
        </w:rPr>
      </w:pPr>
      <w:del w:id="3825" w:author="paulac" w:date="2013-10-10T11:42:00Z">
        <w:r w:rsidDel="00614EB0">
          <w:delText>Aquest handler ens permet modificar la persona responsable de l’expedient.</w:delText>
        </w:r>
        <w:bookmarkStart w:id="3826" w:name="_Toc369171653"/>
        <w:bookmarkStart w:id="3827" w:name="_Toc369172349"/>
        <w:bookmarkStart w:id="3828" w:name="_Toc369267954"/>
        <w:bookmarkStart w:id="3829" w:name="_Toc369268276"/>
        <w:bookmarkStart w:id="3830" w:name="_Toc369275871"/>
        <w:bookmarkStart w:id="3831" w:name="_Toc369528704"/>
        <w:bookmarkStart w:id="3832" w:name="_Toc369530731"/>
        <w:bookmarkStart w:id="3833" w:name="_Toc369592929"/>
        <w:bookmarkEnd w:id="3826"/>
        <w:bookmarkEnd w:id="3827"/>
        <w:bookmarkEnd w:id="3828"/>
        <w:bookmarkEnd w:id="3829"/>
        <w:bookmarkEnd w:id="3830"/>
        <w:bookmarkEnd w:id="3831"/>
        <w:bookmarkEnd w:id="3832"/>
        <w:bookmarkEnd w:id="3833"/>
      </w:del>
    </w:p>
    <w:p w:rsidR="008A3DF3" w:rsidDel="00614EB0" w:rsidRDefault="008A3DF3" w:rsidP="008A3DF3">
      <w:pPr>
        <w:pStyle w:val="Pargrafdellista"/>
        <w:numPr>
          <w:ilvl w:val="0"/>
          <w:numId w:val="8"/>
        </w:numPr>
        <w:rPr>
          <w:del w:id="3834" w:author="paulac" w:date="2013-10-10T11:42:00Z"/>
        </w:rPr>
      </w:pPr>
      <w:del w:id="3835" w:author="paulac" w:date="2013-10-10T11:42:00Z">
        <w:r w:rsidDel="00614EB0">
          <w:delText xml:space="preserve">Classe: </w:delText>
        </w:r>
        <w:r w:rsidRPr="002D778A" w:rsidDel="00614EB0">
          <w:delText>net.conselldemallorca.helium.jbpm3.handlers</w:delText>
        </w:r>
        <w:r w:rsidDel="00614EB0">
          <w:delText>.ExpedientResponsableModificarHandler</w:delText>
        </w:r>
        <w:bookmarkStart w:id="3836" w:name="_Toc369171654"/>
        <w:bookmarkStart w:id="3837" w:name="_Toc369172350"/>
        <w:bookmarkStart w:id="3838" w:name="_Toc369267955"/>
        <w:bookmarkStart w:id="3839" w:name="_Toc369268277"/>
        <w:bookmarkStart w:id="3840" w:name="_Toc369275872"/>
        <w:bookmarkStart w:id="3841" w:name="_Toc369528705"/>
        <w:bookmarkStart w:id="3842" w:name="_Toc369530732"/>
        <w:bookmarkStart w:id="3843" w:name="_Toc369592930"/>
        <w:bookmarkEnd w:id="3836"/>
        <w:bookmarkEnd w:id="3837"/>
        <w:bookmarkEnd w:id="3838"/>
        <w:bookmarkEnd w:id="3839"/>
        <w:bookmarkEnd w:id="3840"/>
        <w:bookmarkEnd w:id="3841"/>
        <w:bookmarkEnd w:id="3842"/>
        <w:bookmarkEnd w:id="3843"/>
      </w:del>
    </w:p>
    <w:p w:rsidR="008A3DF3" w:rsidDel="00614EB0" w:rsidRDefault="008A3DF3" w:rsidP="008A3DF3">
      <w:pPr>
        <w:pStyle w:val="Pargrafdellista"/>
        <w:numPr>
          <w:ilvl w:val="0"/>
          <w:numId w:val="8"/>
        </w:numPr>
        <w:rPr>
          <w:del w:id="3844" w:author="paulac" w:date="2013-10-10T11:42:00Z"/>
        </w:rPr>
      </w:pPr>
      <w:del w:id="3845" w:author="paulac" w:date="2013-10-10T11:42:00Z">
        <w:r w:rsidDel="00614EB0">
          <w:delText>Paràmetres:</w:delText>
        </w:r>
        <w:bookmarkStart w:id="3846" w:name="_Toc369171655"/>
        <w:bookmarkStart w:id="3847" w:name="_Toc369172351"/>
        <w:bookmarkStart w:id="3848" w:name="_Toc369267956"/>
        <w:bookmarkStart w:id="3849" w:name="_Toc369268278"/>
        <w:bookmarkStart w:id="3850" w:name="_Toc369275873"/>
        <w:bookmarkStart w:id="3851" w:name="_Toc369528706"/>
        <w:bookmarkStart w:id="3852" w:name="_Toc369530733"/>
        <w:bookmarkStart w:id="3853" w:name="_Toc369592931"/>
        <w:bookmarkEnd w:id="3846"/>
        <w:bookmarkEnd w:id="3847"/>
        <w:bookmarkEnd w:id="3848"/>
        <w:bookmarkEnd w:id="3849"/>
        <w:bookmarkEnd w:id="3850"/>
        <w:bookmarkEnd w:id="3851"/>
        <w:bookmarkEnd w:id="3852"/>
        <w:bookmarkEnd w:id="3853"/>
      </w:del>
    </w:p>
    <w:tbl>
      <w:tblPr>
        <w:tblStyle w:val="LIMIT"/>
        <w:tblW w:w="7860" w:type="dxa"/>
        <w:tblLayout w:type="fixed"/>
        <w:tblLook w:val="04A0"/>
        <w:tblPrChange w:id="3854" w:author="paulac" w:date="2013-10-10T11:22:00Z">
          <w:tblPr>
            <w:tblW w:w="7860" w:type="dxa"/>
            <w:jc w:val="center"/>
            <w:tblInd w:w="-157"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Layout w:type="fixed"/>
            <w:tblLook w:val="04A0"/>
          </w:tblPr>
        </w:tblPrChange>
      </w:tblPr>
      <w:tblGrid>
        <w:gridCol w:w="2108"/>
        <w:gridCol w:w="5752"/>
        <w:tblGridChange w:id="3855">
          <w:tblGrid>
            <w:gridCol w:w="2108"/>
            <w:gridCol w:w="5752"/>
          </w:tblGrid>
        </w:tblGridChange>
      </w:tblGrid>
      <w:tr w:rsidR="008A3DF3" w:rsidRPr="00332B27" w:rsidDel="00614EB0" w:rsidTr="00FB7BE1">
        <w:trPr>
          <w:cnfStyle w:val="100000000000"/>
          <w:trHeight w:val="340"/>
          <w:del w:id="3856" w:author="paulac" w:date="2013-10-10T11:42:00Z"/>
          <w:trPrChange w:id="3857" w:author="paulac" w:date="2013-10-10T11:22:00Z">
            <w:trPr>
              <w:trHeight w:val="340"/>
              <w:jc w:val="center"/>
            </w:trPr>
          </w:trPrChange>
        </w:trPr>
        <w:tc>
          <w:tcPr>
            <w:cnfStyle w:val="001000000000"/>
            <w:tcW w:w="2108" w:type="dxa"/>
            <w:tcPrChange w:id="3858" w:author="paulac" w:date="2013-10-10T11:22:00Z">
              <w:tcPr>
                <w:tcW w:w="2108" w:type="dxa"/>
              </w:tcPr>
            </w:tcPrChange>
          </w:tcPr>
          <w:p w:rsidR="008A3DF3" w:rsidRPr="00863437" w:rsidDel="00614EB0" w:rsidRDefault="000D0864" w:rsidP="003F5EC1">
            <w:pPr>
              <w:spacing w:after="200" w:line="276" w:lineRule="auto"/>
              <w:cnfStyle w:val="101000000000"/>
              <w:rPr>
                <w:del w:id="3859" w:author="paulac" w:date="2013-10-10T11:42:00Z"/>
                <w:rPrChange w:id="3860" w:author="paulac" w:date="2013-10-14T12:34:00Z">
                  <w:rPr>
                    <w:del w:id="3861" w:author="paulac" w:date="2013-10-10T11:42:00Z"/>
                    <w:rFonts w:eastAsiaTheme="minorHAnsi"/>
                    <w:b w:val="0"/>
                    <w:bCs w:val="0"/>
                    <w:color w:val="auto"/>
                    <w:szCs w:val="22"/>
                    <w:lang w:val="ca-ES" w:eastAsia="en-US"/>
                  </w:rPr>
                </w:rPrChange>
              </w:rPr>
            </w:pPr>
            <w:del w:id="3862" w:author="paulac" w:date="2013-10-10T11:42:00Z">
              <w:r w:rsidRPr="000D0864">
                <w:rPr>
                  <w:rFonts w:eastAsiaTheme="minorHAnsi"/>
                  <w:color w:val="auto"/>
                  <w:rPrChange w:id="3863" w:author="paulac" w:date="2013-10-14T12:34:00Z">
                    <w:rPr>
                      <w:rFonts w:asciiTheme="majorHAnsi" w:eastAsiaTheme="majorEastAsia" w:hAnsiTheme="majorHAnsi" w:cstheme="majorBidi"/>
                      <w:color w:val="0000FF" w:themeColor="hyperlink"/>
                      <w:u w:val="single"/>
                    </w:rPr>
                  </w:rPrChange>
                </w:rPr>
                <w:delText>Nom paràmetre</w:delText>
              </w:r>
              <w:bookmarkStart w:id="3864" w:name="_Toc369171656"/>
              <w:bookmarkStart w:id="3865" w:name="_Toc369172352"/>
              <w:bookmarkStart w:id="3866" w:name="_Toc369267957"/>
              <w:bookmarkStart w:id="3867" w:name="_Toc369268279"/>
              <w:bookmarkStart w:id="3868" w:name="_Toc369275874"/>
              <w:bookmarkStart w:id="3869" w:name="_Toc369528707"/>
              <w:bookmarkStart w:id="3870" w:name="_Toc369530734"/>
              <w:bookmarkStart w:id="3871" w:name="_Toc369592932"/>
              <w:bookmarkEnd w:id="3864"/>
              <w:bookmarkEnd w:id="3865"/>
              <w:bookmarkEnd w:id="3866"/>
              <w:bookmarkEnd w:id="3867"/>
              <w:bookmarkEnd w:id="3868"/>
              <w:bookmarkEnd w:id="3869"/>
              <w:bookmarkEnd w:id="3870"/>
              <w:bookmarkEnd w:id="3871"/>
            </w:del>
          </w:p>
        </w:tc>
        <w:tc>
          <w:tcPr>
            <w:tcW w:w="5752" w:type="dxa"/>
            <w:tcPrChange w:id="3872" w:author="paulac" w:date="2013-10-10T11:22:00Z">
              <w:tcPr>
                <w:tcW w:w="5752" w:type="dxa"/>
              </w:tcPr>
            </w:tcPrChange>
          </w:tcPr>
          <w:p w:rsidR="008A3DF3" w:rsidRPr="00863437" w:rsidDel="00614EB0" w:rsidRDefault="000D0864" w:rsidP="003F5EC1">
            <w:pPr>
              <w:spacing w:after="200" w:line="276" w:lineRule="auto"/>
              <w:cnfStyle w:val="100000000000"/>
              <w:rPr>
                <w:del w:id="3873" w:author="paulac" w:date="2013-10-10T11:42:00Z"/>
                <w:rPrChange w:id="3874" w:author="paulac" w:date="2013-10-14T12:34:00Z">
                  <w:rPr>
                    <w:del w:id="3875" w:author="paulac" w:date="2013-10-10T11:42:00Z"/>
                    <w:rFonts w:eastAsiaTheme="minorHAnsi"/>
                    <w:b w:val="0"/>
                    <w:bCs w:val="0"/>
                    <w:color w:val="auto"/>
                    <w:szCs w:val="22"/>
                    <w:lang w:val="ca-ES" w:eastAsia="en-US"/>
                  </w:rPr>
                </w:rPrChange>
              </w:rPr>
            </w:pPr>
            <w:del w:id="3876" w:author="paulac" w:date="2013-10-10T11:42:00Z">
              <w:r w:rsidRPr="000D0864">
                <w:rPr>
                  <w:rFonts w:eastAsiaTheme="minorHAnsi"/>
                  <w:color w:val="auto"/>
                  <w:rPrChange w:id="3877" w:author="paulac" w:date="2013-10-14T12:34:00Z">
                    <w:rPr>
                      <w:rFonts w:asciiTheme="majorHAnsi" w:eastAsiaTheme="majorEastAsia" w:hAnsiTheme="majorHAnsi" w:cstheme="majorBidi"/>
                      <w:color w:val="0000FF" w:themeColor="hyperlink"/>
                      <w:u w:val="single"/>
                    </w:rPr>
                  </w:rPrChange>
                </w:rPr>
                <w:delText>Descripció</w:delText>
              </w:r>
              <w:bookmarkStart w:id="3878" w:name="_Toc369171657"/>
              <w:bookmarkStart w:id="3879" w:name="_Toc369172353"/>
              <w:bookmarkStart w:id="3880" w:name="_Toc369267958"/>
              <w:bookmarkStart w:id="3881" w:name="_Toc369268280"/>
              <w:bookmarkStart w:id="3882" w:name="_Toc369275875"/>
              <w:bookmarkStart w:id="3883" w:name="_Toc369528708"/>
              <w:bookmarkStart w:id="3884" w:name="_Toc369530735"/>
              <w:bookmarkStart w:id="3885" w:name="_Toc369592933"/>
              <w:bookmarkEnd w:id="3878"/>
              <w:bookmarkEnd w:id="3879"/>
              <w:bookmarkEnd w:id="3880"/>
              <w:bookmarkEnd w:id="3881"/>
              <w:bookmarkEnd w:id="3882"/>
              <w:bookmarkEnd w:id="3883"/>
              <w:bookmarkEnd w:id="3884"/>
              <w:bookmarkEnd w:id="3885"/>
            </w:del>
          </w:p>
        </w:tc>
        <w:bookmarkStart w:id="3886" w:name="_Toc369171658"/>
        <w:bookmarkStart w:id="3887" w:name="_Toc369172354"/>
        <w:bookmarkStart w:id="3888" w:name="_Toc369267959"/>
        <w:bookmarkStart w:id="3889" w:name="_Toc369268281"/>
        <w:bookmarkStart w:id="3890" w:name="_Toc369275876"/>
        <w:bookmarkStart w:id="3891" w:name="_Toc369528709"/>
        <w:bookmarkStart w:id="3892" w:name="_Toc369530736"/>
        <w:bookmarkStart w:id="3893" w:name="_Toc369592934"/>
        <w:bookmarkEnd w:id="3886"/>
        <w:bookmarkEnd w:id="3887"/>
        <w:bookmarkEnd w:id="3888"/>
        <w:bookmarkEnd w:id="3889"/>
        <w:bookmarkEnd w:id="3890"/>
        <w:bookmarkEnd w:id="3891"/>
        <w:bookmarkEnd w:id="3892"/>
        <w:bookmarkEnd w:id="3893"/>
      </w:tr>
      <w:tr w:rsidR="008A3DF3" w:rsidRPr="00CE5945" w:rsidDel="00614EB0" w:rsidTr="00FB7BE1">
        <w:trPr>
          <w:cnfStyle w:val="000000100000"/>
          <w:trHeight w:val="397"/>
          <w:del w:id="3894" w:author="paulac" w:date="2013-10-10T11:42:00Z"/>
          <w:trPrChange w:id="3895" w:author="paulac" w:date="2013-10-10T11:22:00Z">
            <w:trPr>
              <w:trHeight w:val="397"/>
              <w:jc w:val="center"/>
            </w:trPr>
          </w:trPrChange>
        </w:trPr>
        <w:tc>
          <w:tcPr>
            <w:cnfStyle w:val="001000000000"/>
            <w:tcW w:w="2108" w:type="dxa"/>
            <w:tcPrChange w:id="3896" w:author="paulac" w:date="2013-10-10T11:22:00Z">
              <w:tcPr>
                <w:tcW w:w="2108" w:type="dxa"/>
                <w:vAlign w:val="center"/>
              </w:tcPr>
            </w:tcPrChange>
          </w:tcPr>
          <w:p w:rsidR="008A3DF3" w:rsidRPr="00863437" w:rsidDel="00614EB0" w:rsidRDefault="000D0864" w:rsidP="003F5EC1">
            <w:pPr>
              <w:spacing w:after="200" w:line="276" w:lineRule="auto"/>
              <w:jc w:val="left"/>
              <w:cnfStyle w:val="001000100000"/>
              <w:rPr>
                <w:del w:id="3897" w:author="paulac" w:date="2013-10-10T11:42:00Z"/>
                <w:b w:val="0"/>
                <w:bCs w:val="0"/>
                <w:rPrChange w:id="3898" w:author="paulac" w:date="2013-10-14T12:34:00Z">
                  <w:rPr>
                    <w:del w:id="3899" w:author="paulac" w:date="2013-10-10T11:42:00Z"/>
                    <w:rFonts w:eastAsiaTheme="minorHAnsi"/>
                    <w:b w:val="0"/>
                    <w:bCs w:val="0"/>
                    <w:szCs w:val="22"/>
                    <w:lang w:val="ca-ES" w:eastAsia="en-US"/>
                  </w:rPr>
                </w:rPrChange>
              </w:rPr>
            </w:pPr>
            <w:del w:id="3900" w:author="paulac" w:date="2013-10-10T11:42:00Z">
              <w:r w:rsidRPr="000D0864">
                <w:rPr>
                  <w:rFonts w:eastAsiaTheme="minorHAnsi"/>
                  <w:b w:val="0"/>
                  <w:bCs w:val="0"/>
                  <w:rPrChange w:id="3901" w:author="paulac" w:date="2013-10-14T12:34:00Z">
                    <w:rPr>
                      <w:rFonts w:asciiTheme="majorHAnsi" w:eastAsiaTheme="majorEastAsia" w:hAnsiTheme="majorHAnsi" w:cstheme="majorBidi"/>
                      <w:b w:val="0"/>
                      <w:bCs w:val="0"/>
                      <w:color w:val="0000FF" w:themeColor="hyperlink"/>
                      <w:u w:val="single"/>
                    </w:rPr>
                  </w:rPrChange>
                </w:rPr>
                <w:delText>responsableCodi</w:delText>
              </w:r>
              <w:bookmarkStart w:id="3902" w:name="_Toc369171659"/>
              <w:bookmarkStart w:id="3903" w:name="_Toc369172355"/>
              <w:bookmarkStart w:id="3904" w:name="_Toc369267960"/>
              <w:bookmarkStart w:id="3905" w:name="_Toc369268282"/>
              <w:bookmarkStart w:id="3906" w:name="_Toc369275877"/>
              <w:bookmarkStart w:id="3907" w:name="_Toc369528710"/>
              <w:bookmarkStart w:id="3908" w:name="_Toc369530737"/>
              <w:bookmarkStart w:id="3909" w:name="_Toc369592935"/>
              <w:bookmarkEnd w:id="3902"/>
              <w:bookmarkEnd w:id="3903"/>
              <w:bookmarkEnd w:id="3904"/>
              <w:bookmarkEnd w:id="3905"/>
              <w:bookmarkEnd w:id="3906"/>
              <w:bookmarkEnd w:id="3907"/>
              <w:bookmarkEnd w:id="3908"/>
              <w:bookmarkEnd w:id="3909"/>
            </w:del>
          </w:p>
        </w:tc>
        <w:tc>
          <w:tcPr>
            <w:tcW w:w="5752" w:type="dxa"/>
            <w:tcPrChange w:id="3910" w:author="paulac" w:date="2013-10-10T11:22:00Z">
              <w:tcPr>
                <w:tcW w:w="5752" w:type="dxa"/>
                <w:vAlign w:val="center"/>
              </w:tcPr>
            </w:tcPrChange>
          </w:tcPr>
          <w:p w:rsidR="008A3DF3" w:rsidRPr="00863437" w:rsidDel="00614EB0" w:rsidRDefault="000D0864" w:rsidP="008A3DF3">
            <w:pPr>
              <w:spacing w:after="200" w:line="276" w:lineRule="auto"/>
              <w:jc w:val="left"/>
              <w:cnfStyle w:val="000000100000"/>
              <w:rPr>
                <w:del w:id="3911" w:author="paulac" w:date="2013-10-10T11:42:00Z"/>
                <w:rPrChange w:id="3912" w:author="paulac" w:date="2013-10-14T12:34:00Z">
                  <w:rPr>
                    <w:del w:id="3913" w:author="paulac" w:date="2013-10-10T11:42:00Z"/>
                    <w:rFonts w:eastAsiaTheme="minorHAnsi"/>
                    <w:szCs w:val="22"/>
                    <w:lang w:val="ca-ES" w:eastAsia="en-US"/>
                  </w:rPr>
                </w:rPrChange>
              </w:rPr>
            </w:pPr>
            <w:del w:id="3914" w:author="paulac" w:date="2013-10-10T11:42:00Z">
              <w:r w:rsidRPr="000D0864">
                <w:rPr>
                  <w:rFonts w:eastAsiaTheme="minorHAnsi"/>
                  <w:rPrChange w:id="3915" w:author="paulac" w:date="2013-10-14T12:34:00Z">
                    <w:rPr>
                      <w:rFonts w:asciiTheme="majorHAnsi" w:eastAsiaTheme="majorEastAsia" w:hAnsiTheme="majorHAnsi" w:cstheme="majorBidi"/>
                      <w:b/>
                      <w:bCs/>
                      <w:color w:val="0000FF" w:themeColor="hyperlink"/>
                      <w:u w:val="single"/>
                    </w:rPr>
                  </w:rPrChange>
                </w:rPr>
                <w:delText>Codi de l’usuari responsable</w:delText>
              </w:r>
              <w:bookmarkStart w:id="3916" w:name="_Toc369171660"/>
              <w:bookmarkStart w:id="3917" w:name="_Toc369172356"/>
              <w:bookmarkStart w:id="3918" w:name="_Toc369267961"/>
              <w:bookmarkStart w:id="3919" w:name="_Toc369268283"/>
              <w:bookmarkStart w:id="3920" w:name="_Toc369275878"/>
              <w:bookmarkStart w:id="3921" w:name="_Toc369528711"/>
              <w:bookmarkStart w:id="3922" w:name="_Toc369530738"/>
              <w:bookmarkStart w:id="3923" w:name="_Toc369592936"/>
              <w:bookmarkEnd w:id="3916"/>
              <w:bookmarkEnd w:id="3917"/>
              <w:bookmarkEnd w:id="3918"/>
              <w:bookmarkEnd w:id="3919"/>
              <w:bookmarkEnd w:id="3920"/>
              <w:bookmarkEnd w:id="3921"/>
              <w:bookmarkEnd w:id="3922"/>
              <w:bookmarkEnd w:id="3923"/>
            </w:del>
          </w:p>
        </w:tc>
        <w:bookmarkStart w:id="3924" w:name="_Toc369171661"/>
        <w:bookmarkStart w:id="3925" w:name="_Toc369172357"/>
        <w:bookmarkStart w:id="3926" w:name="_Toc369267962"/>
        <w:bookmarkStart w:id="3927" w:name="_Toc369268284"/>
        <w:bookmarkStart w:id="3928" w:name="_Toc369275879"/>
        <w:bookmarkStart w:id="3929" w:name="_Toc369528712"/>
        <w:bookmarkStart w:id="3930" w:name="_Toc369530739"/>
        <w:bookmarkStart w:id="3931" w:name="_Toc369592937"/>
        <w:bookmarkEnd w:id="3924"/>
        <w:bookmarkEnd w:id="3925"/>
        <w:bookmarkEnd w:id="3926"/>
        <w:bookmarkEnd w:id="3927"/>
        <w:bookmarkEnd w:id="3928"/>
        <w:bookmarkEnd w:id="3929"/>
        <w:bookmarkEnd w:id="3930"/>
        <w:bookmarkEnd w:id="3931"/>
      </w:tr>
      <w:tr w:rsidR="008A3DF3" w:rsidRPr="00CE5945" w:rsidDel="00614EB0" w:rsidTr="00FB7BE1">
        <w:trPr>
          <w:trHeight w:val="397"/>
          <w:del w:id="3932" w:author="paulac" w:date="2013-10-10T11:42:00Z"/>
          <w:trPrChange w:id="3933" w:author="paulac" w:date="2013-10-10T11:22:00Z">
            <w:trPr>
              <w:trHeight w:val="397"/>
              <w:jc w:val="center"/>
            </w:trPr>
          </w:trPrChange>
        </w:trPr>
        <w:tc>
          <w:tcPr>
            <w:cnfStyle w:val="001000000000"/>
            <w:tcW w:w="2108" w:type="dxa"/>
            <w:tcPrChange w:id="3934" w:author="paulac" w:date="2013-10-10T11:22:00Z">
              <w:tcPr>
                <w:tcW w:w="2108" w:type="dxa"/>
                <w:vAlign w:val="center"/>
              </w:tcPr>
            </w:tcPrChange>
          </w:tcPr>
          <w:p w:rsidR="008A3DF3" w:rsidRPr="00863437" w:rsidDel="00614EB0" w:rsidRDefault="000D0864" w:rsidP="008A3DF3">
            <w:pPr>
              <w:spacing w:after="200" w:line="276" w:lineRule="auto"/>
              <w:jc w:val="left"/>
              <w:rPr>
                <w:del w:id="3935" w:author="paulac" w:date="2013-10-10T11:42:00Z"/>
                <w:b w:val="0"/>
                <w:bCs w:val="0"/>
                <w:rPrChange w:id="3936" w:author="paulac" w:date="2013-10-14T12:34:00Z">
                  <w:rPr>
                    <w:del w:id="3937" w:author="paulac" w:date="2013-10-10T11:42:00Z"/>
                    <w:rFonts w:eastAsiaTheme="minorHAnsi"/>
                    <w:b w:val="0"/>
                    <w:bCs w:val="0"/>
                    <w:szCs w:val="22"/>
                    <w:lang w:val="ca-ES" w:eastAsia="en-US"/>
                  </w:rPr>
                </w:rPrChange>
              </w:rPr>
            </w:pPr>
            <w:del w:id="3938" w:author="paulac" w:date="2013-10-10T11:42:00Z">
              <w:r w:rsidRPr="000D0864">
                <w:rPr>
                  <w:rFonts w:eastAsiaTheme="minorHAnsi"/>
                  <w:b w:val="0"/>
                  <w:bCs w:val="0"/>
                  <w:rPrChange w:id="3939" w:author="paulac" w:date="2013-10-14T12:34:00Z">
                    <w:rPr>
                      <w:rFonts w:asciiTheme="majorHAnsi" w:eastAsiaTheme="majorEastAsia" w:hAnsiTheme="majorHAnsi" w:cstheme="majorBidi"/>
                      <w:b w:val="0"/>
                      <w:bCs w:val="0"/>
                      <w:color w:val="0000FF" w:themeColor="hyperlink"/>
                      <w:u w:val="single"/>
                    </w:rPr>
                  </w:rPrChange>
                </w:rPr>
                <w:delText>varResponsableCodi</w:delText>
              </w:r>
              <w:bookmarkStart w:id="3940" w:name="_Toc369171662"/>
              <w:bookmarkStart w:id="3941" w:name="_Toc369172358"/>
              <w:bookmarkStart w:id="3942" w:name="_Toc369267963"/>
              <w:bookmarkStart w:id="3943" w:name="_Toc369268285"/>
              <w:bookmarkStart w:id="3944" w:name="_Toc369275880"/>
              <w:bookmarkStart w:id="3945" w:name="_Toc369528713"/>
              <w:bookmarkStart w:id="3946" w:name="_Toc369530740"/>
              <w:bookmarkStart w:id="3947" w:name="_Toc369592938"/>
              <w:bookmarkEnd w:id="3940"/>
              <w:bookmarkEnd w:id="3941"/>
              <w:bookmarkEnd w:id="3942"/>
              <w:bookmarkEnd w:id="3943"/>
              <w:bookmarkEnd w:id="3944"/>
              <w:bookmarkEnd w:id="3945"/>
              <w:bookmarkEnd w:id="3946"/>
              <w:bookmarkEnd w:id="3947"/>
            </w:del>
          </w:p>
        </w:tc>
        <w:tc>
          <w:tcPr>
            <w:tcW w:w="5752" w:type="dxa"/>
            <w:tcPrChange w:id="3948" w:author="paulac" w:date="2013-10-10T11:22:00Z">
              <w:tcPr>
                <w:tcW w:w="5752" w:type="dxa"/>
                <w:vAlign w:val="center"/>
              </w:tcPr>
            </w:tcPrChange>
          </w:tcPr>
          <w:p w:rsidR="008A3DF3" w:rsidRPr="00863437" w:rsidDel="00614EB0" w:rsidRDefault="000D0864" w:rsidP="008A3DF3">
            <w:pPr>
              <w:spacing w:after="200" w:line="276" w:lineRule="auto"/>
              <w:jc w:val="left"/>
              <w:cnfStyle w:val="000000000000"/>
              <w:rPr>
                <w:del w:id="3949" w:author="paulac" w:date="2013-10-10T11:42:00Z"/>
                <w:rPrChange w:id="3950" w:author="paulac" w:date="2013-10-14T12:34:00Z">
                  <w:rPr>
                    <w:del w:id="3951" w:author="paulac" w:date="2013-10-10T11:42:00Z"/>
                    <w:rFonts w:eastAsiaTheme="minorHAnsi"/>
                    <w:szCs w:val="22"/>
                    <w:lang w:val="ca-ES" w:eastAsia="en-US"/>
                  </w:rPr>
                </w:rPrChange>
              </w:rPr>
            </w:pPr>
            <w:del w:id="3952" w:author="paulac" w:date="2013-10-10T11:42:00Z">
              <w:r w:rsidRPr="000D0864">
                <w:rPr>
                  <w:rFonts w:eastAsiaTheme="minorHAnsi"/>
                  <w:rPrChange w:id="3953" w:author="paulac" w:date="2013-10-14T12:34:00Z">
                    <w:rPr>
                      <w:rFonts w:asciiTheme="majorHAnsi" w:eastAsiaTheme="majorEastAsia" w:hAnsiTheme="majorHAnsi" w:cstheme="majorBidi"/>
                      <w:b/>
                      <w:bCs/>
                      <w:color w:val="0000FF" w:themeColor="hyperlink"/>
                      <w:u w:val="single"/>
                    </w:rPr>
                  </w:rPrChange>
                </w:rPr>
                <w:delText>Variable que conté el codi de l’usuari responsable</w:delText>
              </w:r>
              <w:bookmarkStart w:id="3954" w:name="_Toc369171663"/>
              <w:bookmarkStart w:id="3955" w:name="_Toc369172359"/>
              <w:bookmarkStart w:id="3956" w:name="_Toc369267964"/>
              <w:bookmarkStart w:id="3957" w:name="_Toc369268286"/>
              <w:bookmarkStart w:id="3958" w:name="_Toc369275881"/>
              <w:bookmarkStart w:id="3959" w:name="_Toc369528714"/>
              <w:bookmarkStart w:id="3960" w:name="_Toc369530741"/>
              <w:bookmarkStart w:id="3961" w:name="_Toc369592939"/>
              <w:bookmarkEnd w:id="3954"/>
              <w:bookmarkEnd w:id="3955"/>
              <w:bookmarkEnd w:id="3956"/>
              <w:bookmarkEnd w:id="3957"/>
              <w:bookmarkEnd w:id="3958"/>
              <w:bookmarkEnd w:id="3959"/>
              <w:bookmarkEnd w:id="3960"/>
              <w:bookmarkEnd w:id="3961"/>
            </w:del>
          </w:p>
        </w:tc>
        <w:bookmarkStart w:id="3962" w:name="_Toc369171664"/>
        <w:bookmarkStart w:id="3963" w:name="_Toc369172360"/>
        <w:bookmarkStart w:id="3964" w:name="_Toc369267965"/>
        <w:bookmarkStart w:id="3965" w:name="_Toc369268287"/>
        <w:bookmarkStart w:id="3966" w:name="_Toc369275882"/>
        <w:bookmarkStart w:id="3967" w:name="_Toc369528715"/>
        <w:bookmarkStart w:id="3968" w:name="_Toc369530742"/>
        <w:bookmarkStart w:id="3969" w:name="_Toc369592940"/>
        <w:bookmarkEnd w:id="3962"/>
        <w:bookmarkEnd w:id="3963"/>
        <w:bookmarkEnd w:id="3964"/>
        <w:bookmarkEnd w:id="3965"/>
        <w:bookmarkEnd w:id="3966"/>
        <w:bookmarkEnd w:id="3967"/>
        <w:bookmarkEnd w:id="3968"/>
        <w:bookmarkEnd w:id="3969"/>
      </w:tr>
    </w:tbl>
    <w:p w:rsidR="00E21426" w:rsidRDefault="00DE2D6D">
      <w:pPr>
        <w:pStyle w:val="Ttol4"/>
        <w:rPr>
          <w:del w:id="3970" w:author="paulac" w:date="2013-10-10T11:42:00Z"/>
        </w:rPr>
        <w:pPrChange w:id="3971" w:author="paulac" w:date="2013-10-09T17:48:00Z">
          <w:pPr>
            <w:pStyle w:val="Ttol3"/>
            <w:spacing w:before="240" w:after="120"/>
          </w:pPr>
        </w:pPrChange>
      </w:pPr>
      <w:del w:id="3972" w:author="paulac" w:date="2013-10-10T11:42:00Z">
        <w:r w:rsidDel="00614EB0">
          <w:delText>Modificar el títol de l’expedient</w:delText>
        </w:r>
        <w:bookmarkStart w:id="3973" w:name="_Toc369171665"/>
        <w:bookmarkStart w:id="3974" w:name="_Toc369172361"/>
        <w:bookmarkStart w:id="3975" w:name="_Toc369267966"/>
        <w:bookmarkStart w:id="3976" w:name="_Toc369268288"/>
        <w:bookmarkStart w:id="3977" w:name="_Toc369275883"/>
        <w:bookmarkStart w:id="3978" w:name="_Toc369528716"/>
        <w:bookmarkStart w:id="3979" w:name="_Toc369530743"/>
        <w:bookmarkStart w:id="3980" w:name="_Toc369592941"/>
        <w:bookmarkEnd w:id="3973"/>
        <w:bookmarkEnd w:id="3974"/>
        <w:bookmarkEnd w:id="3975"/>
        <w:bookmarkEnd w:id="3976"/>
        <w:bookmarkEnd w:id="3977"/>
        <w:bookmarkEnd w:id="3978"/>
        <w:bookmarkEnd w:id="3979"/>
        <w:bookmarkEnd w:id="3980"/>
      </w:del>
    </w:p>
    <w:p w:rsidR="00DE2D6D" w:rsidRPr="002D778A" w:rsidDel="00614EB0" w:rsidRDefault="00DE2D6D" w:rsidP="00DE2D6D">
      <w:pPr>
        <w:spacing w:after="120"/>
        <w:rPr>
          <w:del w:id="3981" w:author="paulac" w:date="2013-10-10T11:42:00Z"/>
        </w:rPr>
      </w:pPr>
      <w:del w:id="3982" w:author="paulac" w:date="2013-10-10T11:42:00Z">
        <w:r w:rsidDel="00614EB0">
          <w:delText>Aquest handler ens permet modificar el títol de l’expedient.</w:delText>
        </w:r>
        <w:bookmarkStart w:id="3983" w:name="_Toc369171666"/>
        <w:bookmarkStart w:id="3984" w:name="_Toc369172362"/>
        <w:bookmarkStart w:id="3985" w:name="_Toc369267967"/>
        <w:bookmarkStart w:id="3986" w:name="_Toc369268289"/>
        <w:bookmarkStart w:id="3987" w:name="_Toc369275884"/>
        <w:bookmarkStart w:id="3988" w:name="_Toc369528717"/>
        <w:bookmarkStart w:id="3989" w:name="_Toc369530744"/>
        <w:bookmarkStart w:id="3990" w:name="_Toc369592942"/>
        <w:bookmarkEnd w:id="3983"/>
        <w:bookmarkEnd w:id="3984"/>
        <w:bookmarkEnd w:id="3985"/>
        <w:bookmarkEnd w:id="3986"/>
        <w:bookmarkEnd w:id="3987"/>
        <w:bookmarkEnd w:id="3988"/>
        <w:bookmarkEnd w:id="3989"/>
        <w:bookmarkEnd w:id="3990"/>
      </w:del>
    </w:p>
    <w:p w:rsidR="00DE2D6D" w:rsidDel="00614EB0" w:rsidRDefault="00DE2D6D" w:rsidP="00DE2D6D">
      <w:pPr>
        <w:pStyle w:val="Pargrafdellista"/>
        <w:numPr>
          <w:ilvl w:val="0"/>
          <w:numId w:val="8"/>
        </w:numPr>
        <w:rPr>
          <w:del w:id="3991" w:author="paulac" w:date="2013-10-10T11:42:00Z"/>
        </w:rPr>
      </w:pPr>
      <w:del w:id="3992" w:author="paulac" w:date="2013-10-10T11:42:00Z">
        <w:r w:rsidDel="00614EB0">
          <w:delText xml:space="preserve">Classe: </w:delText>
        </w:r>
        <w:r w:rsidRPr="002D778A" w:rsidDel="00614EB0">
          <w:delText>net.conselldemallorca.helium.jbpm3.handlers</w:delText>
        </w:r>
        <w:r w:rsidDel="00614EB0">
          <w:delText>.ExpedientTitolModificarHandler</w:delText>
        </w:r>
        <w:bookmarkStart w:id="3993" w:name="_Toc369171667"/>
        <w:bookmarkStart w:id="3994" w:name="_Toc369172363"/>
        <w:bookmarkStart w:id="3995" w:name="_Toc369267968"/>
        <w:bookmarkStart w:id="3996" w:name="_Toc369268290"/>
        <w:bookmarkStart w:id="3997" w:name="_Toc369275885"/>
        <w:bookmarkStart w:id="3998" w:name="_Toc369528718"/>
        <w:bookmarkStart w:id="3999" w:name="_Toc369530745"/>
        <w:bookmarkStart w:id="4000" w:name="_Toc369592943"/>
        <w:bookmarkEnd w:id="3993"/>
        <w:bookmarkEnd w:id="3994"/>
        <w:bookmarkEnd w:id="3995"/>
        <w:bookmarkEnd w:id="3996"/>
        <w:bookmarkEnd w:id="3997"/>
        <w:bookmarkEnd w:id="3998"/>
        <w:bookmarkEnd w:id="3999"/>
        <w:bookmarkEnd w:id="4000"/>
      </w:del>
    </w:p>
    <w:p w:rsidR="00DE2D6D" w:rsidDel="00614EB0" w:rsidRDefault="00DE2D6D" w:rsidP="00DE2D6D">
      <w:pPr>
        <w:pStyle w:val="Pargrafdellista"/>
        <w:numPr>
          <w:ilvl w:val="0"/>
          <w:numId w:val="8"/>
        </w:numPr>
        <w:rPr>
          <w:del w:id="4001" w:author="paulac" w:date="2013-10-10T11:42:00Z"/>
        </w:rPr>
      </w:pPr>
      <w:del w:id="4002" w:author="paulac" w:date="2013-10-10T11:42:00Z">
        <w:r w:rsidDel="00614EB0">
          <w:delText>Paràmetres:</w:delText>
        </w:r>
        <w:bookmarkStart w:id="4003" w:name="_Toc369171668"/>
        <w:bookmarkStart w:id="4004" w:name="_Toc369172364"/>
        <w:bookmarkStart w:id="4005" w:name="_Toc369267969"/>
        <w:bookmarkStart w:id="4006" w:name="_Toc369268291"/>
        <w:bookmarkStart w:id="4007" w:name="_Toc369275886"/>
        <w:bookmarkStart w:id="4008" w:name="_Toc369528719"/>
        <w:bookmarkStart w:id="4009" w:name="_Toc369530746"/>
        <w:bookmarkStart w:id="4010" w:name="_Toc369592944"/>
        <w:bookmarkEnd w:id="4003"/>
        <w:bookmarkEnd w:id="4004"/>
        <w:bookmarkEnd w:id="4005"/>
        <w:bookmarkEnd w:id="4006"/>
        <w:bookmarkEnd w:id="4007"/>
        <w:bookmarkEnd w:id="4008"/>
        <w:bookmarkEnd w:id="4009"/>
        <w:bookmarkEnd w:id="4010"/>
      </w:del>
    </w:p>
    <w:tbl>
      <w:tblPr>
        <w:tblStyle w:val="LIMIT"/>
        <w:tblW w:w="7860" w:type="dxa"/>
        <w:tblLayout w:type="fixed"/>
        <w:tblLook w:val="04A0"/>
        <w:tblPrChange w:id="4011" w:author="paulac" w:date="2013-10-10T11:22:00Z">
          <w:tblPr>
            <w:tblW w:w="7860" w:type="dxa"/>
            <w:jc w:val="center"/>
            <w:tblInd w:w="-157"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Layout w:type="fixed"/>
            <w:tblLook w:val="04A0"/>
          </w:tblPr>
        </w:tblPrChange>
      </w:tblPr>
      <w:tblGrid>
        <w:gridCol w:w="2108"/>
        <w:gridCol w:w="5752"/>
        <w:tblGridChange w:id="4012">
          <w:tblGrid>
            <w:gridCol w:w="2108"/>
            <w:gridCol w:w="5752"/>
          </w:tblGrid>
        </w:tblGridChange>
      </w:tblGrid>
      <w:tr w:rsidR="00DE2D6D" w:rsidRPr="00332B27" w:rsidDel="00614EB0" w:rsidTr="00FB7BE1">
        <w:trPr>
          <w:cnfStyle w:val="100000000000"/>
          <w:trHeight w:val="340"/>
          <w:del w:id="4013" w:author="paulac" w:date="2013-10-10T11:42:00Z"/>
          <w:trPrChange w:id="4014" w:author="paulac" w:date="2013-10-10T11:22:00Z">
            <w:trPr>
              <w:trHeight w:val="340"/>
              <w:jc w:val="center"/>
            </w:trPr>
          </w:trPrChange>
        </w:trPr>
        <w:tc>
          <w:tcPr>
            <w:cnfStyle w:val="001000000000"/>
            <w:tcW w:w="2108" w:type="dxa"/>
            <w:tcPrChange w:id="4015" w:author="paulac" w:date="2013-10-10T11:22:00Z">
              <w:tcPr>
                <w:tcW w:w="2108" w:type="dxa"/>
              </w:tcPr>
            </w:tcPrChange>
          </w:tcPr>
          <w:p w:rsidR="00DE2D6D" w:rsidRPr="00863437" w:rsidDel="00614EB0" w:rsidRDefault="000D0864" w:rsidP="003F5EC1">
            <w:pPr>
              <w:spacing w:after="200" w:line="276" w:lineRule="auto"/>
              <w:cnfStyle w:val="101000000000"/>
              <w:rPr>
                <w:del w:id="4016" w:author="paulac" w:date="2013-10-10T11:42:00Z"/>
                <w:rPrChange w:id="4017" w:author="paulac" w:date="2013-10-14T12:34:00Z">
                  <w:rPr>
                    <w:del w:id="4018" w:author="paulac" w:date="2013-10-10T11:42:00Z"/>
                    <w:rFonts w:eastAsiaTheme="minorHAnsi"/>
                    <w:b w:val="0"/>
                    <w:bCs w:val="0"/>
                    <w:color w:val="auto"/>
                    <w:szCs w:val="22"/>
                    <w:lang w:val="ca-ES" w:eastAsia="en-US"/>
                  </w:rPr>
                </w:rPrChange>
              </w:rPr>
            </w:pPr>
            <w:del w:id="4019" w:author="paulac" w:date="2013-10-10T11:42:00Z">
              <w:r w:rsidRPr="000D0864">
                <w:rPr>
                  <w:rFonts w:eastAsiaTheme="minorHAnsi"/>
                  <w:color w:val="auto"/>
                  <w:rPrChange w:id="4020" w:author="paulac" w:date="2013-10-14T12:34:00Z">
                    <w:rPr>
                      <w:rFonts w:asciiTheme="majorHAnsi" w:eastAsiaTheme="majorEastAsia" w:hAnsiTheme="majorHAnsi" w:cstheme="majorBidi"/>
                      <w:color w:val="0000FF" w:themeColor="hyperlink"/>
                      <w:u w:val="single"/>
                    </w:rPr>
                  </w:rPrChange>
                </w:rPr>
                <w:delText>Nom paràmetre</w:delText>
              </w:r>
              <w:bookmarkStart w:id="4021" w:name="_Toc369171669"/>
              <w:bookmarkStart w:id="4022" w:name="_Toc369172365"/>
              <w:bookmarkStart w:id="4023" w:name="_Toc369267970"/>
              <w:bookmarkStart w:id="4024" w:name="_Toc369268292"/>
              <w:bookmarkStart w:id="4025" w:name="_Toc369275887"/>
              <w:bookmarkStart w:id="4026" w:name="_Toc369528720"/>
              <w:bookmarkStart w:id="4027" w:name="_Toc369530747"/>
              <w:bookmarkStart w:id="4028" w:name="_Toc369592945"/>
              <w:bookmarkEnd w:id="4021"/>
              <w:bookmarkEnd w:id="4022"/>
              <w:bookmarkEnd w:id="4023"/>
              <w:bookmarkEnd w:id="4024"/>
              <w:bookmarkEnd w:id="4025"/>
              <w:bookmarkEnd w:id="4026"/>
              <w:bookmarkEnd w:id="4027"/>
              <w:bookmarkEnd w:id="4028"/>
            </w:del>
          </w:p>
        </w:tc>
        <w:tc>
          <w:tcPr>
            <w:tcW w:w="5752" w:type="dxa"/>
            <w:tcPrChange w:id="4029" w:author="paulac" w:date="2013-10-10T11:22:00Z">
              <w:tcPr>
                <w:tcW w:w="5752" w:type="dxa"/>
              </w:tcPr>
            </w:tcPrChange>
          </w:tcPr>
          <w:p w:rsidR="00DE2D6D" w:rsidRPr="00863437" w:rsidDel="00614EB0" w:rsidRDefault="000D0864" w:rsidP="003F5EC1">
            <w:pPr>
              <w:spacing w:after="200" w:line="276" w:lineRule="auto"/>
              <w:cnfStyle w:val="100000000000"/>
              <w:rPr>
                <w:del w:id="4030" w:author="paulac" w:date="2013-10-10T11:42:00Z"/>
                <w:rPrChange w:id="4031" w:author="paulac" w:date="2013-10-14T12:34:00Z">
                  <w:rPr>
                    <w:del w:id="4032" w:author="paulac" w:date="2013-10-10T11:42:00Z"/>
                    <w:rFonts w:eastAsiaTheme="minorHAnsi"/>
                    <w:b w:val="0"/>
                    <w:bCs w:val="0"/>
                    <w:color w:val="auto"/>
                    <w:szCs w:val="22"/>
                    <w:lang w:val="ca-ES" w:eastAsia="en-US"/>
                  </w:rPr>
                </w:rPrChange>
              </w:rPr>
            </w:pPr>
            <w:del w:id="4033" w:author="paulac" w:date="2013-10-10T11:42:00Z">
              <w:r w:rsidRPr="000D0864">
                <w:rPr>
                  <w:rFonts w:eastAsiaTheme="minorHAnsi"/>
                  <w:color w:val="auto"/>
                  <w:rPrChange w:id="4034" w:author="paulac" w:date="2013-10-14T12:34:00Z">
                    <w:rPr>
                      <w:rFonts w:asciiTheme="majorHAnsi" w:eastAsiaTheme="majorEastAsia" w:hAnsiTheme="majorHAnsi" w:cstheme="majorBidi"/>
                      <w:color w:val="0000FF" w:themeColor="hyperlink"/>
                      <w:u w:val="single"/>
                    </w:rPr>
                  </w:rPrChange>
                </w:rPr>
                <w:delText>Descripció</w:delText>
              </w:r>
              <w:bookmarkStart w:id="4035" w:name="_Toc369171670"/>
              <w:bookmarkStart w:id="4036" w:name="_Toc369172366"/>
              <w:bookmarkStart w:id="4037" w:name="_Toc369267971"/>
              <w:bookmarkStart w:id="4038" w:name="_Toc369268293"/>
              <w:bookmarkStart w:id="4039" w:name="_Toc369275888"/>
              <w:bookmarkStart w:id="4040" w:name="_Toc369528721"/>
              <w:bookmarkStart w:id="4041" w:name="_Toc369530748"/>
              <w:bookmarkStart w:id="4042" w:name="_Toc369592946"/>
              <w:bookmarkEnd w:id="4035"/>
              <w:bookmarkEnd w:id="4036"/>
              <w:bookmarkEnd w:id="4037"/>
              <w:bookmarkEnd w:id="4038"/>
              <w:bookmarkEnd w:id="4039"/>
              <w:bookmarkEnd w:id="4040"/>
              <w:bookmarkEnd w:id="4041"/>
              <w:bookmarkEnd w:id="4042"/>
            </w:del>
          </w:p>
        </w:tc>
        <w:bookmarkStart w:id="4043" w:name="_Toc369171671"/>
        <w:bookmarkStart w:id="4044" w:name="_Toc369172367"/>
        <w:bookmarkStart w:id="4045" w:name="_Toc369267972"/>
        <w:bookmarkStart w:id="4046" w:name="_Toc369268294"/>
        <w:bookmarkStart w:id="4047" w:name="_Toc369275889"/>
        <w:bookmarkStart w:id="4048" w:name="_Toc369528722"/>
        <w:bookmarkStart w:id="4049" w:name="_Toc369530749"/>
        <w:bookmarkStart w:id="4050" w:name="_Toc369592947"/>
        <w:bookmarkEnd w:id="4043"/>
        <w:bookmarkEnd w:id="4044"/>
        <w:bookmarkEnd w:id="4045"/>
        <w:bookmarkEnd w:id="4046"/>
        <w:bookmarkEnd w:id="4047"/>
        <w:bookmarkEnd w:id="4048"/>
        <w:bookmarkEnd w:id="4049"/>
        <w:bookmarkEnd w:id="4050"/>
      </w:tr>
      <w:tr w:rsidR="00DE2D6D" w:rsidRPr="00CE5945" w:rsidDel="00614EB0" w:rsidTr="00FB7BE1">
        <w:trPr>
          <w:cnfStyle w:val="000000100000"/>
          <w:trHeight w:val="397"/>
          <w:del w:id="4051" w:author="paulac" w:date="2013-10-10T11:42:00Z"/>
          <w:trPrChange w:id="4052" w:author="paulac" w:date="2013-10-10T11:22:00Z">
            <w:trPr>
              <w:trHeight w:val="397"/>
              <w:jc w:val="center"/>
            </w:trPr>
          </w:trPrChange>
        </w:trPr>
        <w:tc>
          <w:tcPr>
            <w:cnfStyle w:val="001000000000"/>
            <w:tcW w:w="2108" w:type="dxa"/>
            <w:tcPrChange w:id="4053" w:author="paulac" w:date="2013-10-10T11:22:00Z">
              <w:tcPr>
                <w:tcW w:w="2108" w:type="dxa"/>
                <w:vAlign w:val="center"/>
              </w:tcPr>
            </w:tcPrChange>
          </w:tcPr>
          <w:p w:rsidR="00DE2D6D" w:rsidRPr="00863437" w:rsidDel="00614EB0" w:rsidRDefault="000D0864" w:rsidP="003F5EC1">
            <w:pPr>
              <w:spacing w:after="200" w:line="276" w:lineRule="auto"/>
              <w:jc w:val="left"/>
              <w:cnfStyle w:val="001000100000"/>
              <w:rPr>
                <w:del w:id="4054" w:author="paulac" w:date="2013-10-10T11:42:00Z"/>
                <w:b w:val="0"/>
                <w:bCs w:val="0"/>
                <w:rPrChange w:id="4055" w:author="paulac" w:date="2013-10-14T12:34:00Z">
                  <w:rPr>
                    <w:del w:id="4056" w:author="paulac" w:date="2013-10-10T11:42:00Z"/>
                    <w:rFonts w:eastAsiaTheme="minorHAnsi"/>
                    <w:b w:val="0"/>
                    <w:bCs w:val="0"/>
                    <w:szCs w:val="22"/>
                    <w:lang w:val="ca-ES" w:eastAsia="en-US"/>
                  </w:rPr>
                </w:rPrChange>
              </w:rPr>
            </w:pPr>
            <w:del w:id="4057" w:author="paulac" w:date="2013-10-10T11:42:00Z">
              <w:r w:rsidRPr="000D0864">
                <w:rPr>
                  <w:rFonts w:eastAsiaTheme="minorHAnsi"/>
                  <w:b w:val="0"/>
                  <w:bCs w:val="0"/>
                  <w:rPrChange w:id="4058" w:author="paulac" w:date="2013-10-14T12:34:00Z">
                    <w:rPr>
                      <w:rFonts w:asciiTheme="majorHAnsi" w:eastAsiaTheme="majorEastAsia" w:hAnsiTheme="majorHAnsi" w:cstheme="majorBidi"/>
                      <w:b w:val="0"/>
                      <w:bCs w:val="0"/>
                      <w:color w:val="0000FF" w:themeColor="hyperlink"/>
                      <w:u w:val="single"/>
                    </w:rPr>
                  </w:rPrChange>
                </w:rPr>
                <w:delText>titol</w:delText>
              </w:r>
              <w:bookmarkStart w:id="4059" w:name="_Toc369171672"/>
              <w:bookmarkStart w:id="4060" w:name="_Toc369172368"/>
              <w:bookmarkStart w:id="4061" w:name="_Toc369267973"/>
              <w:bookmarkStart w:id="4062" w:name="_Toc369268295"/>
              <w:bookmarkStart w:id="4063" w:name="_Toc369275890"/>
              <w:bookmarkStart w:id="4064" w:name="_Toc369528723"/>
              <w:bookmarkStart w:id="4065" w:name="_Toc369530750"/>
              <w:bookmarkStart w:id="4066" w:name="_Toc369592948"/>
              <w:bookmarkEnd w:id="4059"/>
              <w:bookmarkEnd w:id="4060"/>
              <w:bookmarkEnd w:id="4061"/>
              <w:bookmarkEnd w:id="4062"/>
              <w:bookmarkEnd w:id="4063"/>
              <w:bookmarkEnd w:id="4064"/>
              <w:bookmarkEnd w:id="4065"/>
              <w:bookmarkEnd w:id="4066"/>
            </w:del>
          </w:p>
        </w:tc>
        <w:tc>
          <w:tcPr>
            <w:tcW w:w="5752" w:type="dxa"/>
            <w:tcPrChange w:id="4067" w:author="paulac" w:date="2013-10-10T11:22:00Z">
              <w:tcPr>
                <w:tcW w:w="5752" w:type="dxa"/>
                <w:vAlign w:val="center"/>
              </w:tcPr>
            </w:tcPrChange>
          </w:tcPr>
          <w:p w:rsidR="00DE2D6D" w:rsidRPr="00863437" w:rsidDel="00614EB0" w:rsidRDefault="000D0864" w:rsidP="003F5EC1">
            <w:pPr>
              <w:spacing w:after="200" w:line="276" w:lineRule="auto"/>
              <w:jc w:val="left"/>
              <w:cnfStyle w:val="000000100000"/>
              <w:rPr>
                <w:del w:id="4068" w:author="paulac" w:date="2013-10-10T11:42:00Z"/>
                <w:rPrChange w:id="4069" w:author="paulac" w:date="2013-10-14T12:34:00Z">
                  <w:rPr>
                    <w:del w:id="4070" w:author="paulac" w:date="2013-10-10T11:42:00Z"/>
                    <w:rFonts w:eastAsiaTheme="minorHAnsi"/>
                    <w:szCs w:val="22"/>
                    <w:lang w:val="ca-ES" w:eastAsia="en-US"/>
                  </w:rPr>
                </w:rPrChange>
              </w:rPr>
            </w:pPr>
            <w:del w:id="4071" w:author="paulac" w:date="2013-10-10T11:42:00Z">
              <w:r w:rsidRPr="000D0864">
                <w:rPr>
                  <w:rFonts w:eastAsiaTheme="minorHAnsi"/>
                  <w:rPrChange w:id="4072" w:author="paulac" w:date="2013-10-14T12:34:00Z">
                    <w:rPr>
                      <w:rFonts w:asciiTheme="majorHAnsi" w:eastAsiaTheme="majorEastAsia" w:hAnsiTheme="majorHAnsi" w:cstheme="majorBidi"/>
                      <w:b/>
                      <w:bCs/>
                      <w:color w:val="0000FF" w:themeColor="hyperlink"/>
                      <w:u w:val="single"/>
                    </w:rPr>
                  </w:rPrChange>
                </w:rPr>
                <w:delText>Títol de l’expedient</w:delText>
              </w:r>
              <w:bookmarkStart w:id="4073" w:name="_Toc369171673"/>
              <w:bookmarkStart w:id="4074" w:name="_Toc369172369"/>
              <w:bookmarkStart w:id="4075" w:name="_Toc369267974"/>
              <w:bookmarkStart w:id="4076" w:name="_Toc369268296"/>
              <w:bookmarkStart w:id="4077" w:name="_Toc369275891"/>
              <w:bookmarkStart w:id="4078" w:name="_Toc369528724"/>
              <w:bookmarkStart w:id="4079" w:name="_Toc369530751"/>
              <w:bookmarkStart w:id="4080" w:name="_Toc369592949"/>
              <w:bookmarkEnd w:id="4073"/>
              <w:bookmarkEnd w:id="4074"/>
              <w:bookmarkEnd w:id="4075"/>
              <w:bookmarkEnd w:id="4076"/>
              <w:bookmarkEnd w:id="4077"/>
              <w:bookmarkEnd w:id="4078"/>
              <w:bookmarkEnd w:id="4079"/>
              <w:bookmarkEnd w:id="4080"/>
            </w:del>
          </w:p>
        </w:tc>
        <w:bookmarkStart w:id="4081" w:name="_Toc369171674"/>
        <w:bookmarkStart w:id="4082" w:name="_Toc369172370"/>
        <w:bookmarkStart w:id="4083" w:name="_Toc369267975"/>
        <w:bookmarkStart w:id="4084" w:name="_Toc369268297"/>
        <w:bookmarkStart w:id="4085" w:name="_Toc369275892"/>
        <w:bookmarkStart w:id="4086" w:name="_Toc369528725"/>
        <w:bookmarkStart w:id="4087" w:name="_Toc369530752"/>
        <w:bookmarkStart w:id="4088" w:name="_Toc369592950"/>
        <w:bookmarkEnd w:id="4081"/>
        <w:bookmarkEnd w:id="4082"/>
        <w:bookmarkEnd w:id="4083"/>
        <w:bookmarkEnd w:id="4084"/>
        <w:bookmarkEnd w:id="4085"/>
        <w:bookmarkEnd w:id="4086"/>
        <w:bookmarkEnd w:id="4087"/>
        <w:bookmarkEnd w:id="4088"/>
      </w:tr>
      <w:tr w:rsidR="00DE2D6D" w:rsidRPr="00CE5945" w:rsidDel="00614EB0" w:rsidTr="00FB7BE1">
        <w:trPr>
          <w:trHeight w:val="397"/>
          <w:del w:id="4089" w:author="paulac" w:date="2013-10-10T11:42:00Z"/>
          <w:trPrChange w:id="4090" w:author="paulac" w:date="2013-10-10T11:22:00Z">
            <w:trPr>
              <w:trHeight w:val="397"/>
              <w:jc w:val="center"/>
            </w:trPr>
          </w:trPrChange>
        </w:trPr>
        <w:tc>
          <w:tcPr>
            <w:cnfStyle w:val="001000000000"/>
            <w:tcW w:w="2108" w:type="dxa"/>
            <w:tcPrChange w:id="4091" w:author="paulac" w:date="2013-10-10T11:22:00Z">
              <w:tcPr>
                <w:tcW w:w="2108" w:type="dxa"/>
                <w:vAlign w:val="center"/>
              </w:tcPr>
            </w:tcPrChange>
          </w:tcPr>
          <w:p w:rsidR="00DE2D6D" w:rsidRPr="00863437" w:rsidDel="00614EB0" w:rsidRDefault="000D0864" w:rsidP="00DE2D6D">
            <w:pPr>
              <w:spacing w:after="200" w:line="276" w:lineRule="auto"/>
              <w:jc w:val="left"/>
              <w:rPr>
                <w:del w:id="4092" w:author="paulac" w:date="2013-10-10T11:42:00Z"/>
                <w:b w:val="0"/>
                <w:bCs w:val="0"/>
                <w:rPrChange w:id="4093" w:author="paulac" w:date="2013-10-14T12:34:00Z">
                  <w:rPr>
                    <w:del w:id="4094" w:author="paulac" w:date="2013-10-10T11:42:00Z"/>
                    <w:rFonts w:eastAsiaTheme="minorHAnsi"/>
                    <w:b w:val="0"/>
                    <w:bCs w:val="0"/>
                    <w:szCs w:val="22"/>
                    <w:lang w:val="ca-ES" w:eastAsia="en-US"/>
                  </w:rPr>
                </w:rPrChange>
              </w:rPr>
            </w:pPr>
            <w:del w:id="4095" w:author="paulac" w:date="2013-10-10T11:42:00Z">
              <w:r w:rsidRPr="000D0864">
                <w:rPr>
                  <w:rFonts w:eastAsiaTheme="minorHAnsi"/>
                  <w:b w:val="0"/>
                  <w:bCs w:val="0"/>
                  <w:rPrChange w:id="4096" w:author="paulac" w:date="2013-10-14T12:34:00Z">
                    <w:rPr>
                      <w:rFonts w:asciiTheme="majorHAnsi" w:eastAsiaTheme="majorEastAsia" w:hAnsiTheme="majorHAnsi" w:cstheme="majorBidi"/>
                      <w:b w:val="0"/>
                      <w:bCs w:val="0"/>
                      <w:color w:val="0000FF" w:themeColor="hyperlink"/>
                      <w:u w:val="single"/>
                    </w:rPr>
                  </w:rPrChange>
                </w:rPr>
                <w:delText>varTitol</w:delText>
              </w:r>
              <w:bookmarkStart w:id="4097" w:name="_Toc369171675"/>
              <w:bookmarkStart w:id="4098" w:name="_Toc369172371"/>
              <w:bookmarkStart w:id="4099" w:name="_Toc369267976"/>
              <w:bookmarkStart w:id="4100" w:name="_Toc369268298"/>
              <w:bookmarkStart w:id="4101" w:name="_Toc369275893"/>
              <w:bookmarkStart w:id="4102" w:name="_Toc369528726"/>
              <w:bookmarkStart w:id="4103" w:name="_Toc369530753"/>
              <w:bookmarkStart w:id="4104" w:name="_Toc369592951"/>
              <w:bookmarkEnd w:id="4097"/>
              <w:bookmarkEnd w:id="4098"/>
              <w:bookmarkEnd w:id="4099"/>
              <w:bookmarkEnd w:id="4100"/>
              <w:bookmarkEnd w:id="4101"/>
              <w:bookmarkEnd w:id="4102"/>
              <w:bookmarkEnd w:id="4103"/>
              <w:bookmarkEnd w:id="4104"/>
            </w:del>
          </w:p>
        </w:tc>
        <w:tc>
          <w:tcPr>
            <w:tcW w:w="5752" w:type="dxa"/>
            <w:tcPrChange w:id="4105" w:author="paulac" w:date="2013-10-10T11:22:00Z">
              <w:tcPr>
                <w:tcW w:w="5752" w:type="dxa"/>
                <w:vAlign w:val="center"/>
              </w:tcPr>
            </w:tcPrChange>
          </w:tcPr>
          <w:p w:rsidR="00DE2D6D" w:rsidRPr="00863437" w:rsidDel="00614EB0" w:rsidRDefault="000D0864" w:rsidP="00DE2D6D">
            <w:pPr>
              <w:spacing w:after="200" w:line="276" w:lineRule="auto"/>
              <w:jc w:val="left"/>
              <w:cnfStyle w:val="000000000000"/>
              <w:rPr>
                <w:del w:id="4106" w:author="paulac" w:date="2013-10-10T11:42:00Z"/>
                <w:rPrChange w:id="4107" w:author="paulac" w:date="2013-10-14T12:34:00Z">
                  <w:rPr>
                    <w:del w:id="4108" w:author="paulac" w:date="2013-10-10T11:42:00Z"/>
                    <w:rFonts w:eastAsiaTheme="minorHAnsi"/>
                    <w:szCs w:val="22"/>
                    <w:lang w:val="ca-ES" w:eastAsia="en-US"/>
                  </w:rPr>
                </w:rPrChange>
              </w:rPr>
            </w:pPr>
            <w:del w:id="4109" w:author="paulac" w:date="2013-10-10T11:42:00Z">
              <w:r w:rsidRPr="000D0864">
                <w:rPr>
                  <w:rFonts w:eastAsiaTheme="minorHAnsi"/>
                  <w:rPrChange w:id="4110" w:author="paulac" w:date="2013-10-14T12:34:00Z">
                    <w:rPr>
                      <w:rFonts w:asciiTheme="majorHAnsi" w:eastAsiaTheme="majorEastAsia" w:hAnsiTheme="majorHAnsi" w:cstheme="majorBidi"/>
                      <w:b/>
                      <w:bCs/>
                      <w:color w:val="0000FF" w:themeColor="hyperlink"/>
                      <w:u w:val="single"/>
                    </w:rPr>
                  </w:rPrChange>
                </w:rPr>
                <w:delText>Variable que conté el títol de l’expedient</w:delText>
              </w:r>
              <w:bookmarkStart w:id="4111" w:name="_Toc369171676"/>
              <w:bookmarkStart w:id="4112" w:name="_Toc369172372"/>
              <w:bookmarkStart w:id="4113" w:name="_Toc369267977"/>
              <w:bookmarkStart w:id="4114" w:name="_Toc369268299"/>
              <w:bookmarkStart w:id="4115" w:name="_Toc369275894"/>
              <w:bookmarkStart w:id="4116" w:name="_Toc369528727"/>
              <w:bookmarkStart w:id="4117" w:name="_Toc369530754"/>
              <w:bookmarkStart w:id="4118" w:name="_Toc369592952"/>
              <w:bookmarkEnd w:id="4111"/>
              <w:bookmarkEnd w:id="4112"/>
              <w:bookmarkEnd w:id="4113"/>
              <w:bookmarkEnd w:id="4114"/>
              <w:bookmarkEnd w:id="4115"/>
              <w:bookmarkEnd w:id="4116"/>
              <w:bookmarkEnd w:id="4117"/>
              <w:bookmarkEnd w:id="4118"/>
            </w:del>
          </w:p>
        </w:tc>
        <w:bookmarkStart w:id="4119" w:name="_Toc369171677"/>
        <w:bookmarkStart w:id="4120" w:name="_Toc369172373"/>
        <w:bookmarkStart w:id="4121" w:name="_Toc369267978"/>
        <w:bookmarkStart w:id="4122" w:name="_Toc369268300"/>
        <w:bookmarkStart w:id="4123" w:name="_Toc369275895"/>
        <w:bookmarkStart w:id="4124" w:name="_Toc369528728"/>
        <w:bookmarkStart w:id="4125" w:name="_Toc369530755"/>
        <w:bookmarkStart w:id="4126" w:name="_Toc369592953"/>
        <w:bookmarkEnd w:id="4119"/>
        <w:bookmarkEnd w:id="4120"/>
        <w:bookmarkEnd w:id="4121"/>
        <w:bookmarkEnd w:id="4122"/>
        <w:bookmarkEnd w:id="4123"/>
        <w:bookmarkEnd w:id="4124"/>
        <w:bookmarkEnd w:id="4125"/>
        <w:bookmarkEnd w:id="4126"/>
      </w:tr>
    </w:tbl>
    <w:p w:rsidR="00181592" w:rsidDel="00DE4E18" w:rsidRDefault="005447C7" w:rsidP="00181592">
      <w:pPr>
        <w:pStyle w:val="Ttol3"/>
        <w:spacing w:before="240" w:after="120"/>
        <w:rPr>
          <w:del w:id="4127" w:author="paulac" w:date="2013-10-09T17:48:00Z"/>
        </w:rPr>
      </w:pPr>
      <w:bookmarkStart w:id="4128" w:name="_Toc369163315"/>
      <w:del w:id="4129" w:author="paulac" w:date="2013-10-09T17:48:00Z">
        <w:r w:rsidDel="00DE4E18">
          <w:delText>Enviament d’un document al portasignatures</w:delText>
        </w:r>
        <w:bookmarkStart w:id="4130" w:name="_Toc369171678"/>
        <w:bookmarkStart w:id="4131" w:name="_Toc369172374"/>
        <w:bookmarkStart w:id="4132" w:name="_Toc369267979"/>
        <w:bookmarkStart w:id="4133" w:name="_Toc369268301"/>
        <w:bookmarkStart w:id="4134" w:name="_Toc369275896"/>
        <w:bookmarkStart w:id="4135" w:name="_Toc369528729"/>
        <w:bookmarkStart w:id="4136" w:name="_Toc369530756"/>
        <w:bookmarkStart w:id="4137" w:name="_Toc369592954"/>
        <w:bookmarkEnd w:id="4128"/>
        <w:bookmarkEnd w:id="4130"/>
        <w:bookmarkEnd w:id="4131"/>
        <w:bookmarkEnd w:id="4132"/>
        <w:bookmarkEnd w:id="4133"/>
        <w:bookmarkEnd w:id="4134"/>
        <w:bookmarkEnd w:id="4135"/>
        <w:bookmarkEnd w:id="4136"/>
        <w:bookmarkEnd w:id="4137"/>
      </w:del>
    </w:p>
    <w:p w:rsidR="00181592" w:rsidRPr="002D778A" w:rsidDel="00DE4E18" w:rsidRDefault="00181592" w:rsidP="00181592">
      <w:pPr>
        <w:spacing w:after="120"/>
        <w:rPr>
          <w:del w:id="4138" w:author="paulac" w:date="2013-10-09T17:48:00Z"/>
        </w:rPr>
      </w:pPr>
      <w:del w:id="4139" w:author="paulac" w:date="2013-10-09T17:48:00Z">
        <w:r w:rsidDel="00DE4E18">
          <w:delText xml:space="preserve">Aquest handler ens permet </w:delText>
        </w:r>
        <w:r w:rsidR="005447C7" w:rsidDel="00DE4E18">
          <w:delText>enviar un document a signar al portasignatures</w:delText>
        </w:r>
        <w:r w:rsidDel="00DE4E18">
          <w:delText>.</w:delText>
        </w:r>
        <w:bookmarkStart w:id="4140" w:name="_Toc369171679"/>
        <w:bookmarkStart w:id="4141" w:name="_Toc369172375"/>
        <w:bookmarkStart w:id="4142" w:name="_Toc369267980"/>
        <w:bookmarkStart w:id="4143" w:name="_Toc369268302"/>
        <w:bookmarkStart w:id="4144" w:name="_Toc369275897"/>
        <w:bookmarkStart w:id="4145" w:name="_Toc369528730"/>
        <w:bookmarkStart w:id="4146" w:name="_Toc369530757"/>
        <w:bookmarkStart w:id="4147" w:name="_Toc369592955"/>
        <w:bookmarkEnd w:id="4140"/>
        <w:bookmarkEnd w:id="4141"/>
        <w:bookmarkEnd w:id="4142"/>
        <w:bookmarkEnd w:id="4143"/>
        <w:bookmarkEnd w:id="4144"/>
        <w:bookmarkEnd w:id="4145"/>
        <w:bookmarkEnd w:id="4146"/>
        <w:bookmarkEnd w:id="4147"/>
      </w:del>
    </w:p>
    <w:p w:rsidR="00181592" w:rsidDel="00DE4E18" w:rsidRDefault="00181592" w:rsidP="00181592">
      <w:pPr>
        <w:pStyle w:val="Pargrafdellista"/>
        <w:numPr>
          <w:ilvl w:val="0"/>
          <w:numId w:val="8"/>
        </w:numPr>
        <w:rPr>
          <w:del w:id="4148" w:author="paulac" w:date="2013-10-09T17:48:00Z"/>
        </w:rPr>
      </w:pPr>
      <w:del w:id="4149" w:author="paulac" w:date="2013-10-09T17:48:00Z">
        <w:r w:rsidDel="00DE4E18">
          <w:delText xml:space="preserve">Classe: </w:delText>
        </w:r>
        <w:r w:rsidRPr="002D778A" w:rsidDel="00DE4E18">
          <w:delText>net.conselldemallorca.helium.jbpm3.handlers</w:delText>
        </w:r>
        <w:r w:rsidDel="00DE4E18">
          <w:delText>.</w:delText>
        </w:r>
        <w:r w:rsidR="005447C7" w:rsidDel="00DE4E18">
          <w:delText>Portasignatures</w:delText>
        </w:r>
        <w:r w:rsidDel="00DE4E18">
          <w:delText>Handler</w:delText>
        </w:r>
        <w:bookmarkStart w:id="4150" w:name="_Toc369171680"/>
        <w:bookmarkStart w:id="4151" w:name="_Toc369172376"/>
        <w:bookmarkStart w:id="4152" w:name="_Toc369267981"/>
        <w:bookmarkStart w:id="4153" w:name="_Toc369268303"/>
        <w:bookmarkStart w:id="4154" w:name="_Toc369275898"/>
        <w:bookmarkStart w:id="4155" w:name="_Toc369528731"/>
        <w:bookmarkStart w:id="4156" w:name="_Toc369530758"/>
        <w:bookmarkStart w:id="4157" w:name="_Toc369592956"/>
        <w:bookmarkEnd w:id="4150"/>
        <w:bookmarkEnd w:id="4151"/>
        <w:bookmarkEnd w:id="4152"/>
        <w:bookmarkEnd w:id="4153"/>
        <w:bookmarkEnd w:id="4154"/>
        <w:bookmarkEnd w:id="4155"/>
        <w:bookmarkEnd w:id="4156"/>
        <w:bookmarkEnd w:id="4157"/>
      </w:del>
    </w:p>
    <w:p w:rsidR="00181592" w:rsidDel="00DE4E18" w:rsidRDefault="00181592" w:rsidP="00181592">
      <w:pPr>
        <w:pStyle w:val="Pargrafdellista"/>
        <w:numPr>
          <w:ilvl w:val="0"/>
          <w:numId w:val="8"/>
        </w:numPr>
        <w:rPr>
          <w:del w:id="4158" w:author="paulac" w:date="2013-10-09T17:48:00Z"/>
        </w:rPr>
      </w:pPr>
      <w:del w:id="4159" w:author="paulac" w:date="2013-10-09T17:48:00Z">
        <w:r w:rsidDel="00DE4E18">
          <w:delText>Paràmetres:</w:delText>
        </w:r>
        <w:bookmarkStart w:id="4160" w:name="_Toc369171681"/>
        <w:bookmarkStart w:id="4161" w:name="_Toc369172377"/>
        <w:bookmarkStart w:id="4162" w:name="_Toc369267982"/>
        <w:bookmarkStart w:id="4163" w:name="_Toc369268304"/>
        <w:bookmarkStart w:id="4164" w:name="_Toc369275899"/>
        <w:bookmarkStart w:id="4165" w:name="_Toc369528732"/>
        <w:bookmarkStart w:id="4166" w:name="_Toc369530759"/>
        <w:bookmarkStart w:id="4167" w:name="_Toc369592957"/>
        <w:bookmarkEnd w:id="4160"/>
        <w:bookmarkEnd w:id="4161"/>
        <w:bookmarkEnd w:id="4162"/>
        <w:bookmarkEnd w:id="4163"/>
        <w:bookmarkEnd w:id="4164"/>
        <w:bookmarkEnd w:id="4165"/>
        <w:bookmarkEnd w:id="4166"/>
        <w:bookmarkEnd w:id="4167"/>
      </w:del>
    </w:p>
    <w:tbl>
      <w:tblPr>
        <w:tblW w:w="7860" w:type="dxa"/>
        <w:jc w:val="center"/>
        <w:tblInd w:w="-157"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Layout w:type="fixed"/>
        <w:tblLook w:val="04A0"/>
        <w:tblPrChange w:id="4168" w:author="paulac" w:date="2013-10-08T13:14:00Z">
          <w:tblPr>
            <w:tblW w:w="7860" w:type="dxa"/>
            <w:jc w:val="center"/>
            <w:tblInd w:w="-157"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Layout w:type="fixed"/>
            <w:tblLook w:val="04A0"/>
          </w:tblPr>
        </w:tblPrChange>
      </w:tblPr>
      <w:tblGrid>
        <w:gridCol w:w="2797"/>
        <w:gridCol w:w="5063"/>
        <w:tblGridChange w:id="4169">
          <w:tblGrid>
            <w:gridCol w:w="2108"/>
            <w:gridCol w:w="5752"/>
          </w:tblGrid>
        </w:tblGridChange>
      </w:tblGrid>
      <w:tr w:rsidR="00181592" w:rsidRPr="00332B27" w:rsidDel="00DE4E18" w:rsidTr="00EC67B7">
        <w:trPr>
          <w:trHeight w:val="340"/>
          <w:jc w:val="center"/>
          <w:del w:id="4170" w:author="paulac" w:date="2013-10-09T17:48:00Z"/>
          <w:trPrChange w:id="4171" w:author="paulac" w:date="2013-10-08T13:14:00Z">
            <w:trPr>
              <w:trHeight w:val="340"/>
              <w:jc w:val="center"/>
            </w:trPr>
          </w:trPrChange>
        </w:trPr>
        <w:tc>
          <w:tcPr>
            <w:tcW w:w="2797" w:type="dxa"/>
            <w:tcPrChange w:id="4172" w:author="paulac" w:date="2013-10-08T13:14:00Z">
              <w:tcPr>
                <w:tcW w:w="2108" w:type="dxa"/>
              </w:tcPr>
            </w:tcPrChange>
          </w:tcPr>
          <w:p w:rsidR="00181592" w:rsidRPr="00332B27" w:rsidDel="00DE4E18" w:rsidRDefault="00181592" w:rsidP="003F5EC1">
            <w:pPr>
              <w:rPr>
                <w:del w:id="4173" w:author="paulac" w:date="2013-10-09T17:48:00Z"/>
              </w:rPr>
            </w:pPr>
            <w:del w:id="4174" w:author="paulac" w:date="2013-10-09T17:48:00Z">
              <w:r w:rsidRPr="00332B27" w:rsidDel="00DE4E18">
                <w:delText>Nom paràmetre</w:delText>
              </w:r>
              <w:bookmarkStart w:id="4175" w:name="_Toc369171682"/>
              <w:bookmarkStart w:id="4176" w:name="_Toc369172378"/>
              <w:bookmarkStart w:id="4177" w:name="_Toc369267983"/>
              <w:bookmarkStart w:id="4178" w:name="_Toc369268305"/>
              <w:bookmarkStart w:id="4179" w:name="_Toc369275900"/>
              <w:bookmarkStart w:id="4180" w:name="_Toc369528733"/>
              <w:bookmarkStart w:id="4181" w:name="_Toc369530760"/>
              <w:bookmarkStart w:id="4182" w:name="_Toc369592958"/>
              <w:bookmarkEnd w:id="4175"/>
              <w:bookmarkEnd w:id="4176"/>
              <w:bookmarkEnd w:id="4177"/>
              <w:bookmarkEnd w:id="4178"/>
              <w:bookmarkEnd w:id="4179"/>
              <w:bookmarkEnd w:id="4180"/>
              <w:bookmarkEnd w:id="4181"/>
              <w:bookmarkEnd w:id="4182"/>
            </w:del>
          </w:p>
        </w:tc>
        <w:tc>
          <w:tcPr>
            <w:tcW w:w="5063" w:type="dxa"/>
            <w:tcPrChange w:id="4183" w:author="paulac" w:date="2013-10-08T13:14:00Z">
              <w:tcPr>
                <w:tcW w:w="5752" w:type="dxa"/>
              </w:tcPr>
            </w:tcPrChange>
          </w:tcPr>
          <w:p w:rsidR="00181592" w:rsidRPr="00332B27" w:rsidDel="00DE4E18" w:rsidRDefault="00181592" w:rsidP="003F5EC1">
            <w:pPr>
              <w:rPr>
                <w:del w:id="4184" w:author="paulac" w:date="2013-10-09T17:48:00Z"/>
              </w:rPr>
            </w:pPr>
            <w:del w:id="4185" w:author="paulac" w:date="2013-10-09T17:48:00Z">
              <w:r w:rsidRPr="00332B27" w:rsidDel="00DE4E18">
                <w:delText>Descripció</w:delText>
              </w:r>
              <w:bookmarkStart w:id="4186" w:name="_Toc369171683"/>
              <w:bookmarkStart w:id="4187" w:name="_Toc369172379"/>
              <w:bookmarkStart w:id="4188" w:name="_Toc369267984"/>
              <w:bookmarkStart w:id="4189" w:name="_Toc369268306"/>
              <w:bookmarkStart w:id="4190" w:name="_Toc369275901"/>
              <w:bookmarkStart w:id="4191" w:name="_Toc369528734"/>
              <w:bookmarkStart w:id="4192" w:name="_Toc369530761"/>
              <w:bookmarkStart w:id="4193" w:name="_Toc369592959"/>
              <w:bookmarkEnd w:id="4186"/>
              <w:bookmarkEnd w:id="4187"/>
              <w:bookmarkEnd w:id="4188"/>
              <w:bookmarkEnd w:id="4189"/>
              <w:bookmarkEnd w:id="4190"/>
              <w:bookmarkEnd w:id="4191"/>
              <w:bookmarkEnd w:id="4192"/>
              <w:bookmarkEnd w:id="4193"/>
            </w:del>
          </w:p>
        </w:tc>
        <w:bookmarkStart w:id="4194" w:name="_Toc369171684"/>
        <w:bookmarkStart w:id="4195" w:name="_Toc369172380"/>
        <w:bookmarkStart w:id="4196" w:name="_Toc369267985"/>
        <w:bookmarkStart w:id="4197" w:name="_Toc369268307"/>
        <w:bookmarkStart w:id="4198" w:name="_Toc369275902"/>
        <w:bookmarkStart w:id="4199" w:name="_Toc369528735"/>
        <w:bookmarkStart w:id="4200" w:name="_Toc369530762"/>
        <w:bookmarkStart w:id="4201" w:name="_Toc369592960"/>
        <w:bookmarkEnd w:id="4194"/>
        <w:bookmarkEnd w:id="4195"/>
        <w:bookmarkEnd w:id="4196"/>
        <w:bookmarkEnd w:id="4197"/>
        <w:bookmarkEnd w:id="4198"/>
        <w:bookmarkEnd w:id="4199"/>
        <w:bookmarkEnd w:id="4200"/>
        <w:bookmarkEnd w:id="4201"/>
      </w:tr>
      <w:tr w:rsidR="004B28E9" w:rsidRPr="00CE5945" w:rsidDel="00DE4E18" w:rsidTr="00EC67B7">
        <w:trPr>
          <w:trHeight w:val="397"/>
          <w:jc w:val="center"/>
          <w:del w:id="4202" w:author="paulac" w:date="2013-10-09T17:48:00Z"/>
          <w:trPrChange w:id="4203" w:author="paulac" w:date="2013-10-08T13:14:00Z">
            <w:trPr>
              <w:trHeight w:val="397"/>
              <w:jc w:val="center"/>
            </w:trPr>
          </w:trPrChange>
        </w:trPr>
        <w:tc>
          <w:tcPr>
            <w:tcW w:w="2797" w:type="dxa"/>
            <w:vAlign w:val="center"/>
            <w:tcPrChange w:id="4204" w:author="paulac" w:date="2013-10-08T13:14:00Z">
              <w:tcPr>
                <w:tcW w:w="2108" w:type="dxa"/>
                <w:vAlign w:val="center"/>
              </w:tcPr>
            </w:tcPrChange>
          </w:tcPr>
          <w:p w:rsidR="004B28E9" w:rsidRPr="00CE5945" w:rsidDel="00DE4E18" w:rsidRDefault="004B28E9" w:rsidP="003F5EC1">
            <w:pPr>
              <w:jc w:val="left"/>
              <w:rPr>
                <w:del w:id="4205" w:author="paulac" w:date="2013-10-09T17:48:00Z"/>
                <w:b/>
                <w:bCs/>
              </w:rPr>
            </w:pPr>
            <w:del w:id="4206" w:author="paulac" w:date="2013-10-09T17:48:00Z">
              <w:r w:rsidDel="00DE4E18">
                <w:rPr>
                  <w:b/>
                  <w:bCs/>
                </w:rPr>
                <w:delText>responsableCodi</w:delText>
              </w:r>
              <w:bookmarkStart w:id="4207" w:name="_Toc369171685"/>
              <w:bookmarkStart w:id="4208" w:name="_Toc369172381"/>
              <w:bookmarkStart w:id="4209" w:name="_Toc369267986"/>
              <w:bookmarkStart w:id="4210" w:name="_Toc369268308"/>
              <w:bookmarkStart w:id="4211" w:name="_Toc369275903"/>
              <w:bookmarkStart w:id="4212" w:name="_Toc369528736"/>
              <w:bookmarkStart w:id="4213" w:name="_Toc369530763"/>
              <w:bookmarkStart w:id="4214" w:name="_Toc369592961"/>
              <w:bookmarkEnd w:id="4207"/>
              <w:bookmarkEnd w:id="4208"/>
              <w:bookmarkEnd w:id="4209"/>
              <w:bookmarkEnd w:id="4210"/>
              <w:bookmarkEnd w:id="4211"/>
              <w:bookmarkEnd w:id="4212"/>
              <w:bookmarkEnd w:id="4213"/>
              <w:bookmarkEnd w:id="4214"/>
            </w:del>
          </w:p>
        </w:tc>
        <w:tc>
          <w:tcPr>
            <w:tcW w:w="5063" w:type="dxa"/>
            <w:vAlign w:val="center"/>
            <w:tcPrChange w:id="4215" w:author="paulac" w:date="2013-10-08T13:14:00Z">
              <w:tcPr>
                <w:tcW w:w="5752" w:type="dxa"/>
                <w:vAlign w:val="center"/>
              </w:tcPr>
            </w:tcPrChange>
          </w:tcPr>
          <w:p w:rsidR="004B28E9" w:rsidRPr="00CE5945" w:rsidDel="00DE4E18" w:rsidRDefault="004B28E9" w:rsidP="003F5EC1">
            <w:pPr>
              <w:jc w:val="left"/>
              <w:rPr>
                <w:del w:id="4216" w:author="paulac" w:date="2013-10-09T17:48:00Z"/>
              </w:rPr>
            </w:pPr>
            <w:del w:id="4217" w:author="paulac" w:date="2013-10-09T17:48:00Z">
              <w:r w:rsidDel="00DE4E18">
                <w:delText>Codi de l’usuari responsable que ha de signar el document</w:delText>
              </w:r>
              <w:bookmarkStart w:id="4218" w:name="_Toc369171686"/>
              <w:bookmarkStart w:id="4219" w:name="_Toc369172382"/>
              <w:bookmarkStart w:id="4220" w:name="_Toc369267987"/>
              <w:bookmarkStart w:id="4221" w:name="_Toc369268309"/>
              <w:bookmarkStart w:id="4222" w:name="_Toc369275904"/>
              <w:bookmarkStart w:id="4223" w:name="_Toc369528737"/>
              <w:bookmarkStart w:id="4224" w:name="_Toc369530764"/>
              <w:bookmarkStart w:id="4225" w:name="_Toc369592962"/>
              <w:bookmarkEnd w:id="4218"/>
              <w:bookmarkEnd w:id="4219"/>
              <w:bookmarkEnd w:id="4220"/>
              <w:bookmarkEnd w:id="4221"/>
              <w:bookmarkEnd w:id="4222"/>
              <w:bookmarkEnd w:id="4223"/>
              <w:bookmarkEnd w:id="4224"/>
              <w:bookmarkEnd w:id="4225"/>
            </w:del>
          </w:p>
        </w:tc>
        <w:bookmarkStart w:id="4226" w:name="_Toc369171687"/>
        <w:bookmarkStart w:id="4227" w:name="_Toc369172383"/>
        <w:bookmarkStart w:id="4228" w:name="_Toc369267988"/>
        <w:bookmarkStart w:id="4229" w:name="_Toc369268310"/>
        <w:bookmarkStart w:id="4230" w:name="_Toc369275905"/>
        <w:bookmarkStart w:id="4231" w:name="_Toc369528738"/>
        <w:bookmarkStart w:id="4232" w:name="_Toc369530765"/>
        <w:bookmarkStart w:id="4233" w:name="_Toc369592963"/>
        <w:bookmarkEnd w:id="4226"/>
        <w:bookmarkEnd w:id="4227"/>
        <w:bookmarkEnd w:id="4228"/>
        <w:bookmarkEnd w:id="4229"/>
        <w:bookmarkEnd w:id="4230"/>
        <w:bookmarkEnd w:id="4231"/>
        <w:bookmarkEnd w:id="4232"/>
        <w:bookmarkEnd w:id="4233"/>
      </w:tr>
      <w:tr w:rsidR="004B28E9" w:rsidRPr="00CE5945" w:rsidDel="00DE4E18" w:rsidTr="00EC67B7">
        <w:trPr>
          <w:trHeight w:val="397"/>
          <w:jc w:val="center"/>
          <w:del w:id="4234" w:author="paulac" w:date="2013-10-09T17:48:00Z"/>
          <w:trPrChange w:id="4235" w:author="paulac" w:date="2013-10-08T13:14:00Z">
            <w:trPr>
              <w:trHeight w:val="397"/>
              <w:jc w:val="center"/>
            </w:trPr>
          </w:trPrChange>
        </w:trPr>
        <w:tc>
          <w:tcPr>
            <w:tcW w:w="2797" w:type="dxa"/>
            <w:vAlign w:val="center"/>
            <w:tcPrChange w:id="4236" w:author="paulac" w:date="2013-10-08T13:14:00Z">
              <w:tcPr>
                <w:tcW w:w="2108" w:type="dxa"/>
                <w:vAlign w:val="center"/>
              </w:tcPr>
            </w:tcPrChange>
          </w:tcPr>
          <w:p w:rsidR="004B28E9" w:rsidRPr="00CE5945" w:rsidDel="00DE4E18" w:rsidRDefault="004B28E9" w:rsidP="004B28E9">
            <w:pPr>
              <w:jc w:val="left"/>
              <w:rPr>
                <w:del w:id="4237" w:author="paulac" w:date="2013-10-09T17:48:00Z"/>
                <w:b/>
                <w:bCs/>
              </w:rPr>
            </w:pPr>
            <w:del w:id="4238" w:author="paulac" w:date="2013-10-09T17:48:00Z">
              <w:r w:rsidRPr="00CE5945" w:rsidDel="00DE4E18">
                <w:rPr>
                  <w:b/>
                  <w:bCs/>
                </w:rPr>
                <w:delText>var</w:delText>
              </w:r>
              <w:r w:rsidDel="00DE4E18">
                <w:rPr>
                  <w:b/>
                  <w:bCs/>
                </w:rPr>
                <w:delText>ResponsableCodi</w:delText>
              </w:r>
              <w:bookmarkStart w:id="4239" w:name="_Toc369171688"/>
              <w:bookmarkStart w:id="4240" w:name="_Toc369172384"/>
              <w:bookmarkStart w:id="4241" w:name="_Toc369267989"/>
              <w:bookmarkStart w:id="4242" w:name="_Toc369268311"/>
              <w:bookmarkStart w:id="4243" w:name="_Toc369275906"/>
              <w:bookmarkStart w:id="4244" w:name="_Toc369528739"/>
              <w:bookmarkStart w:id="4245" w:name="_Toc369530766"/>
              <w:bookmarkStart w:id="4246" w:name="_Toc369592964"/>
              <w:bookmarkEnd w:id="4239"/>
              <w:bookmarkEnd w:id="4240"/>
              <w:bookmarkEnd w:id="4241"/>
              <w:bookmarkEnd w:id="4242"/>
              <w:bookmarkEnd w:id="4243"/>
              <w:bookmarkEnd w:id="4244"/>
              <w:bookmarkEnd w:id="4245"/>
              <w:bookmarkEnd w:id="4246"/>
            </w:del>
          </w:p>
        </w:tc>
        <w:tc>
          <w:tcPr>
            <w:tcW w:w="5063" w:type="dxa"/>
            <w:vAlign w:val="center"/>
            <w:tcPrChange w:id="4247" w:author="paulac" w:date="2013-10-08T13:14:00Z">
              <w:tcPr>
                <w:tcW w:w="5752" w:type="dxa"/>
                <w:vAlign w:val="center"/>
              </w:tcPr>
            </w:tcPrChange>
          </w:tcPr>
          <w:p w:rsidR="004B28E9" w:rsidRPr="00CE5945" w:rsidDel="00DE4E18" w:rsidRDefault="004B28E9" w:rsidP="004B28E9">
            <w:pPr>
              <w:jc w:val="left"/>
              <w:rPr>
                <w:del w:id="4248" w:author="paulac" w:date="2013-10-09T17:48:00Z"/>
              </w:rPr>
            </w:pPr>
            <w:del w:id="4249" w:author="paulac" w:date="2013-10-09T17:48:00Z">
              <w:r w:rsidRPr="00CE5945" w:rsidDel="00DE4E18">
                <w:delText xml:space="preserve">Variable que conté el </w:delText>
              </w:r>
              <w:r w:rsidDel="00DE4E18">
                <w:delText>codi de l’usuari responsable que ha de signar el document</w:delText>
              </w:r>
              <w:bookmarkStart w:id="4250" w:name="_Toc369171689"/>
              <w:bookmarkStart w:id="4251" w:name="_Toc369172385"/>
              <w:bookmarkStart w:id="4252" w:name="_Toc369267990"/>
              <w:bookmarkStart w:id="4253" w:name="_Toc369268312"/>
              <w:bookmarkStart w:id="4254" w:name="_Toc369275907"/>
              <w:bookmarkStart w:id="4255" w:name="_Toc369528740"/>
              <w:bookmarkStart w:id="4256" w:name="_Toc369530767"/>
              <w:bookmarkStart w:id="4257" w:name="_Toc369592965"/>
              <w:bookmarkEnd w:id="4250"/>
              <w:bookmarkEnd w:id="4251"/>
              <w:bookmarkEnd w:id="4252"/>
              <w:bookmarkEnd w:id="4253"/>
              <w:bookmarkEnd w:id="4254"/>
              <w:bookmarkEnd w:id="4255"/>
              <w:bookmarkEnd w:id="4256"/>
              <w:bookmarkEnd w:id="4257"/>
            </w:del>
          </w:p>
        </w:tc>
        <w:bookmarkStart w:id="4258" w:name="_Toc369171690"/>
        <w:bookmarkStart w:id="4259" w:name="_Toc369172386"/>
        <w:bookmarkStart w:id="4260" w:name="_Toc369267991"/>
        <w:bookmarkStart w:id="4261" w:name="_Toc369268313"/>
        <w:bookmarkStart w:id="4262" w:name="_Toc369275908"/>
        <w:bookmarkStart w:id="4263" w:name="_Toc369528741"/>
        <w:bookmarkStart w:id="4264" w:name="_Toc369530768"/>
        <w:bookmarkStart w:id="4265" w:name="_Toc369592966"/>
        <w:bookmarkEnd w:id="4258"/>
        <w:bookmarkEnd w:id="4259"/>
        <w:bookmarkEnd w:id="4260"/>
        <w:bookmarkEnd w:id="4261"/>
        <w:bookmarkEnd w:id="4262"/>
        <w:bookmarkEnd w:id="4263"/>
        <w:bookmarkEnd w:id="4264"/>
        <w:bookmarkEnd w:id="4265"/>
      </w:tr>
      <w:tr w:rsidR="004B28E9" w:rsidRPr="00CE5945" w:rsidDel="00DE4E18" w:rsidTr="00EC67B7">
        <w:trPr>
          <w:trHeight w:val="397"/>
          <w:jc w:val="center"/>
          <w:del w:id="4266" w:author="paulac" w:date="2013-10-09T17:48:00Z"/>
          <w:trPrChange w:id="4267" w:author="paulac" w:date="2013-10-08T13:14:00Z">
            <w:trPr>
              <w:trHeight w:val="397"/>
              <w:jc w:val="center"/>
            </w:trPr>
          </w:trPrChange>
        </w:trPr>
        <w:tc>
          <w:tcPr>
            <w:tcW w:w="2797" w:type="dxa"/>
            <w:vAlign w:val="center"/>
            <w:tcPrChange w:id="4268" w:author="paulac" w:date="2013-10-08T13:14:00Z">
              <w:tcPr>
                <w:tcW w:w="2108" w:type="dxa"/>
                <w:vAlign w:val="center"/>
              </w:tcPr>
            </w:tcPrChange>
          </w:tcPr>
          <w:p w:rsidR="004B28E9" w:rsidRPr="00CE5945" w:rsidDel="00DE4E18" w:rsidRDefault="004B28E9" w:rsidP="003F5EC1">
            <w:pPr>
              <w:jc w:val="left"/>
              <w:rPr>
                <w:del w:id="4269" w:author="paulac" w:date="2013-10-09T17:48:00Z"/>
                <w:b/>
                <w:bCs/>
              </w:rPr>
            </w:pPr>
            <w:del w:id="4270" w:author="paulac" w:date="2013-10-09T17:48:00Z">
              <w:r w:rsidDel="00DE4E18">
                <w:rPr>
                  <w:b/>
                  <w:bCs/>
                </w:rPr>
                <w:delText>document</w:delText>
              </w:r>
              <w:bookmarkStart w:id="4271" w:name="_Toc369171691"/>
              <w:bookmarkStart w:id="4272" w:name="_Toc369172387"/>
              <w:bookmarkStart w:id="4273" w:name="_Toc369267992"/>
              <w:bookmarkStart w:id="4274" w:name="_Toc369268314"/>
              <w:bookmarkStart w:id="4275" w:name="_Toc369275909"/>
              <w:bookmarkStart w:id="4276" w:name="_Toc369528742"/>
              <w:bookmarkStart w:id="4277" w:name="_Toc369530769"/>
              <w:bookmarkStart w:id="4278" w:name="_Toc369592967"/>
              <w:bookmarkEnd w:id="4271"/>
              <w:bookmarkEnd w:id="4272"/>
              <w:bookmarkEnd w:id="4273"/>
              <w:bookmarkEnd w:id="4274"/>
              <w:bookmarkEnd w:id="4275"/>
              <w:bookmarkEnd w:id="4276"/>
              <w:bookmarkEnd w:id="4277"/>
              <w:bookmarkEnd w:id="4278"/>
            </w:del>
          </w:p>
        </w:tc>
        <w:tc>
          <w:tcPr>
            <w:tcW w:w="5063" w:type="dxa"/>
            <w:vAlign w:val="center"/>
            <w:tcPrChange w:id="4279" w:author="paulac" w:date="2013-10-08T13:14:00Z">
              <w:tcPr>
                <w:tcW w:w="5752" w:type="dxa"/>
                <w:vAlign w:val="center"/>
              </w:tcPr>
            </w:tcPrChange>
          </w:tcPr>
          <w:p w:rsidR="004B28E9" w:rsidRPr="00CE5945" w:rsidDel="00DE4E18" w:rsidRDefault="004B28E9" w:rsidP="003F5EC1">
            <w:pPr>
              <w:jc w:val="left"/>
              <w:rPr>
                <w:del w:id="4280" w:author="paulac" w:date="2013-10-09T17:48:00Z"/>
              </w:rPr>
            </w:pPr>
            <w:del w:id="4281" w:author="paulac" w:date="2013-10-09T17:48:00Z">
              <w:r w:rsidDel="00DE4E18">
                <w:delText>Codi del document a signar</w:delText>
              </w:r>
              <w:bookmarkStart w:id="4282" w:name="_Toc369171692"/>
              <w:bookmarkStart w:id="4283" w:name="_Toc369172388"/>
              <w:bookmarkStart w:id="4284" w:name="_Toc369267993"/>
              <w:bookmarkStart w:id="4285" w:name="_Toc369268315"/>
              <w:bookmarkStart w:id="4286" w:name="_Toc369275910"/>
              <w:bookmarkStart w:id="4287" w:name="_Toc369528743"/>
              <w:bookmarkStart w:id="4288" w:name="_Toc369530770"/>
              <w:bookmarkStart w:id="4289" w:name="_Toc369592968"/>
              <w:bookmarkEnd w:id="4282"/>
              <w:bookmarkEnd w:id="4283"/>
              <w:bookmarkEnd w:id="4284"/>
              <w:bookmarkEnd w:id="4285"/>
              <w:bookmarkEnd w:id="4286"/>
              <w:bookmarkEnd w:id="4287"/>
              <w:bookmarkEnd w:id="4288"/>
              <w:bookmarkEnd w:id="4289"/>
            </w:del>
          </w:p>
        </w:tc>
        <w:bookmarkStart w:id="4290" w:name="_Toc369171693"/>
        <w:bookmarkStart w:id="4291" w:name="_Toc369172389"/>
        <w:bookmarkStart w:id="4292" w:name="_Toc369267994"/>
        <w:bookmarkStart w:id="4293" w:name="_Toc369268316"/>
        <w:bookmarkStart w:id="4294" w:name="_Toc369275911"/>
        <w:bookmarkStart w:id="4295" w:name="_Toc369528744"/>
        <w:bookmarkStart w:id="4296" w:name="_Toc369530771"/>
        <w:bookmarkStart w:id="4297" w:name="_Toc369592969"/>
        <w:bookmarkEnd w:id="4290"/>
        <w:bookmarkEnd w:id="4291"/>
        <w:bookmarkEnd w:id="4292"/>
        <w:bookmarkEnd w:id="4293"/>
        <w:bookmarkEnd w:id="4294"/>
        <w:bookmarkEnd w:id="4295"/>
        <w:bookmarkEnd w:id="4296"/>
        <w:bookmarkEnd w:id="4297"/>
      </w:tr>
      <w:tr w:rsidR="004B28E9" w:rsidRPr="004B28E9" w:rsidDel="00DE4E18" w:rsidTr="00EC67B7">
        <w:trPr>
          <w:trHeight w:val="397"/>
          <w:jc w:val="center"/>
          <w:del w:id="4298" w:author="paulac" w:date="2013-10-09T17:48:00Z"/>
          <w:trPrChange w:id="4299" w:author="paulac" w:date="2013-10-08T13:14:00Z">
            <w:trPr>
              <w:trHeight w:val="397"/>
              <w:jc w:val="center"/>
            </w:trPr>
          </w:trPrChange>
        </w:trPr>
        <w:tc>
          <w:tcPr>
            <w:tcW w:w="2797" w:type="dxa"/>
            <w:vAlign w:val="center"/>
            <w:tcPrChange w:id="4300" w:author="paulac" w:date="2013-10-08T13:14:00Z">
              <w:tcPr>
                <w:tcW w:w="2108" w:type="dxa"/>
                <w:vAlign w:val="center"/>
              </w:tcPr>
            </w:tcPrChange>
          </w:tcPr>
          <w:p w:rsidR="004B28E9" w:rsidRPr="004B28E9" w:rsidDel="00DE4E18" w:rsidRDefault="004B28E9" w:rsidP="004B28E9">
            <w:pPr>
              <w:jc w:val="left"/>
              <w:rPr>
                <w:del w:id="4301" w:author="paulac" w:date="2013-10-09T17:48:00Z"/>
                <w:b/>
                <w:bCs/>
              </w:rPr>
            </w:pPr>
            <w:del w:id="4302" w:author="paulac" w:date="2013-10-09T17:48:00Z">
              <w:r w:rsidRPr="004B28E9" w:rsidDel="00DE4E18">
                <w:rPr>
                  <w:b/>
                  <w:bCs/>
                </w:rPr>
                <w:delText>varDocument</w:delText>
              </w:r>
              <w:bookmarkStart w:id="4303" w:name="_Toc369171694"/>
              <w:bookmarkStart w:id="4304" w:name="_Toc369172390"/>
              <w:bookmarkStart w:id="4305" w:name="_Toc369267995"/>
              <w:bookmarkStart w:id="4306" w:name="_Toc369268317"/>
              <w:bookmarkStart w:id="4307" w:name="_Toc369275912"/>
              <w:bookmarkStart w:id="4308" w:name="_Toc369528745"/>
              <w:bookmarkStart w:id="4309" w:name="_Toc369530772"/>
              <w:bookmarkStart w:id="4310" w:name="_Toc369592970"/>
              <w:bookmarkEnd w:id="4303"/>
              <w:bookmarkEnd w:id="4304"/>
              <w:bookmarkEnd w:id="4305"/>
              <w:bookmarkEnd w:id="4306"/>
              <w:bookmarkEnd w:id="4307"/>
              <w:bookmarkEnd w:id="4308"/>
              <w:bookmarkEnd w:id="4309"/>
              <w:bookmarkEnd w:id="4310"/>
            </w:del>
          </w:p>
        </w:tc>
        <w:tc>
          <w:tcPr>
            <w:tcW w:w="5063" w:type="dxa"/>
            <w:vAlign w:val="center"/>
            <w:tcPrChange w:id="4311" w:author="paulac" w:date="2013-10-08T13:14:00Z">
              <w:tcPr>
                <w:tcW w:w="5752" w:type="dxa"/>
                <w:vAlign w:val="center"/>
              </w:tcPr>
            </w:tcPrChange>
          </w:tcPr>
          <w:p w:rsidR="004B28E9" w:rsidRPr="004B28E9" w:rsidDel="00DE4E18" w:rsidRDefault="004B28E9" w:rsidP="003F5EC1">
            <w:pPr>
              <w:jc w:val="left"/>
              <w:rPr>
                <w:del w:id="4312" w:author="paulac" w:date="2013-10-09T17:48:00Z"/>
              </w:rPr>
            </w:pPr>
            <w:del w:id="4313" w:author="paulac" w:date="2013-10-09T17:48:00Z">
              <w:r w:rsidRPr="00CE5945" w:rsidDel="00DE4E18">
                <w:delText>Variable que conté el</w:delText>
              </w:r>
              <w:r w:rsidDel="00DE4E18">
                <w:delText xml:space="preserve"> Codi del document a signar</w:delText>
              </w:r>
              <w:bookmarkStart w:id="4314" w:name="_Toc369171695"/>
              <w:bookmarkStart w:id="4315" w:name="_Toc369172391"/>
              <w:bookmarkStart w:id="4316" w:name="_Toc369267996"/>
              <w:bookmarkStart w:id="4317" w:name="_Toc369268318"/>
              <w:bookmarkStart w:id="4318" w:name="_Toc369275913"/>
              <w:bookmarkStart w:id="4319" w:name="_Toc369528746"/>
              <w:bookmarkStart w:id="4320" w:name="_Toc369530773"/>
              <w:bookmarkStart w:id="4321" w:name="_Toc369592971"/>
              <w:bookmarkEnd w:id="4314"/>
              <w:bookmarkEnd w:id="4315"/>
              <w:bookmarkEnd w:id="4316"/>
              <w:bookmarkEnd w:id="4317"/>
              <w:bookmarkEnd w:id="4318"/>
              <w:bookmarkEnd w:id="4319"/>
              <w:bookmarkEnd w:id="4320"/>
              <w:bookmarkEnd w:id="4321"/>
            </w:del>
          </w:p>
        </w:tc>
        <w:bookmarkStart w:id="4322" w:name="_Toc369171696"/>
        <w:bookmarkStart w:id="4323" w:name="_Toc369172392"/>
        <w:bookmarkStart w:id="4324" w:name="_Toc369267997"/>
        <w:bookmarkStart w:id="4325" w:name="_Toc369268319"/>
        <w:bookmarkStart w:id="4326" w:name="_Toc369275914"/>
        <w:bookmarkStart w:id="4327" w:name="_Toc369528747"/>
        <w:bookmarkStart w:id="4328" w:name="_Toc369530774"/>
        <w:bookmarkStart w:id="4329" w:name="_Toc369592972"/>
        <w:bookmarkEnd w:id="4322"/>
        <w:bookmarkEnd w:id="4323"/>
        <w:bookmarkEnd w:id="4324"/>
        <w:bookmarkEnd w:id="4325"/>
        <w:bookmarkEnd w:id="4326"/>
        <w:bookmarkEnd w:id="4327"/>
        <w:bookmarkEnd w:id="4328"/>
        <w:bookmarkEnd w:id="4329"/>
      </w:tr>
      <w:tr w:rsidR="004B28E9" w:rsidRPr="00CE5945" w:rsidDel="00DE4E18" w:rsidTr="00EC67B7">
        <w:trPr>
          <w:trHeight w:val="397"/>
          <w:jc w:val="center"/>
          <w:del w:id="4330" w:author="paulac" w:date="2013-10-09T17:48:00Z"/>
          <w:trPrChange w:id="4331" w:author="paulac" w:date="2013-10-08T13:14:00Z">
            <w:trPr>
              <w:trHeight w:val="397"/>
              <w:jc w:val="center"/>
            </w:trPr>
          </w:trPrChange>
        </w:trPr>
        <w:tc>
          <w:tcPr>
            <w:tcW w:w="2797" w:type="dxa"/>
            <w:vAlign w:val="center"/>
            <w:tcPrChange w:id="4332" w:author="paulac" w:date="2013-10-08T13:14:00Z">
              <w:tcPr>
                <w:tcW w:w="2108" w:type="dxa"/>
                <w:vAlign w:val="center"/>
              </w:tcPr>
            </w:tcPrChange>
          </w:tcPr>
          <w:p w:rsidR="004B28E9" w:rsidRPr="00CE5945" w:rsidDel="00DE4E18" w:rsidRDefault="004B28E9" w:rsidP="004B28E9">
            <w:pPr>
              <w:jc w:val="left"/>
              <w:rPr>
                <w:del w:id="4333" w:author="paulac" w:date="2013-10-09T17:48:00Z"/>
                <w:b/>
                <w:bCs/>
              </w:rPr>
            </w:pPr>
            <w:del w:id="4334" w:author="paulac" w:date="2013-10-09T17:48:00Z">
              <w:r w:rsidDel="00DE4E18">
                <w:rPr>
                  <w:b/>
                  <w:bCs/>
                </w:rPr>
                <w:delText>importancia</w:delText>
              </w:r>
              <w:bookmarkStart w:id="4335" w:name="_Toc369171697"/>
              <w:bookmarkStart w:id="4336" w:name="_Toc369172393"/>
              <w:bookmarkStart w:id="4337" w:name="_Toc369267998"/>
              <w:bookmarkStart w:id="4338" w:name="_Toc369268320"/>
              <w:bookmarkStart w:id="4339" w:name="_Toc369275915"/>
              <w:bookmarkStart w:id="4340" w:name="_Toc369528748"/>
              <w:bookmarkStart w:id="4341" w:name="_Toc369530775"/>
              <w:bookmarkStart w:id="4342" w:name="_Toc369592973"/>
              <w:bookmarkEnd w:id="4335"/>
              <w:bookmarkEnd w:id="4336"/>
              <w:bookmarkEnd w:id="4337"/>
              <w:bookmarkEnd w:id="4338"/>
              <w:bookmarkEnd w:id="4339"/>
              <w:bookmarkEnd w:id="4340"/>
              <w:bookmarkEnd w:id="4341"/>
              <w:bookmarkEnd w:id="4342"/>
            </w:del>
          </w:p>
        </w:tc>
        <w:tc>
          <w:tcPr>
            <w:tcW w:w="5063" w:type="dxa"/>
            <w:vAlign w:val="center"/>
            <w:tcPrChange w:id="4343" w:author="paulac" w:date="2013-10-08T13:14:00Z">
              <w:tcPr>
                <w:tcW w:w="5752" w:type="dxa"/>
                <w:vAlign w:val="center"/>
              </w:tcPr>
            </w:tcPrChange>
          </w:tcPr>
          <w:p w:rsidR="004B28E9" w:rsidRPr="00CE5945" w:rsidDel="00DE4E18" w:rsidRDefault="004B28E9" w:rsidP="003F5EC1">
            <w:pPr>
              <w:jc w:val="left"/>
              <w:rPr>
                <w:del w:id="4344" w:author="paulac" w:date="2013-10-09T17:48:00Z"/>
              </w:rPr>
            </w:pPr>
            <w:del w:id="4345" w:author="paulac" w:date="2013-10-09T17:48:00Z">
              <w:r w:rsidDel="00DE4E18">
                <w:delText>Importància de la signatura del document</w:delText>
              </w:r>
              <w:bookmarkStart w:id="4346" w:name="_Toc369171698"/>
              <w:bookmarkStart w:id="4347" w:name="_Toc369172394"/>
              <w:bookmarkStart w:id="4348" w:name="_Toc369267999"/>
              <w:bookmarkStart w:id="4349" w:name="_Toc369268321"/>
              <w:bookmarkStart w:id="4350" w:name="_Toc369275916"/>
              <w:bookmarkStart w:id="4351" w:name="_Toc369528749"/>
              <w:bookmarkStart w:id="4352" w:name="_Toc369530776"/>
              <w:bookmarkStart w:id="4353" w:name="_Toc369592974"/>
              <w:bookmarkEnd w:id="4346"/>
              <w:bookmarkEnd w:id="4347"/>
              <w:bookmarkEnd w:id="4348"/>
              <w:bookmarkEnd w:id="4349"/>
              <w:bookmarkEnd w:id="4350"/>
              <w:bookmarkEnd w:id="4351"/>
              <w:bookmarkEnd w:id="4352"/>
              <w:bookmarkEnd w:id="4353"/>
            </w:del>
          </w:p>
        </w:tc>
        <w:bookmarkStart w:id="4354" w:name="_Toc369171699"/>
        <w:bookmarkStart w:id="4355" w:name="_Toc369172395"/>
        <w:bookmarkStart w:id="4356" w:name="_Toc369268000"/>
        <w:bookmarkStart w:id="4357" w:name="_Toc369268322"/>
        <w:bookmarkStart w:id="4358" w:name="_Toc369275917"/>
        <w:bookmarkStart w:id="4359" w:name="_Toc369528750"/>
        <w:bookmarkStart w:id="4360" w:name="_Toc369530777"/>
        <w:bookmarkStart w:id="4361" w:name="_Toc369592975"/>
        <w:bookmarkEnd w:id="4354"/>
        <w:bookmarkEnd w:id="4355"/>
        <w:bookmarkEnd w:id="4356"/>
        <w:bookmarkEnd w:id="4357"/>
        <w:bookmarkEnd w:id="4358"/>
        <w:bookmarkEnd w:id="4359"/>
        <w:bookmarkEnd w:id="4360"/>
        <w:bookmarkEnd w:id="4361"/>
      </w:tr>
      <w:tr w:rsidR="004B28E9" w:rsidRPr="00CE5945" w:rsidDel="00DE4E18" w:rsidTr="00EC67B7">
        <w:trPr>
          <w:trHeight w:val="397"/>
          <w:jc w:val="center"/>
          <w:del w:id="4362" w:author="paulac" w:date="2013-10-09T17:48:00Z"/>
          <w:trPrChange w:id="4363" w:author="paulac" w:date="2013-10-08T13:14:00Z">
            <w:trPr>
              <w:trHeight w:val="397"/>
              <w:jc w:val="center"/>
            </w:trPr>
          </w:trPrChange>
        </w:trPr>
        <w:tc>
          <w:tcPr>
            <w:tcW w:w="2797" w:type="dxa"/>
            <w:vAlign w:val="center"/>
            <w:tcPrChange w:id="4364" w:author="paulac" w:date="2013-10-08T13:14:00Z">
              <w:tcPr>
                <w:tcW w:w="2108" w:type="dxa"/>
                <w:vAlign w:val="center"/>
              </w:tcPr>
            </w:tcPrChange>
          </w:tcPr>
          <w:p w:rsidR="004B28E9" w:rsidRPr="00CE5945" w:rsidDel="00DE4E18" w:rsidRDefault="004B28E9" w:rsidP="004B28E9">
            <w:pPr>
              <w:jc w:val="left"/>
              <w:rPr>
                <w:del w:id="4365" w:author="paulac" w:date="2013-10-09T17:48:00Z"/>
                <w:b/>
                <w:bCs/>
              </w:rPr>
            </w:pPr>
            <w:del w:id="4366" w:author="paulac" w:date="2013-10-09T17:48:00Z">
              <w:r w:rsidRPr="00CE5945" w:rsidDel="00DE4E18">
                <w:rPr>
                  <w:b/>
                  <w:bCs/>
                </w:rPr>
                <w:delText>var</w:delText>
              </w:r>
              <w:r w:rsidDel="00DE4E18">
                <w:rPr>
                  <w:b/>
                  <w:bCs/>
                </w:rPr>
                <w:delText>Importancia</w:delText>
              </w:r>
              <w:bookmarkStart w:id="4367" w:name="_Toc369171700"/>
              <w:bookmarkStart w:id="4368" w:name="_Toc369172396"/>
              <w:bookmarkStart w:id="4369" w:name="_Toc369268001"/>
              <w:bookmarkStart w:id="4370" w:name="_Toc369268323"/>
              <w:bookmarkStart w:id="4371" w:name="_Toc369275918"/>
              <w:bookmarkStart w:id="4372" w:name="_Toc369528751"/>
              <w:bookmarkStart w:id="4373" w:name="_Toc369530778"/>
              <w:bookmarkStart w:id="4374" w:name="_Toc369592976"/>
              <w:bookmarkEnd w:id="4367"/>
              <w:bookmarkEnd w:id="4368"/>
              <w:bookmarkEnd w:id="4369"/>
              <w:bookmarkEnd w:id="4370"/>
              <w:bookmarkEnd w:id="4371"/>
              <w:bookmarkEnd w:id="4372"/>
              <w:bookmarkEnd w:id="4373"/>
              <w:bookmarkEnd w:id="4374"/>
            </w:del>
          </w:p>
        </w:tc>
        <w:tc>
          <w:tcPr>
            <w:tcW w:w="5063" w:type="dxa"/>
            <w:vAlign w:val="center"/>
            <w:tcPrChange w:id="4375" w:author="paulac" w:date="2013-10-08T13:14:00Z">
              <w:tcPr>
                <w:tcW w:w="5752" w:type="dxa"/>
                <w:vAlign w:val="center"/>
              </w:tcPr>
            </w:tcPrChange>
          </w:tcPr>
          <w:p w:rsidR="004B28E9" w:rsidRPr="00CE5945" w:rsidDel="00DE4E18" w:rsidRDefault="004B28E9" w:rsidP="004B28E9">
            <w:pPr>
              <w:jc w:val="left"/>
              <w:rPr>
                <w:del w:id="4376" w:author="paulac" w:date="2013-10-09T17:48:00Z"/>
              </w:rPr>
            </w:pPr>
            <w:del w:id="4377" w:author="paulac" w:date="2013-10-09T17:48:00Z">
              <w:r w:rsidRPr="00CE5945" w:rsidDel="00DE4E18">
                <w:delText xml:space="preserve">Variable que conté </w:delText>
              </w:r>
              <w:r w:rsidDel="00DE4E18">
                <w:delText>la</w:delText>
              </w:r>
              <w:r w:rsidRPr="00CE5945" w:rsidDel="00DE4E18">
                <w:delText xml:space="preserve"> </w:delText>
              </w:r>
              <w:r w:rsidDel="00DE4E18">
                <w:delText>importància de la signatura del document</w:delText>
              </w:r>
              <w:bookmarkStart w:id="4378" w:name="_Toc369171701"/>
              <w:bookmarkStart w:id="4379" w:name="_Toc369172397"/>
              <w:bookmarkStart w:id="4380" w:name="_Toc369268002"/>
              <w:bookmarkStart w:id="4381" w:name="_Toc369268324"/>
              <w:bookmarkStart w:id="4382" w:name="_Toc369275919"/>
              <w:bookmarkStart w:id="4383" w:name="_Toc369528752"/>
              <w:bookmarkStart w:id="4384" w:name="_Toc369530779"/>
              <w:bookmarkStart w:id="4385" w:name="_Toc369592977"/>
              <w:bookmarkEnd w:id="4378"/>
              <w:bookmarkEnd w:id="4379"/>
              <w:bookmarkEnd w:id="4380"/>
              <w:bookmarkEnd w:id="4381"/>
              <w:bookmarkEnd w:id="4382"/>
              <w:bookmarkEnd w:id="4383"/>
              <w:bookmarkEnd w:id="4384"/>
              <w:bookmarkEnd w:id="4385"/>
            </w:del>
          </w:p>
        </w:tc>
        <w:bookmarkStart w:id="4386" w:name="_Toc369171702"/>
        <w:bookmarkStart w:id="4387" w:name="_Toc369172398"/>
        <w:bookmarkStart w:id="4388" w:name="_Toc369268003"/>
        <w:bookmarkStart w:id="4389" w:name="_Toc369268325"/>
        <w:bookmarkStart w:id="4390" w:name="_Toc369275920"/>
        <w:bookmarkStart w:id="4391" w:name="_Toc369528753"/>
        <w:bookmarkStart w:id="4392" w:name="_Toc369530780"/>
        <w:bookmarkStart w:id="4393" w:name="_Toc369592978"/>
        <w:bookmarkEnd w:id="4386"/>
        <w:bookmarkEnd w:id="4387"/>
        <w:bookmarkEnd w:id="4388"/>
        <w:bookmarkEnd w:id="4389"/>
        <w:bookmarkEnd w:id="4390"/>
        <w:bookmarkEnd w:id="4391"/>
        <w:bookmarkEnd w:id="4392"/>
        <w:bookmarkEnd w:id="4393"/>
      </w:tr>
      <w:tr w:rsidR="004B28E9" w:rsidRPr="00CE5945" w:rsidDel="00DE4E18" w:rsidTr="00EC67B7">
        <w:trPr>
          <w:trHeight w:val="397"/>
          <w:jc w:val="center"/>
          <w:del w:id="4394" w:author="paulac" w:date="2013-10-09T17:48:00Z"/>
          <w:trPrChange w:id="4395" w:author="paulac" w:date="2013-10-08T13:14:00Z">
            <w:trPr>
              <w:trHeight w:val="397"/>
              <w:jc w:val="center"/>
            </w:trPr>
          </w:trPrChange>
        </w:trPr>
        <w:tc>
          <w:tcPr>
            <w:tcW w:w="2797" w:type="dxa"/>
            <w:vAlign w:val="center"/>
            <w:tcPrChange w:id="4396" w:author="paulac" w:date="2013-10-08T13:14:00Z">
              <w:tcPr>
                <w:tcW w:w="2108" w:type="dxa"/>
                <w:vAlign w:val="center"/>
              </w:tcPr>
            </w:tcPrChange>
          </w:tcPr>
          <w:p w:rsidR="004B28E9" w:rsidRPr="00CE5945" w:rsidDel="00DE4E18" w:rsidRDefault="004B28E9" w:rsidP="003F5EC1">
            <w:pPr>
              <w:jc w:val="left"/>
              <w:rPr>
                <w:del w:id="4397" w:author="paulac" w:date="2013-10-09T17:48:00Z"/>
                <w:b/>
                <w:bCs/>
              </w:rPr>
            </w:pPr>
            <w:del w:id="4398" w:author="paulac" w:date="2013-10-09T17:48:00Z">
              <w:r w:rsidDel="00DE4E18">
                <w:rPr>
                  <w:b/>
                  <w:bCs/>
                </w:rPr>
                <w:delText>dataLimit</w:delText>
              </w:r>
              <w:bookmarkStart w:id="4399" w:name="_Toc369171703"/>
              <w:bookmarkStart w:id="4400" w:name="_Toc369172399"/>
              <w:bookmarkStart w:id="4401" w:name="_Toc369268004"/>
              <w:bookmarkStart w:id="4402" w:name="_Toc369268326"/>
              <w:bookmarkStart w:id="4403" w:name="_Toc369275921"/>
              <w:bookmarkStart w:id="4404" w:name="_Toc369528754"/>
              <w:bookmarkStart w:id="4405" w:name="_Toc369530781"/>
              <w:bookmarkStart w:id="4406" w:name="_Toc369592979"/>
              <w:bookmarkEnd w:id="4399"/>
              <w:bookmarkEnd w:id="4400"/>
              <w:bookmarkEnd w:id="4401"/>
              <w:bookmarkEnd w:id="4402"/>
              <w:bookmarkEnd w:id="4403"/>
              <w:bookmarkEnd w:id="4404"/>
              <w:bookmarkEnd w:id="4405"/>
              <w:bookmarkEnd w:id="4406"/>
            </w:del>
          </w:p>
        </w:tc>
        <w:tc>
          <w:tcPr>
            <w:tcW w:w="5063" w:type="dxa"/>
            <w:vAlign w:val="center"/>
            <w:tcPrChange w:id="4407" w:author="paulac" w:date="2013-10-08T13:14:00Z">
              <w:tcPr>
                <w:tcW w:w="5752" w:type="dxa"/>
                <w:vAlign w:val="center"/>
              </w:tcPr>
            </w:tcPrChange>
          </w:tcPr>
          <w:p w:rsidR="004B28E9" w:rsidRPr="00CE5945" w:rsidDel="00DE4E18" w:rsidRDefault="004B28E9" w:rsidP="003F5EC1">
            <w:pPr>
              <w:jc w:val="left"/>
              <w:rPr>
                <w:del w:id="4408" w:author="paulac" w:date="2013-10-09T17:48:00Z"/>
              </w:rPr>
            </w:pPr>
            <w:del w:id="4409" w:author="paulac" w:date="2013-10-09T17:48:00Z">
              <w:r w:rsidDel="00DE4E18">
                <w:delText>Data límit per a signar el document</w:delText>
              </w:r>
              <w:bookmarkStart w:id="4410" w:name="_Toc369171704"/>
              <w:bookmarkStart w:id="4411" w:name="_Toc369172400"/>
              <w:bookmarkStart w:id="4412" w:name="_Toc369268005"/>
              <w:bookmarkStart w:id="4413" w:name="_Toc369268327"/>
              <w:bookmarkStart w:id="4414" w:name="_Toc369275922"/>
              <w:bookmarkStart w:id="4415" w:name="_Toc369528755"/>
              <w:bookmarkStart w:id="4416" w:name="_Toc369530782"/>
              <w:bookmarkStart w:id="4417" w:name="_Toc369592980"/>
              <w:bookmarkEnd w:id="4410"/>
              <w:bookmarkEnd w:id="4411"/>
              <w:bookmarkEnd w:id="4412"/>
              <w:bookmarkEnd w:id="4413"/>
              <w:bookmarkEnd w:id="4414"/>
              <w:bookmarkEnd w:id="4415"/>
              <w:bookmarkEnd w:id="4416"/>
              <w:bookmarkEnd w:id="4417"/>
            </w:del>
          </w:p>
        </w:tc>
        <w:bookmarkStart w:id="4418" w:name="_Toc369171705"/>
        <w:bookmarkStart w:id="4419" w:name="_Toc369172401"/>
        <w:bookmarkStart w:id="4420" w:name="_Toc369268006"/>
        <w:bookmarkStart w:id="4421" w:name="_Toc369268328"/>
        <w:bookmarkStart w:id="4422" w:name="_Toc369275923"/>
        <w:bookmarkStart w:id="4423" w:name="_Toc369528756"/>
        <w:bookmarkStart w:id="4424" w:name="_Toc369530783"/>
        <w:bookmarkStart w:id="4425" w:name="_Toc369592981"/>
        <w:bookmarkEnd w:id="4418"/>
        <w:bookmarkEnd w:id="4419"/>
        <w:bookmarkEnd w:id="4420"/>
        <w:bookmarkEnd w:id="4421"/>
        <w:bookmarkEnd w:id="4422"/>
        <w:bookmarkEnd w:id="4423"/>
        <w:bookmarkEnd w:id="4424"/>
        <w:bookmarkEnd w:id="4425"/>
      </w:tr>
      <w:tr w:rsidR="004B28E9" w:rsidRPr="00CE5945" w:rsidDel="00DE4E18" w:rsidTr="00EC67B7">
        <w:trPr>
          <w:trHeight w:val="397"/>
          <w:jc w:val="center"/>
          <w:del w:id="4426" w:author="paulac" w:date="2013-10-09T17:48:00Z"/>
          <w:trPrChange w:id="4427" w:author="paulac" w:date="2013-10-08T13:14:00Z">
            <w:trPr>
              <w:trHeight w:val="397"/>
              <w:jc w:val="center"/>
            </w:trPr>
          </w:trPrChange>
        </w:trPr>
        <w:tc>
          <w:tcPr>
            <w:tcW w:w="2797" w:type="dxa"/>
            <w:vAlign w:val="center"/>
            <w:tcPrChange w:id="4428" w:author="paulac" w:date="2013-10-08T13:14:00Z">
              <w:tcPr>
                <w:tcW w:w="2108" w:type="dxa"/>
                <w:vAlign w:val="center"/>
              </w:tcPr>
            </w:tcPrChange>
          </w:tcPr>
          <w:p w:rsidR="004B28E9" w:rsidRPr="00CE5945" w:rsidDel="00DE4E18" w:rsidRDefault="004B28E9" w:rsidP="004B28E9">
            <w:pPr>
              <w:jc w:val="left"/>
              <w:rPr>
                <w:del w:id="4429" w:author="paulac" w:date="2013-10-09T17:48:00Z"/>
                <w:b/>
                <w:bCs/>
              </w:rPr>
            </w:pPr>
            <w:del w:id="4430" w:author="paulac" w:date="2013-10-09T17:48:00Z">
              <w:r w:rsidRPr="00CE5945" w:rsidDel="00DE4E18">
                <w:rPr>
                  <w:b/>
                  <w:bCs/>
                </w:rPr>
                <w:delText>var</w:delText>
              </w:r>
              <w:r w:rsidDel="00DE4E18">
                <w:rPr>
                  <w:b/>
                  <w:bCs/>
                </w:rPr>
                <w:delText>DataLimit</w:delText>
              </w:r>
              <w:bookmarkStart w:id="4431" w:name="_Toc369171706"/>
              <w:bookmarkStart w:id="4432" w:name="_Toc369172402"/>
              <w:bookmarkStart w:id="4433" w:name="_Toc369268007"/>
              <w:bookmarkStart w:id="4434" w:name="_Toc369268329"/>
              <w:bookmarkStart w:id="4435" w:name="_Toc369275924"/>
              <w:bookmarkStart w:id="4436" w:name="_Toc369528757"/>
              <w:bookmarkStart w:id="4437" w:name="_Toc369530784"/>
              <w:bookmarkStart w:id="4438" w:name="_Toc369592982"/>
              <w:bookmarkEnd w:id="4431"/>
              <w:bookmarkEnd w:id="4432"/>
              <w:bookmarkEnd w:id="4433"/>
              <w:bookmarkEnd w:id="4434"/>
              <w:bookmarkEnd w:id="4435"/>
              <w:bookmarkEnd w:id="4436"/>
              <w:bookmarkEnd w:id="4437"/>
              <w:bookmarkEnd w:id="4438"/>
            </w:del>
          </w:p>
        </w:tc>
        <w:tc>
          <w:tcPr>
            <w:tcW w:w="5063" w:type="dxa"/>
            <w:vAlign w:val="center"/>
            <w:tcPrChange w:id="4439" w:author="paulac" w:date="2013-10-08T13:14:00Z">
              <w:tcPr>
                <w:tcW w:w="5752" w:type="dxa"/>
                <w:vAlign w:val="center"/>
              </w:tcPr>
            </w:tcPrChange>
          </w:tcPr>
          <w:p w:rsidR="004B28E9" w:rsidRPr="00CE5945" w:rsidDel="00DE4E18" w:rsidRDefault="004B28E9" w:rsidP="004B28E9">
            <w:pPr>
              <w:jc w:val="left"/>
              <w:rPr>
                <w:del w:id="4440" w:author="paulac" w:date="2013-10-09T17:48:00Z"/>
              </w:rPr>
            </w:pPr>
            <w:del w:id="4441" w:author="paulac" w:date="2013-10-09T17:48:00Z">
              <w:r w:rsidRPr="00CE5945" w:rsidDel="00DE4E18">
                <w:delText xml:space="preserve">Variable que conté </w:delText>
              </w:r>
              <w:r w:rsidDel="00DE4E18">
                <w:delText>la data límit per a signar el document</w:delText>
              </w:r>
              <w:bookmarkStart w:id="4442" w:name="_Toc369171707"/>
              <w:bookmarkStart w:id="4443" w:name="_Toc369172403"/>
              <w:bookmarkStart w:id="4444" w:name="_Toc369268008"/>
              <w:bookmarkStart w:id="4445" w:name="_Toc369268330"/>
              <w:bookmarkStart w:id="4446" w:name="_Toc369275925"/>
              <w:bookmarkStart w:id="4447" w:name="_Toc369528758"/>
              <w:bookmarkStart w:id="4448" w:name="_Toc369530785"/>
              <w:bookmarkStart w:id="4449" w:name="_Toc369592983"/>
              <w:bookmarkEnd w:id="4442"/>
              <w:bookmarkEnd w:id="4443"/>
              <w:bookmarkEnd w:id="4444"/>
              <w:bookmarkEnd w:id="4445"/>
              <w:bookmarkEnd w:id="4446"/>
              <w:bookmarkEnd w:id="4447"/>
              <w:bookmarkEnd w:id="4448"/>
              <w:bookmarkEnd w:id="4449"/>
            </w:del>
          </w:p>
        </w:tc>
        <w:bookmarkStart w:id="4450" w:name="_Toc369171708"/>
        <w:bookmarkStart w:id="4451" w:name="_Toc369172404"/>
        <w:bookmarkStart w:id="4452" w:name="_Toc369268009"/>
        <w:bookmarkStart w:id="4453" w:name="_Toc369268331"/>
        <w:bookmarkStart w:id="4454" w:name="_Toc369275926"/>
        <w:bookmarkStart w:id="4455" w:name="_Toc369528759"/>
        <w:bookmarkStart w:id="4456" w:name="_Toc369530786"/>
        <w:bookmarkStart w:id="4457" w:name="_Toc369592984"/>
        <w:bookmarkEnd w:id="4450"/>
        <w:bookmarkEnd w:id="4451"/>
        <w:bookmarkEnd w:id="4452"/>
        <w:bookmarkEnd w:id="4453"/>
        <w:bookmarkEnd w:id="4454"/>
        <w:bookmarkEnd w:id="4455"/>
        <w:bookmarkEnd w:id="4456"/>
        <w:bookmarkEnd w:id="4457"/>
      </w:tr>
      <w:tr w:rsidR="004B28E9" w:rsidRPr="00CE5945" w:rsidDel="00DE4E18" w:rsidTr="00EC67B7">
        <w:trPr>
          <w:trHeight w:val="397"/>
          <w:jc w:val="center"/>
          <w:del w:id="4458" w:author="paulac" w:date="2013-10-09T17:48:00Z"/>
          <w:trPrChange w:id="4459" w:author="paulac" w:date="2013-10-08T13:14:00Z">
            <w:trPr>
              <w:trHeight w:val="397"/>
              <w:jc w:val="center"/>
            </w:trPr>
          </w:trPrChange>
        </w:trPr>
        <w:tc>
          <w:tcPr>
            <w:tcW w:w="2797" w:type="dxa"/>
            <w:vAlign w:val="center"/>
            <w:tcPrChange w:id="4460" w:author="paulac" w:date="2013-10-08T13:14:00Z">
              <w:tcPr>
                <w:tcW w:w="2108" w:type="dxa"/>
                <w:vAlign w:val="center"/>
              </w:tcPr>
            </w:tcPrChange>
          </w:tcPr>
          <w:p w:rsidR="004B28E9" w:rsidRPr="00CE5945" w:rsidDel="00DE4E18" w:rsidRDefault="004B28E9" w:rsidP="003F5EC1">
            <w:pPr>
              <w:jc w:val="left"/>
              <w:rPr>
                <w:del w:id="4461" w:author="paulac" w:date="2013-10-09T17:48:00Z"/>
                <w:b/>
                <w:bCs/>
              </w:rPr>
            </w:pPr>
            <w:del w:id="4462" w:author="paulac" w:date="2013-10-09T17:48:00Z">
              <w:r w:rsidDel="00DE4E18">
                <w:rPr>
                  <w:b/>
                  <w:bCs/>
                </w:rPr>
                <w:delText>transicioOK</w:delText>
              </w:r>
              <w:bookmarkStart w:id="4463" w:name="_Toc369171709"/>
              <w:bookmarkStart w:id="4464" w:name="_Toc369172405"/>
              <w:bookmarkStart w:id="4465" w:name="_Toc369268010"/>
              <w:bookmarkStart w:id="4466" w:name="_Toc369268332"/>
              <w:bookmarkStart w:id="4467" w:name="_Toc369275927"/>
              <w:bookmarkStart w:id="4468" w:name="_Toc369528760"/>
              <w:bookmarkStart w:id="4469" w:name="_Toc369530787"/>
              <w:bookmarkStart w:id="4470" w:name="_Toc369592985"/>
              <w:bookmarkEnd w:id="4463"/>
              <w:bookmarkEnd w:id="4464"/>
              <w:bookmarkEnd w:id="4465"/>
              <w:bookmarkEnd w:id="4466"/>
              <w:bookmarkEnd w:id="4467"/>
              <w:bookmarkEnd w:id="4468"/>
              <w:bookmarkEnd w:id="4469"/>
              <w:bookmarkEnd w:id="4470"/>
            </w:del>
          </w:p>
        </w:tc>
        <w:tc>
          <w:tcPr>
            <w:tcW w:w="5063" w:type="dxa"/>
            <w:vAlign w:val="center"/>
            <w:tcPrChange w:id="4471" w:author="paulac" w:date="2013-10-08T13:14:00Z">
              <w:tcPr>
                <w:tcW w:w="5752" w:type="dxa"/>
                <w:vAlign w:val="center"/>
              </w:tcPr>
            </w:tcPrChange>
          </w:tcPr>
          <w:p w:rsidR="004B28E9" w:rsidRPr="00CE5945" w:rsidDel="00DE4E18" w:rsidRDefault="004B28E9" w:rsidP="003F5EC1">
            <w:pPr>
              <w:jc w:val="left"/>
              <w:rPr>
                <w:del w:id="4472" w:author="paulac" w:date="2013-10-09T17:48:00Z"/>
              </w:rPr>
            </w:pPr>
            <w:del w:id="4473" w:author="paulac" w:date="2013-10-09T17:48:00Z">
              <w:r w:rsidDel="00DE4E18">
                <w:delText>Transició de sortida per a signatura correcta</w:delText>
              </w:r>
              <w:bookmarkStart w:id="4474" w:name="_Toc369171710"/>
              <w:bookmarkStart w:id="4475" w:name="_Toc369172406"/>
              <w:bookmarkStart w:id="4476" w:name="_Toc369268011"/>
              <w:bookmarkStart w:id="4477" w:name="_Toc369268333"/>
              <w:bookmarkStart w:id="4478" w:name="_Toc369275928"/>
              <w:bookmarkStart w:id="4479" w:name="_Toc369528761"/>
              <w:bookmarkStart w:id="4480" w:name="_Toc369530788"/>
              <w:bookmarkStart w:id="4481" w:name="_Toc369592986"/>
              <w:bookmarkEnd w:id="4474"/>
              <w:bookmarkEnd w:id="4475"/>
              <w:bookmarkEnd w:id="4476"/>
              <w:bookmarkEnd w:id="4477"/>
              <w:bookmarkEnd w:id="4478"/>
              <w:bookmarkEnd w:id="4479"/>
              <w:bookmarkEnd w:id="4480"/>
              <w:bookmarkEnd w:id="4481"/>
            </w:del>
          </w:p>
        </w:tc>
        <w:bookmarkStart w:id="4482" w:name="_Toc369171711"/>
        <w:bookmarkStart w:id="4483" w:name="_Toc369172407"/>
        <w:bookmarkStart w:id="4484" w:name="_Toc369268012"/>
        <w:bookmarkStart w:id="4485" w:name="_Toc369268334"/>
        <w:bookmarkStart w:id="4486" w:name="_Toc369275929"/>
        <w:bookmarkStart w:id="4487" w:name="_Toc369528762"/>
        <w:bookmarkStart w:id="4488" w:name="_Toc369530789"/>
        <w:bookmarkStart w:id="4489" w:name="_Toc369592987"/>
        <w:bookmarkEnd w:id="4482"/>
        <w:bookmarkEnd w:id="4483"/>
        <w:bookmarkEnd w:id="4484"/>
        <w:bookmarkEnd w:id="4485"/>
        <w:bookmarkEnd w:id="4486"/>
        <w:bookmarkEnd w:id="4487"/>
        <w:bookmarkEnd w:id="4488"/>
        <w:bookmarkEnd w:id="4489"/>
      </w:tr>
      <w:tr w:rsidR="004B28E9" w:rsidRPr="00CE5945" w:rsidDel="00DE4E18" w:rsidTr="00EC67B7">
        <w:trPr>
          <w:trHeight w:val="397"/>
          <w:jc w:val="center"/>
          <w:del w:id="4490" w:author="paulac" w:date="2013-10-09T17:48:00Z"/>
          <w:trPrChange w:id="4491" w:author="paulac" w:date="2013-10-08T13:14:00Z">
            <w:trPr>
              <w:trHeight w:val="397"/>
              <w:jc w:val="center"/>
            </w:trPr>
          </w:trPrChange>
        </w:trPr>
        <w:tc>
          <w:tcPr>
            <w:tcW w:w="2797" w:type="dxa"/>
            <w:vAlign w:val="center"/>
            <w:tcPrChange w:id="4492" w:author="paulac" w:date="2013-10-08T13:14:00Z">
              <w:tcPr>
                <w:tcW w:w="2108" w:type="dxa"/>
                <w:vAlign w:val="center"/>
              </w:tcPr>
            </w:tcPrChange>
          </w:tcPr>
          <w:p w:rsidR="004B28E9" w:rsidRPr="00CE5945" w:rsidDel="00DE4E18" w:rsidRDefault="004B28E9" w:rsidP="003F5EC1">
            <w:pPr>
              <w:jc w:val="left"/>
              <w:rPr>
                <w:del w:id="4493" w:author="paulac" w:date="2013-10-09T17:48:00Z"/>
                <w:b/>
                <w:bCs/>
              </w:rPr>
            </w:pPr>
            <w:del w:id="4494" w:author="paulac" w:date="2013-10-09T17:48:00Z">
              <w:r w:rsidDel="00DE4E18">
                <w:rPr>
                  <w:b/>
                  <w:bCs/>
                </w:rPr>
                <w:delText>varTransicioOK</w:delText>
              </w:r>
              <w:bookmarkStart w:id="4495" w:name="_Toc369171712"/>
              <w:bookmarkStart w:id="4496" w:name="_Toc369172408"/>
              <w:bookmarkStart w:id="4497" w:name="_Toc369268013"/>
              <w:bookmarkStart w:id="4498" w:name="_Toc369268335"/>
              <w:bookmarkStart w:id="4499" w:name="_Toc369275930"/>
              <w:bookmarkStart w:id="4500" w:name="_Toc369528763"/>
              <w:bookmarkStart w:id="4501" w:name="_Toc369530790"/>
              <w:bookmarkStart w:id="4502" w:name="_Toc369592988"/>
              <w:bookmarkEnd w:id="4495"/>
              <w:bookmarkEnd w:id="4496"/>
              <w:bookmarkEnd w:id="4497"/>
              <w:bookmarkEnd w:id="4498"/>
              <w:bookmarkEnd w:id="4499"/>
              <w:bookmarkEnd w:id="4500"/>
              <w:bookmarkEnd w:id="4501"/>
              <w:bookmarkEnd w:id="4502"/>
            </w:del>
          </w:p>
        </w:tc>
        <w:tc>
          <w:tcPr>
            <w:tcW w:w="5063" w:type="dxa"/>
            <w:vAlign w:val="center"/>
            <w:tcPrChange w:id="4503" w:author="paulac" w:date="2013-10-08T13:14:00Z">
              <w:tcPr>
                <w:tcW w:w="5752" w:type="dxa"/>
                <w:vAlign w:val="center"/>
              </w:tcPr>
            </w:tcPrChange>
          </w:tcPr>
          <w:p w:rsidR="004B28E9" w:rsidRPr="00CE5945" w:rsidDel="00DE4E18" w:rsidRDefault="004B28E9" w:rsidP="004B28E9">
            <w:pPr>
              <w:jc w:val="left"/>
              <w:rPr>
                <w:del w:id="4504" w:author="paulac" w:date="2013-10-09T17:48:00Z"/>
              </w:rPr>
            </w:pPr>
            <w:del w:id="4505" w:author="paulac" w:date="2013-10-09T17:48:00Z">
              <w:r w:rsidRPr="00CE5945" w:rsidDel="00DE4E18">
                <w:delText xml:space="preserve">Variable que conté </w:delText>
              </w:r>
              <w:r w:rsidDel="00DE4E18">
                <w:delText>la transició de sortida per a signatura correcta</w:delText>
              </w:r>
              <w:bookmarkStart w:id="4506" w:name="_Toc369171713"/>
              <w:bookmarkStart w:id="4507" w:name="_Toc369172409"/>
              <w:bookmarkStart w:id="4508" w:name="_Toc369268014"/>
              <w:bookmarkStart w:id="4509" w:name="_Toc369268336"/>
              <w:bookmarkStart w:id="4510" w:name="_Toc369275931"/>
              <w:bookmarkStart w:id="4511" w:name="_Toc369528764"/>
              <w:bookmarkStart w:id="4512" w:name="_Toc369530791"/>
              <w:bookmarkStart w:id="4513" w:name="_Toc369592989"/>
              <w:bookmarkEnd w:id="4506"/>
              <w:bookmarkEnd w:id="4507"/>
              <w:bookmarkEnd w:id="4508"/>
              <w:bookmarkEnd w:id="4509"/>
              <w:bookmarkEnd w:id="4510"/>
              <w:bookmarkEnd w:id="4511"/>
              <w:bookmarkEnd w:id="4512"/>
              <w:bookmarkEnd w:id="4513"/>
            </w:del>
          </w:p>
        </w:tc>
        <w:bookmarkStart w:id="4514" w:name="_Toc369171714"/>
        <w:bookmarkStart w:id="4515" w:name="_Toc369172410"/>
        <w:bookmarkStart w:id="4516" w:name="_Toc369268015"/>
        <w:bookmarkStart w:id="4517" w:name="_Toc369268337"/>
        <w:bookmarkStart w:id="4518" w:name="_Toc369275932"/>
        <w:bookmarkStart w:id="4519" w:name="_Toc369528765"/>
        <w:bookmarkStart w:id="4520" w:name="_Toc369530792"/>
        <w:bookmarkStart w:id="4521" w:name="_Toc369592990"/>
        <w:bookmarkEnd w:id="4514"/>
        <w:bookmarkEnd w:id="4515"/>
        <w:bookmarkEnd w:id="4516"/>
        <w:bookmarkEnd w:id="4517"/>
        <w:bookmarkEnd w:id="4518"/>
        <w:bookmarkEnd w:id="4519"/>
        <w:bookmarkEnd w:id="4520"/>
        <w:bookmarkEnd w:id="4521"/>
      </w:tr>
      <w:tr w:rsidR="004B28E9" w:rsidRPr="00CE5945" w:rsidDel="00DE4E18" w:rsidTr="00EC67B7">
        <w:trPr>
          <w:trHeight w:val="397"/>
          <w:jc w:val="center"/>
          <w:del w:id="4522" w:author="paulac" w:date="2013-10-09T17:48:00Z"/>
          <w:trPrChange w:id="4523" w:author="paulac" w:date="2013-10-08T13:14:00Z">
            <w:trPr>
              <w:trHeight w:val="397"/>
              <w:jc w:val="center"/>
            </w:trPr>
          </w:trPrChange>
        </w:trPr>
        <w:tc>
          <w:tcPr>
            <w:tcW w:w="2797" w:type="dxa"/>
            <w:vAlign w:val="center"/>
            <w:tcPrChange w:id="4524" w:author="paulac" w:date="2013-10-08T13:14:00Z">
              <w:tcPr>
                <w:tcW w:w="2108" w:type="dxa"/>
                <w:vAlign w:val="center"/>
              </w:tcPr>
            </w:tcPrChange>
          </w:tcPr>
          <w:p w:rsidR="004B28E9" w:rsidRPr="00CE5945" w:rsidDel="00DE4E18" w:rsidRDefault="004B28E9" w:rsidP="004B28E9">
            <w:pPr>
              <w:jc w:val="left"/>
              <w:rPr>
                <w:del w:id="4525" w:author="paulac" w:date="2013-10-09T17:48:00Z"/>
                <w:b/>
                <w:bCs/>
              </w:rPr>
            </w:pPr>
            <w:del w:id="4526" w:author="paulac" w:date="2013-10-09T17:48:00Z">
              <w:r w:rsidDel="00DE4E18">
                <w:rPr>
                  <w:b/>
                  <w:bCs/>
                </w:rPr>
                <w:delText>transicioKO</w:delText>
              </w:r>
              <w:bookmarkStart w:id="4527" w:name="_Toc369171715"/>
              <w:bookmarkStart w:id="4528" w:name="_Toc369172411"/>
              <w:bookmarkStart w:id="4529" w:name="_Toc369268016"/>
              <w:bookmarkStart w:id="4530" w:name="_Toc369268338"/>
              <w:bookmarkStart w:id="4531" w:name="_Toc369275933"/>
              <w:bookmarkStart w:id="4532" w:name="_Toc369528766"/>
              <w:bookmarkStart w:id="4533" w:name="_Toc369530793"/>
              <w:bookmarkStart w:id="4534" w:name="_Toc369592991"/>
              <w:bookmarkEnd w:id="4527"/>
              <w:bookmarkEnd w:id="4528"/>
              <w:bookmarkEnd w:id="4529"/>
              <w:bookmarkEnd w:id="4530"/>
              <w:bookmarkEnd w:id="4531"/>
              <w:bookmarkEnd w:id="4532"/>
              <w:bookmarkEnd w:id="4533"/>
              <w:bookmarkEnd w:id="4534"/>
            </w:del>
          </w:p>
        </w:tc>
        <w:tc>
          <w:tcPr>
            <w:tcW w:w="5063" w:type="dxa"/>
            <w:vAlign w:val="center"/>
            <w:tcPrChange w:id="4535" w:author="paulac" w:date="2013-10-08T13:14:00Z">
              <w:tcPr>
                <w:tcW w:w="5752" w:type="dxa"/>
                <w:vAlign w:val="center"/>
              </w:tcPr>
            </w:tcPrChange>
          </w:tcPr>
          <w:p w:rsidR="004B28E9" w:rsidRPr="00CE5945" w:rsidDel="00DE4E18" w:rsidRDefault="004B28E9" w:rsidP="004B28E9">
            <w:pPr>
              <w:jc w:val="left"/>
              <w:rPr>
                <w:del w:id="4536" w:author="paulac" w:date="2013-10-09T17:48:00Z"/>
              </w:rPr>
            </w:pPr>
            <w:del w:id="4537" w:author="paulac" w:date="2013-10-09T17:48:00Z">
              <w:r w:rsidDel="00DE4E18">
                <w:delText>Transició de sortida per a signatura amb errors</w:delText>
              </w:r>
              <w:bookmarkStart w:id="4538" w:name="_Toc369171716"/>
              <w:bookmarkStart w:id="4539" w:name="_Toc369172412"/>
              <w:bookmarkStart w:id="4540" w:name="_Toc369268017"/>
              <w:bookmarkStart w:id="4541" w:name="_Toc369268339"/>
              <w:bookmarkStart w:id="4542" w:name="_Toc369275934"/>
              <w:bookmarkStart w:id="4543" w:name="_Toc369528767"/>
              <w:bookmarkStart w:id="4544" w:name="_Toc369530794"/>
              <w:bookmarkStart w:id="4545" w:name="_Toc369592992"/>
              <w:bookmarkEnd w:id="4538"/>
              <w:bookmarkEnd w:id="4539"/>
              <w:bookmarkEnd w:id="4540"/>
              <w:bookmarkEnd w:id="4541"/>
              <w:bookmarkEnd w:id="4542"/>
              <w:bookmarkEnd w:id="4543"/>
              <w:bookmarkEnd w:id="4544"/>
              <w:bookmarkEnd w:id="4545"/>
            </w:del>
          </w:p>
        </w:tc>
        <w:bookmarkStart w:id="4546" w:name="_Toc369171717"/>
        <w:bookmarkStart w:id="4547" w:name="_Toc369172413"/>
        <w:bookmarkStart w:id="4548" w:name="_Toc369268018"/>
        <w:bookmarkStart w:id="4549" w:name="_Toc369268340"/>
        <w:bookmarkStart w:id="4550" w:name="_Toc369275935"/>
        <w:bookmarkStart w:id="4551" w:name="_Toc369528768"/>
        <w:bookmarkStart w:id="4552" w:name="_Toc369530795"/>
        <w:bookmarkStart w:id="4553" w:name="_Toc369592993"/>
        <w:bookmarkEnd w:id="4546"/>
        <w:bookmarkEnd w:id="4547"/>
        <w:bookmarkEnd w:id="4548"/>
        <w:bookmarkEnd w:id="4549"/>
        <w:bookmarkEnd w:id="4550"/>
        <w:bookmarkEnd w:id="4551"/>
        <w:bookmarkEnd w:id="4552"/>
        <w:bookmarkEnd w:id="4553"/>
      </w:tr>
      <w:tr w:rsidR="00181592" w:rsidRPr="00CE5945" w:rsidDel="00DE4E18" w:rsidTr="00EC67B7">
        <w:trPr>
          <w:trHeight w:val="397"/>
          <w:jc w:val="center"/>
          <w:del w:id="4554" w:author="paulac" w:date="2013-10-09T17:48:00Z"/>
          <w:trPrChange w:id="4555" w:author="paulac" w:date="2013-10-08T13:14:00Z">
            <w:trPr>
              <w:trHeight w:val="397"/>
              <w:jc w:val="center"/>
            </w:trPr>
          </w:trPrChange>
        </w:trPr>
        <w:tc>
          <w:tcPr>
            <w:tcW w:w="2797" w:type="dxa"/>
            <w:vAlign w:val="center"/>
            <w:tcPrChange w:id="4556" w:author="paulac" w:date="2013-10-08T13:14:00Z">
              <w:tcPr>
                <w:tcW w:w="2108" w:type="dxa"/>
                <w:vAlign w:val="center"/>
              </w:tcPr>
            </w:tcPrChange>
          </w:tcPr>
          <w:p w:rsidR="00181592" w:rsidRPr="00CE5945" w:rsidDel="00DE4E18" w:rsidRDefault="004B28E9" w:rsidP="003F5EC1">
            <w:pPr>
              <w:jc w:val="left"/>
              <w:rPr>
                <w:del w:id="4557" w:author="paulac" w:date="2013-10-09T17:48:00Z"/>
                <w:b/>
                <w:bCs/>
              </w:rPr>
            </w:pPr>
            <w:del w:id="4558" w:author="paulac" w:date="2013-10-09T17:48:00Z">
              <w:r w:rsidDel="00DE4E18">
                <w:rPr>
                  <w:b/>
                  <w:bCs/>
                </w:rPr>
                <w:delText>varTransicioKO</w:delText>
              </w:r>
              <w:bookmarkStart w:id="4559" w:name="_Toc369171718"/>
              <w:bookmarkStart w:id="4560" w:name="_Toc369172414"/>
              <w:bookmarkStart w:id="4561" w:name="_Toc369268019"/>
              <w:bookmarkStart w:id="4562" w:name="_Toc369268341"/>
              <w:bookmarkStart w:id="4563" w:name="_Toc369275936"/>
              <w:bookmarkStart w:id="4564" w:name="_Toc369528769"/>
              <w:bookmarkStart w:id="4565" w:name="_Toc369530796"/>
              <w:bookmarkStart w:id="4566" w:name="_Toc369592994"/>
              <w:bookmarkEnd w:id="4559"/>
              <w:bookmarkEnd w:id="4560"/>
              <w:bookmarkEnd w:id="4561"/>
              <w:bookmarkEnd w:id="4562"/>
              <w:bookmarkEnd w:id="4563"/>
              <w:bookmarkEnd w:id="4564"/>
              <w:bookmarkEnd w:id="4565"/>
              <w:bookmarkEnd w:id="4566"/>
            </w:del>
          </w:p>
        </w:tc>
        <w:tc>
          <w:tcPr>
            <w:tcW w:w="5063" w:type="dxa"/>
            <w:vAlign w:val="center"/>
            <w:tcPrChange w:id="4567" w:author="paulac" w:date="2013-10-08T13:14:00Z">
              <w:tcPr>
                <w:tcW w:w="5752" w:type="dxa"/>
                <w:vAlign w:val="center"/>
              </w:tcPr>
            </w:tcPrChange>
          </w:tcPr>
          <w:p w:rsidR="00181592" w:rsidRPr="00CE5945" w:rsidDel="00DE4E18" w:rsidRDefault="004B28E9" w:rsidP="004B28E9">
            <w:pPr>
              <w:jc w:val="left"/>
              <w:rPr>
                <w:del w:id="4568" w:author="paulac" w:date="2013-10-09T17:48:00Z"/>
              </w:rPr>
            </w:pPr>
            <w:del w:id="4569" w:author="paulac" w:date="2013-10-09T17:48:00Z">
              <w:r w:rsidRPr="00CE5945" w:rsidDel="00DE4E18">
                <w:delText xml:space="preserve">Variable que conté </w:delText>
              </w:r>
              <w:r w:rsidDel="00DE4E18">
                <w:delText>la transició de sortida per a signatura amb errors</w:delText>
              </w:r>
              <w:bookmarkStart w:id="4570" w:name="_Toc369171719"/>
              <w:bookmarkStart w:id="4571" w:name="_Toc369172415"/>
              <w:bookmarkStart w:id="4572" w:name="_Toc369268020"/>
              <w:bookmarkStart w:id="4573" w:name="_Toc369268342"/>
              <w:bookmarkStart w:id="4574" w:name="_Toc369275937"/>
              <w:bookmarkStart w:id="4575" w:name="_Toc369528770"/>
              <w:bookmarkStart w:id="4576" w:name="_Toc369530797"/>
              <w:bookmarkStart w:id="4577" w:name="_Toc369592995"/>
              <w:bookmarkEnd w:id="4570"/>
              <w:bookmarkEnd w:id="4571"/>
              <w:bookmarkEnd w:id="4572"/>
              <w:bookmarkEnd w:id="4573"/>
              <w:bookmarkEnd w:id="4574"/>
              <w:bookmarkEnd w:id="4575"/>
              <w:bookmarkEnd w:id="4576"/>
              <w:bookmarkEnd w:id="4577"/>
            </w:del>
          </w:p>
        </w:tc>
        <w:bookmarkStart w:id="4578" w:name="_Toc369171720"/>
        <w:bookmarkStart w:id="4579" w:name="_Toc369172416"/>
        <w:bookmarkStart w:id="4580" w:name="_Toc369268021"/>
        <w:bookmarkStart w:id="4581" w:name="_Toc369268343"/>
        <w:bookmarkStart w:id="4582" w:name="_Toc369275938"/>
        <w:bookmarkStart w:id="4583" w:name="_Toc369528771"/>
        <w:bookmarkStart w:id="4584" w:name="_Toc369530798"/>
        <w:bookmarkStart w:id="4585" w:name="_Toc369592996"/>
        <w:bookmarkEnd w:id="4578"/>
        <w:bookmarkEnd w:id="4579"/>
        <w:bookmarkEnd w:id="4580"/>
        <w:bookmarkEnd w:id="4581"/>
        <w:bookmarkEnd w:id="4582"/>
        <w:bookmarkEnd w:id="4583"/>
        <w:bookmarkEnd w:id="4584"/>
        <w:bookmarkEnd w:id="4585"/>
      </w:tr>
    </w:tbl>
    <w:p w:rsidR="00E21426" w:rsidRDefault="00600BA2">
      <w:pPr>
        <w:pStyle w:val="Ttol4"/>
        <w:rPr>
          <w:del w:id="4586" w:author="paulac" w:date="2013-10-10T11:42:00Z"/>
        </w:rPr>
        <w:pPrChange w:id="4587" w:author="paulac" w:date="2013-10-10T10:13:00Z">
          <w:pPr>
            <w:pStyle w:val="Ttol3"/>
            <w:spacing w:before="240" w:after="120"/>
          </w:pPr>
        </w:pPrChange>
      </w:pPr>
      <w:del w:id="4588" w:author="paulac" w:date="2013-10-10T11:42:00Z">
        <w:r w:rsidDel="00614EB0">
          <w:delText>Configuració del títol del subprocés</w:delText>
        </w:r>
        <w:bookmarkStart w:id="4589" w:name="_Toc369171721"/>
        <w:bookmarkStart w:id="4590" w:name="_Toc369172417"/>
        <w:bookmarkStart w:id="4591" w:name="_Toc369268022"/>
        <w:bookmarkStart w:id="4592" w:name="_Toc369268344"/>
        <w:bookmarkStart w:id="4593" w:name="_Toc369275939"/>
        <w:bookmarkStart w:id="4594" w:name="_Toc369528772"/>
        <w:bookmarkStart w:id="4595" w:name="_Toc369530799"/>
        <w:bookmarkStart w:id="4596" w:name="_Toc369592997"/>
        <w:bookmarkEnd w:id="4589"/>
        <w:bookmarkEnd w:id="4590"/>
        <w:bookmarkEnd w:id="4591"/>
        <w:bookmarkEnd w:id="4592"/>
        <w:bookmarkEnd w:id="4593"/>
        <w:bookmarkEnd w:id="4594"/>
        <w:bookmarkEnd w:id="4595"/>
        <w:bookmarkEnd w:id="4596"/>
      </w:del>
    </w:p>
    <w:p w:rsidR="00181592" w:rsidRPr="002D778A" w:rsidDel="00614EB0" w:rsidRDefault="00181592" w:rsidP="00181592">
      <w:pPr>
        <w:spacing w:after="120"/>
        <w:rPr>
          <w:del w:id="4597" w:author="paulac" w:date="2013-10-10T11:42:00Z"/>
        </w:rPr>
      </w:pPr>
      <w:del w:id="4598" w:author="paulac" w:date="2013-10-10T11:42:00Z">
        <w:r w:rsidDel="00614EB0">
          <w:delText xml:space="preserve">Aquest handler ens permet configurar </w:delText>
        </w:r>
        <w:r w:rsidR="00600BA2" w:rsidDel="00614EB0">
          <w:delText>el títol amb el que es mostrarà el subprocés a dins el desplegable del subprocessos.</w:delText>
        </w:r>
        <w:bookmarkStart w:id="4599" w:name="_Toc369171722"/>
        <w:bookmarkStart w:id="4600" w:name="_Toc369172418"/>
        <w:bookmarkStart w:id="4601" w:name="_Toc369268023"/>
        <w:bookmarkStart w:id="4602" w:name="_Toc369268345"/>
        <w:bookmarkStart w:id="4603" w:name="_Toc369275940"/>
        <w:bookmarkStart w:id="4604" w:name="_Toc369528773"/>
        <w:bookmarkStart w:id="4605" w:name="_Toc369530800"/>
        <w:bookmarkStart w:id="4606" w:name="_Toc369592998"/>
        <w:bookmarkEnd w:id="4599"/>
        <w:bookmarkEnd w:id="4600"/>
        <w:bookmarkEnd w:id="4601"/>
        <w:bookmarkEnd w:id="4602"/>
        <w:bookmarkEnd w:id="4603"/>
        <w:bookmarkEnd w:id="4604"/>
        <w:bookmarkEnd w:id="4605"/>
        <w:bookmarkEnd w:id="4606"/>
      </w:del>
    </w:p>
    <w:p w:rsidR="00181592" w:rsidDel="00614EB0" w:rsidRDefault="00181592" w:rsidP="00181592">
      <w:pPr>
        <w:pStyle w:val="Pargrafdellista"/>
        <w:numPr>
          <w:ilvl w:val="0"/>
          <w:numId w:val="8"/>
        </w:numPr>
        <w:rPr>
          <w:del w:id="4607" w:author="paulac" w:date="2013-10-10T11:42:00Z"/>
        </w:rPr>
      </w:pPr>
      <w:del w:id="4608" w:author="paulac" w:date="2013-10-10T11:42:00Z">
        <w:r w:rsidDel="00614EB0">
          <w:delText xml:space="preserve">Classe: </w:delText>
        </w:r>
        <w:r w:rsidRPr="002D778A" w:rsidDel="00614EB0">
          <w:delText>net.conselldemallorca.helium.jbpm3.handlers</w:delText>
        </w:r>
        <w:r w:rsidDel="00614EB0">
          <w:delText>.</w:delText>
        </w:r>
        <w:r w:rsidR="00600BA2" w:rsidDel="00614EB0">
          <w:delText>ProcesTitolModificar</w:delText>
        </w:r>
        <w:r w:rsidDel="00614EB0">
          <w:delText>Handler</w:delText>
        </w:r>
        <w:bookmarkStart w:id="4609" w:name="_Toc369171723"/>
        <w:bookmarkStart w:id="4610" w:name="_Toc369172419"/>
        <w:bookmarkStart w:id="4611" w:name="_Toc369268024"/>
        <w:bookmarkStart w:id="4612" w:name="_Toc369268346"/>
        <w:bookmarkStart w:id="4613" w:name="_Toc369275941"/>
        <w:bookmarkStart w:id="4614" w:name="_Toc369528774"/>
        <w:bookmarkStart w:id="4615" w:name="_Toc369530801"/>
        <w:bookmarkStart w:id="4616" w:name="_Toc369592999"/>
        <w:bookmarkEnd w:id="4609"/>
        <w:bookmarkEnd w:id="4610"/>
        <w:bookmarkEnd w:id="4611"/>
        <w:bookmarkEnd w:id="4612"/>
        <w:bookmarkEnd w:id="4613"/>
        <w:bookmarkEnd w:id="4614"/>
        <w:bookmarkEnd w:id="4615"/>
        <w:bookmarkEnd w:id="4616"/>
      </w:del>
    </w:p>
    <w:p w:rsidR="00181592" w:rsidDel="00614EB0" w:rsidRDefault="00181592" w:rsidP="00181592">
      <w:pPr>
        <w:pStyle w:val="Pargrafdellista"/>
        <w:numPr>
          <w:ilvl w:val="0"/>
          <w:numId w:val="8"/>
        </w:numPr>
        <w:rPr>
          <w:del w:id="4617" w:author="paulac" w:date="2013-10-10T11:42:00Z"/>
        </w:rPr>
      </w:pPr>
      <w:del w:id="4618" w:author="paulac" w:date="2013-10-10T11:42:00Z">
        <w:r w:rsidDel="00614EB0">
          <w:delText>Paràmetres:</w:delText>
        </w:r>
        <w:bookmarkStart w:id="4619" w:name="_Toc369171724"/>
        <w:bookmarkStart w:id="4620" w:name="_Toc369172420"/>
        <w:bookmarkStart w:id="4621" w:name="_Toc369268025"/>
        <w:bookmarkStart w:id="4622" w:name="_Toc369268347"/>
        <w:bookmarkStart w:id="4623" w:name="_Toc369275942"/>
        <w:bookmarkStart w:id="4624" w:name="_Toc369528775"/>
        <w:bookmarkStart w:id="4625" w:name="_Toc369530802"/>
        <w:bookmarkStart w:id="4626" w:name="_Toc369593000"/>
        <w:bookmarkEnd w:id="4619"/>
        <w:bookmarkEnd w:id="4620"/>
        <w:bookmarkEnd w:id="4621"/>
        <w:bookmarkEnd w:id="4622"/>
        <w:bookmarkEnd w:id="4623"/>
        <w:bookmarkEnd w:id="4624"/>
        <w:bookmarkEnd w:id="4625"/>
        <w:bookmarkEnd w:id="4626"/>
      </w:del>
    </w:p>
    <w:tbl>
      <w:tblPr>
        <w:tblStyle w:val="LIMIT"/>
        <w:tblW w:w="7860" w:type="dxa"/>
        <w:tblLayout w:type="fixed"/>
        <w:tblLook w:val="04A0"/>
        <w:tblPrChange w:id="4627" w:author="paulac" w:date="2013-10-10T11:23:00Z">
          <w:tblPr>
            <w:tblW w:w="7860" w:type="dxa"/>
            <w:jc w:val="center"/>
            <w:tblInd w:w="-157"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Layout w:type="fixed"/>
            <w:tblLook w:val="04A0"/>
          </w:tblPr>
        </w:tblPrChange>
      </w:tblPr>
      <w:tblGrid>
        <w:gridCol w:w="2108"/>
        <w:gridCol w:w="5752"/>
        <w:tblGridChange w:id="4628">
          <w:tblGrid>
            <w:gridCol w:w="2108"/>
            <w:gridCol w:w="5752"/>
          </w:tblGrid>
        </w:tblGridChange>
      </w:tblGrid>
      <w:tr w:rsidR="00600BA2" w:rsidRPr="00332B27" w:rsidDel="00614EB0" w:rsidTr="00FB7BE1">
        <w:trPr>
          <w:cnfStyle w:val="100000000000"/>
          <w:trHeight w:val="340"/>
          <w:del w:id="4629" w:author="paulac" w:date="2013-10-10T11:42:00Z"/>
          <w:trPrChange w:id="4630" w:author="paulac" w:date="2013-10-10T11:23:00Z">
            <w:trPr>
              <w:trHeight w:val="340"/>
              <w:jc w:val="center"/>
            </w:trPr>
          </w:trPrChange>
        </w:trPr>
        <w:tc>
          <w:tcPr>
            <w:cnfStyle w:val="001000000000"/>
            <w:tcW w:w="2108" w:type="dxa"/>
            <w:tcPrChange w:id="4631" w:author="paulac" w:date="2013-10-10T11:23:00Z">
              <w:tcPr>
                <w:tcW w:w="2108" w:type="dxa"/>
              </w:tcPr>
            </w:tcPrChange>
          </w:tcPr>
          <w:p w:rsidR="00600BA2" w:rsidRPr="00863437" w:rsidDel="00614EB0" w:rsidRDefault="000D0864" w:rsidP="003F5EC1">
            <w:pPr>
              <w:spacing w:after="200" w:line="276" w:lineRule="auto"/>
              <w:cnfStyle w:val="101000000000"/>
              <w:rPr>
                <w:del w:id="4632" w:author="paulac" w:date="2013-10-10T11:42:00Z"/>
                <w:rPrChange w:id="4633" w:author="paulac" w:date="2013-10-14T12:34:00Z">
                  <w:rPr>
                    <w:del w:id="4634" w:author="paulac" w:date="2013-10-10T11:42:00Z"/>
                    <w:rFonts w:eastAsiaTheme="minorHAnsi"/>
                    <w:b w:val="0"/>
                    <w:bCs w:val="0"/>
                    <w:color w:val="auto"/>
                    <w:szCs w:val="22"/>
                    <w:lang w:val="ca-ES" w:eastAsia="en-US"/>
                  </w:rPr>
                </w:rPrChange>
              </w:rPr>
            </w:pPr>
            <w:del w:id="4635" w:author="paulac" w:date="2013-10-10T11:42:00Z">
              <w:r w:rsidRPr="000D0864">
                <w:rPr>
                  <w:rFonts w:eastAsiaTheme="minorHAnsi"/>
                  <w:color w:val="auto"/>
                  <w:rPrChange w:id="4636" w:author="paulac" w:date="2013-10-14T12:34:00Z">
                    <w:rPr>
                      <w:rFonts w:asciiTheme="majorHAnsi" w:eastAsiaTheme="majorEastAsia" w:hAnsiTheme="majorHAnsi" w:cstheme="majorBidi"/>
                      <w:color w:val="0000FF" w:themeColor="hyperlink"/>
                      <w:u w:val="single"/>
                    </w:rPr>
                  </w:rPrChange>
                </w:rPr>
                <w:delText>Nom paràmetre</w:delText>
              </w:r>
              <w:bookmarkStart w:id="4637" w:name="_Toc369171725"/>
              <w:bookmarkStart w:id="4638" w:name="_Toc369172421"/>
              <w:bookmarkStart w:id="4639" w:name="_Toc369268026"/>
              <w:bookmarkStart w:id="4640" w:name="_Toc369268348"/>
              <w:bookmarkStart w:id="4641" w:name="_Toc369275943"/>
              <w:bookmarkStart w:id="4642" w:name="_Toc369528776"/>
              <w:bookmarkStart w:id="4643" w:name="_Toc369530803"/>
              <w:bookmarkStart w:id="4644" w:name="_Toc369593001"/>
              <w:bookmarkEnd w:id="4637"/>
              <w:bookmarkEnd w:id="4638"/>
              <w:bookmarkEnd w:id="4639"/>
              <w:bookmarkEnd w:id="4640"/>
              <w:bookmarkEnd w:id="4641"/>
              <w:bookmarkEnd w:id="4642"/>
              <w:bookmarkEnd w:id="4643"/>
              <w:bookmarkEnd w:id="4644"/>
            </w:del>
          </w:p>
        </w:tc>
        <w:tc>
          <w:tcPr>
            <w:tcW w:w="5752" w:type="dxa"/>
            <w:tcPrChange w:id="4645" w:author="paulac" w:date="2013-10-10T11:23:00Z">
              <w:tcPr>
                <w:tcW w:w="5752" w:type="dxa"/>
              </w:tcPr>
            </w:tcPrChange>
          </w:tcPr>
          <w:p w:rsidR="00600BA2" w:rsidRPr="00863437" w:rsidDel="00614EB0" w:rsidRDefault="000D0864" w:rsidP="003F5EC1">
            <w:pPr>
              <w:spacing w:after="200" w:line="276" w:lineRule="auto"/>
              <w:cnfStyle w:val="100000000000"/>
              <w:rPr>
                <w:del w:id="4646" w:author="paulac" w:date="2013-10-10T11:42:00Z"/>
                <w:rPrChange w:id="4647" w:author="paulac" w:date="2013-10-14T12:34:00Z">
                  <w:rPr>
                    <w:del w:id="4648" w:author="paulac" w:date="2013-10-10T11:42:00Z"/>
                    <w:rFonts w:eastAsiaTheme="minorHAnsi"/>
                    <w:b w:val="0"/>
                    <w:bCs w:val="0"/>
                    <w:color w:val="auto"/>
                    <w:szCs w:val="22"/>
                    <w:lang w:val="ca-ES" w:eastAsia="en-US"/>
                  </w:rPr>
                </w:rPrChange>
              </w:rPr>
            </w:pPr>
            <w:del w:id="4649" w:author="paulac" w:date="2013-10-10T11:42:00Z">
              <w:r w:rsidRPr="000D0864">
                <w:rPr>
                  <w:rFonts w:eastAsiaTheme="minorHAnsi"/>
                  <w:color w:val="auto"/>
                  <w:rPrChange w:id="4650" w:author="paulac" w:date="2013-10-14T12:34:00Z">
                    <w:rPr>
                      <w:rFonts w:asciiTheme="majorHAnsi" w:eastAsiaTheme="majorEastAsia" w:hAnsiTheme="majorHAnsi" w:cstheme="majorBidi"/>
                      <w:color w:val="0000FF" w:themeColor="hyperlink"/>
                      <w:u w:val="single"/>
                    </w:rPr>
                  </w:rPrChange>
                </w:rPr>
                <w:delText>Descripció</w:delText>
              </w:r>
              <w:bookmarkStart w:id="4651" w:name="_Toc369171726"/>
              <w:bookmarkStart w:id="4652" w:name="_Toc369172422"/>
              <w:bookmarkStart w:id="4653" w:name="_Toc369268027"/>
              <w:bookmarkStart w:id="4654" w:name="_Toc369268349"/>
              <w:bookmarkStart w:id="4655" w:name="_Toc369275944"/>
              <w:bookmarkStart w:id="4656" w:name="_Toc369528777"/>
              <w:bookmarkStart w:id="4657" w:name="_Toc369530804"/>
              <w:bookmarkStart w:id="4658" w:name="_Toc369593002"/>
              <w:bookmarkEnd w:id="4651"/>
              <w:bookmarkEnd w:id="4652"/>
              <w:bookmarkEnd w:id="4653"/>
              <w:bookmarkEnd w:id="4654"/>
              <w:bookmarkEnd w:id="4655"/>
              <w:bookmarkEnd w:id="4656"/>
              <w:bookmarkEnd w:id="4657"/>
              <w:bookmarkEnd w:id="4658"/>
            </w:del>
          </w:p>
        </w:tc>
        <w:bookmarkStart w:id="4659" w:name="_Toc369171727"/>
        <w:bookmarkStart w:id="4660" w:name="_Toc369172423"/>
        <w:bookmarkStart w:id="4661" w:name="_Toc369268028"/>
        <w:bookmarkStart w:id="4662" w:name="_Toc369268350"/>
        <w:bookmarkStart w:id="4663" w:name="_Toc369275945"/>
        <w:bookmarkStart w:id="4664" w:name="_Toc369528778"/>
        <w:bookmarkStart w:id="4665" w:name="_Toc369530805"/>
        <w:bookmarkStart w:id="4666" w:name="_Toc369593003"/>
        <w:bookmarkEnd w:id="4659"/>
        <w:bookmarkEnd w:id="4660"/>
        <w:bookmarkEnd w:id="4661"/>
        <w:bookmarkEnd w:id="4662"/>
        <w:bookmarkEnd w:id="4663"/>
        <w:bookmarkEnd w:id="4664"/>
        <w:bookmarkEnd w:id="4665"/>
        <w:bookmarkEnd w:id="4666"/>
      </w:tr>
      <w:tr w:rsidR="00600BA2" w:rsidRPr="00CE5945" w:rsidDel="00614EB0" w:rsidTr="00FB7BE1">
        <w:trPr>
          <w:cnfStyle w:val="000000100000"/>
          <w:trHeight w:val="397"/>
          <w:del w:id="4667" w:author="paulac" w:date="2013-10-10T11:42:00Z"/>
          <w:trPrChange w:id="4668" w:author="paulac" w:date="2013-10-10T11:23:00Z">
            <w:trPr>
              <w:trHeight w:val="397"/>
              <w:jc w:val="center"/>
            </w:trPr>
          </w:trPrChange>
        </w:trPr>
        <w:tc>
          <w:tcPr>
            <w:cnfStyle w:val="001000000000"/>
            <w:tcW w:w="2108" w:type="dxa"/>
            <w:tcPrChange w:id="4669" w:author="paulac" w:date="2013-10-10T11:23:00Z">
              <w:tcPr>
                <w:tcW w:w="2108" w:type="dxa"/>
                <w:vAlign w:val="center"/>
              </w:tcPr>
            </w:tcPrChange>
          </w:tcPr>
          <w:p w:rsidR="00600BA2" w:rsidRPr="00863437" w:rsidDel="00614EB0" w:rsidRDefault="000D0864" w:rsidP="003F5EC1">
            <w:pPr>
              <w:spacing w:after="200" w:line="276" w:lineRule="auto"/>
              <w:jc w:val="left"/>
              <w:cnfStyle w:val="001000100000"/>
              <w:rPr>
                <w:del w:id="4670" w:author="paulac" w:date="2013-10-10T11:42:00Z"/>
                <w:b w:val="0"/>
                <w:bCs w:val="0"/>
                <w:rPrChange w:id="4671" w:author="paulac" w:date="2013-10-14T12:34:00Z">
                  <w:rPr>
                    <w:del w:id="4672" w:author="paulac" w:date="2013-10-10T11:42:00Z"/>
                    <w:rFonts w:eastAsiaTheme="minorHAnsi"/>
                    <w:b w:val="0"/>
                    <w:bCs w:val="0"/>
                    <w:szCs w:val="22"/>
                    <w:lang w:val="ca-ES" w:eastAsia="en-US"/>
                  </w:rPr>
                </w:rPrChange>
              </w:rPr>
            </w:pPr>
            <w:del w:id="4673" w:author="paulac" w:date="2013-10-10T11:42:00Z">
              <w:r w:rsidRPr="000D0864">
                <w:rPr>
                  <w:rFonts w:eastAsiaTheme="minorHAnsi"/>
                  <w:b w:val="0"/>
                  <w:bCs w:val="0"/>
                  <w:rPrChange w:id="4674" w:author="paulac" w:date="2013-10-14T12:34:00Z">
                    <w:rPr>
                      <w:rFonts w:asciiTheme="majorHAnsi" w:eastAsiaTheme="majorEastAsia" w:hAnsiTheme="majorHAnsi" w:cstheme="majorBidi"/>
                      <w:b w:val="0"/>
                      <w:bCs w:val="0"/>
                      <w:color w:val="0000FF" w:themeColor="hyperlink"/>
                      <w:u w:val="single"/>
                    </w:rPr>
                  </w:rPrChange>
                </w:rPr>
                <w:delText>titol</w:delText>
              </w:r>
              <w:bookmarkStart w:id="4675" w:name="_Toc369171728"/>
              <w:bookmarkStart w:id="4676" w:name="_Toc369172424"/>
              <w:bookmarkStart w:id="4677" w:name="_Toc369268029"/>
              <w:bookmarkStart w:id="4678" w:name="_Toc369268351"/>
              <w:bookmarkStart w:id="4679" w:name="_Toc369275946"/>
              <w:bookmarkStart w:id="4680" w:name="_Toc369528779"/>
              <w:bookmarkStart w:id="4681" w:name="_Toc369530806"/>
              <w:bookmarkStart w:id="4682" w:name="_Toc369593004"/>
              <w:bookmarkEnd w:id="4675"/>
              <w:bookmarkEnd w:id="4676"/>
              <w:bookmarkEnd w:id="4677"/>
              <w:bookmarkEnd w:id="4678"/>
              <w:bookmarkEnd w:id="4679"/>
              <w:bookmarkEnd w:id="4680"/>
              <w:bookmarkEnd w:id="4681"/>
              <w:bookmarkEnd w:id="4682"/>
            </w:del>
          </w:p>
        </w:tc>
        <w:tc>
          <w:tcPr>
            <w:tcW w:w="5752" w:type="dxa"/>
            <w:tcPrChange w:id="4683" w:author="paulac" w:date="2013-10-10T11:23:00Z">
              <w:tcPr>
                <w:tcW w:w="5752" w:type="dxa"/>
                <w:vAlign w:val="center"/>
              </w:tcPr>
            </w:tcPrChange>
          </w:tcPr>
          <w:p w:rsidR="00600BA2" w:rsidRPr="00863437" w:rsidDel="00614EB0" w:rsidRDefault="000D0864" w:rsidP="003F5EC1">
            <w:pPr>
              <w:spacing w:after="200" w:line="276" w:lineRule="auto"/>
              <w:jc w:val="left"/>
              <w:cnfStyle w:val="000000100000"/>
              <w:rPr>
                <w:del w:id="4684" w:author="paulac" w:date="2013-10-10T11:42:00Z"/>
                <w:rPrChange w:id="4685" w:author="paulac" w:date="2013-10-14T12:34:00Z">
                  <w:rPr>
                    <w:del w:id="4686" w:author="paulac" w:date="2013-10-10T11:42:00Z"/>
                    <w:rFonts w:eastAsiaTheme="minorHAnsi"/>
                    <w:szCs w:val="22"/>
                    <w:lang w:val="ca-ES" w:eastAsia="en-US"/>
                  </w:rPr>
                </w:rPrChange>
              </w:rPr>
            </w:pPr>
            <w:del w:id="4687" w:author="paulac" w:date="2013-10-10T11:42:00Z">
              <w:r w:rsidRPr="000D0864">
                <w:rPr>
                  <w:rFonts w:eastAsiaTheme="minorHAnsi"/>
                  <w:rPrChange w:id="4688" w:author="paulac" w:date="2013-10-14T12:34:00Z">
                    <w:rPr>
                      <w:rFonts w:asciiTheme="majorHAnsi" w:eastAsiaTheme="majorEastAsia" w:hAnsiTheme="majorHAnsi" w:cstheme="majorBidi"/>
                      <w:b/>
                      <w:bCs/>
                      <w:color w:val="0000FF" w:themeColor="hyperlink"/>
                      <w:u w:val="single"/>
                    </w:rPr>
                  </w:rPrChange>
                </w:rPr>
                <w:delText>Títol de l’expedient</w:delText>
              </w:r>
              <w:bookmarkStart w:id="4689" w:name="_Toc369171729"/>
              <w:bookmarkStart w:id="4690" w:name="_Toc369172425"/>
              <w:bookmarkStart w:id="4691" w:name="_Toc369268030"/>
              <w:bookmarkStart w:id="4692" w:name="_Toc369268352"/>
              <w:bookmarkStart w:id="4693" w:name="_Toc369275947"/>
              <w:bookmarkStart w:id="4694" w:name="_Toc369528780"/>
              <w:bookmarkStart w:id="4695" w:name="_Toc369530807"/>
              <w:bookmarkStart w:id="4696" w:name="_Toc369593005"/>
              <w:bookmarkEnd w:id="4689"/>
              <w:bookmarkEnd w:id="4690"/>
              <w:bookmarkEnd w:id="4691"/>
              <w:bookmarkEnd w:id="4692"/>
              <w:bookmarkEnd w:id="4693"/>
              <w:bookmarkEnd w:id="4694"/>
              <w:bookmarkEnd w:id="4695"/>
              <w:bookmarkEnd w:id="4696"/>
            </w:del>
          </w:p>
        </w:tc>
        <w:bookmarkStart w:id="4697" w:name="_Toc369171730"/>
        <w:bookmarkStart w:id="4698" w:name="_Toc369172426"/>
        <w:bookmarkStart w:id="4699" w:name="_Toc369268031"/>
        <w:bookmarkStart w:id="4700" w:name="_Toc369268353"/>
        <w:bookmarkStart w:id="4701" w:name="_Toc369275948"/>
        <w:bookmarkStart w:id="4702" w:name="_Toc369528781"/>
        <w:bookmarkStart w:id="4703" w:name="_Toc369530808"/>
        <w:bookmarkStart w:id="4704" w:name="_Toc369593006"/>
        <w:bookmarkEnd w:id="4697"/>
        <w:bookmarkEnd w:id="4698"/>
        <w:bookmarkEnd w:id="4699"/>
        <w:bookmarkEnd w:id="4700"/>
        <w:bookmarkEnd w:id="4701"/>
        <w:bookmarkEnd w:id="4702"/>
        <w:bookmarkEnd w:id="4703"/>
        <w:bookmarkEnd w:id="4704"/>
      </w:tr>
      <w:tr w:rsidR="00600BA2" w:rsidRPr="00CE5945" w:rsidDel="00614EB0" w:rsidTr="00FB7BE1">
        <w:trPr>
          <w:trHeight w:val="397"/>
          <w:del w:id="4705" w:author="paulac" w:date="2013-10-10T11:42:00Z"/>
          <w:trPrChange w:id="4706" w:author="paulac" w:date="2013-10-10T11:23:00Z">
            <w:trPr>
              <w:trHeight w:val="397"/>
              <w:jc w:val="center"/>
            </w:trPr>
          </w:trPrChange>
        </w:trPr>
        <w:tc>
          <w:tcPr>
            <w:cnfStyle w:val="001000000000"/>
            <w:tcW w:w="2108" w:type="dxa"/>
            <w:tcPrChange w:id="4707" w:author="paulac" w:date="2013-10-10T11:23:00Z">
              <w:tcPr>
                <w:tcW w:w="2108" w:type="dxa"/>
                <w:vAlign w:val="center"/>
              </w:tcPr>
            </w:tcPrChange>
          </w:tcPr>
          <w:p w:rsidR="00600BA2" w:rsidRPr="00863437" w:rsidDel="00614EB0" w:rsidRDefault="000D0864" w:rsidP="003F5EC1">
            <w:pPr>
              <w:spacing w:after="200" w:line="276" w:lineRule="auto"/>
              <w:jc w:val="left"/>
              <w:rPr>
                <w:del w:id="4708" w:author="paulac" w:date="2013-10-10T11:42:00Z"/>
                <w:b w:val="0"/>
                <w:bCs w:val="0"/>
                <w:rPrChange w:id="4709" w:author="paulac" w:date="2013-10-14T12:34:00Z">
                  <w:rPr>
                    <w:del w:id="4710" w:author="paulac" w:date="2013-10-10T11:42:00Z"/>
                    <w:rFonts w:eastAsiaTheme="minorHAnsi"/>
                    <w:b w:val="0"/>
                    <w:bCs w:val="0"/>
                    <w:szCs w:val="22"/>
                    <w:lang w:val="ca-ES" w:eastAsia="en-US"/>
                  </w:rPr>
                </w:rPrChange>
              </w:rPr>
            </w:pPr>
            <w:del w:id="4711" w:author="paulac" w:date="2013-10-10T11:42:00Z">
              <w:r w:rsidRPr="000D0864">
                <w:rPr>
                  <w:rFonts w:eastAsiaTheme="minorHAnsi"/>
                  <w:b w:val="0"/>
                  <w:bCs w:val="0"/>
                  <w:rPrChange w:id="4712" w:author="paulac" w:date="2013-10-14T12:34:00Z">
                    <w:rPr>
                      <w:rFonts w:asciiTheme="majorHAnsi" w:eastAsiaTheme="majorEastAsia" w:hAnsiTheme="majorHAnsi" w:cstheme="majorBidi"/>
                      <w:b w:val="0"/>
                      <w:bCs w:val="0"/>
                      <w:color w:val="0000FF" w:themeColor="hyperlink"/>
                      <w:u w:val="single"/>
                    </w:rPr>
                  </w:rPrChange>
                </w:rPr>
                <w:delText>varTitol</w:delText>
              </w:r>
              <w:bookmarkStart w:id="4713" w:name="_Toc369171731"/>
              <w:bookmarkStart w:id="4714" w:name="_Toc369172427"/>
              <w:bookmarkStart w:id="4715" w:name="_Toc369268032"/>
              <w:bookmarkStart w:id="4716" w:name="_Toc369268354"/>
              <w:bookmarkStart w:id="4717" w:name="_Toc369275949"/>
              <w:bookmarkStart w:id="4718" w:name="_Toc369528782"/>
              <w:bookmarkStart w:id="4719" w:name="_Toc369530809"/>
              <w:bookmarkStart w:id="4720" w:name="_Toc369593007"/>
              <w:bookmarkEnd w:id="4713"/>
              <w:bookmarkEnd w:id="4714"/>
              <w:bookmarkEnd w:id="4715"/>
              <w:bookmarkEnd w:id="4716"/>
              <w:bookmarkEnd w:id="4717"/>
              <w:bookmarkEnd w:id="4718"/>
              <w:bookmarkEnd w:id="4719"/>
              <w:bookmarkEnd w:id="4720"/>
            </w:del>
          </w:p>
        </w:tc>
        <w:tc>
          <w:tcPr>
            <w:tcW w:w="5752" w:type="dxa"/>
            <w:tcPrChange w:id="4721" w:author="paulac" w:date="2013-10-10T11:23:00Z">
              <w:tcPr>
                <w:tcW w:w="5752" w:type="dxa"/>
                <w:vAlign w:val="center"/>
              </w:tcPr>
            </w:tcPrChange>
          </w:tcPr>
          <w:p w:rsidR="00600BA2" w:rsidRPr="00863437" w:rsidDel="00614EB0" w:rsidRDefault="000D0864" w:rsidP="003F5EC1">
            <w:pPr>
              <w:spacing w:after="200" w:line="276" w:lineRule="auto"/>
              <w:jc w:val="left"/>
              <w:cnfStyle w:val="000000000000"/>
              <w:rPr>
                <w:del w:id="4722" w:author="paulac" w:date="2013-10-10T11:42:00Z"/>
                <w:rPrChange w:id="4723" w:author="paulac" w:date="2013-10-14T12:34:00Z">
                  <w:rPr>
                    <w:del w:id="4724" w:author="paulac" w:date="2013-10-10T11:42:00Z"/>
                    <w:rFonts w:eastAsiaTheme="minorHAnsi"/>
                    <w:szCs w:val="22"/>
                    <w:lang w:val="ca-ES" w:eastAsia="en-US"/>
                  </w:rPr>
                </w:rPrChange>
              </w:rPr>
            </w:pPr>
            <w:del w:id="4725" w:author="paulac" w:date="2013-10-10T11:42:00Z">
              <w:r w:rsidRPr="000D0864">
                <w:rPr>
                  <w:rFonts w:eastAsiaTheme="minorHAnsi"/>
                  <w:rPrChange w:id="4726" w:author="paulac" w:date="2013-10-14T12:34:00Z">
                    <w:rPr>
                      <w:rFonts w:asciiTheme="majorHAnsi" w:eastAsiaTheme="majorEastAsia" w:hAnsiTheme="majorHAnsi" w:cstheme="majorBidi"/>
                      <w:b/>
                      <w:bCs/>
                      <w:color w:val="0000FF" w:themeColor="hyperlink"/>
                      <w:u w:val="single"/>
                    </w:rPr>
                  </w:rPrChange>
                </w:rPr>
                <w:delText>Variable que conté el títol de l’expedient</w:delText>
              </w:r>
              <w:bookmarkStart w:id="4727" w:name="_Toc369171732"/>
              <w:bookmarkStart w:id="4728" w:name="_Toc369172428"/>
              <w:bookmarkStart w:id="4729" w:name="_Toc369268033"/>
              <w:bookmarkStart w:id="4730" w:name="_Toc369268355"/>
              <w:bookmarkStart w:id="4731" w:name="_Toc369275950"/>
              <w:bookmarkStart w:id="4732" w:name="_Toc369528783"/>
              <w:bookmarkStart w:id="4733" w:name="_Toc369530810"/>
              <w:bookmarkStart w:id="4734" w:name="_Toc369593008"/>
              <w:bookmarkEnd w:id="4727"/>
              <w:bookmarkEnd w:id="4728"/>
              <w:bookmarkEnd w:id="4729"/>
              <w:bookmarkEnd w:id="4730"/>
              <w:bookmarkEnd w:id="4731"/>
              <w:bookmarkEnd w:id="4732"/>
              <w:bookmarkEnd w:id="4733"/>
              <w:bookmarkEnd w:id="4734"/>
            </w:del>
          </w:p>
        </w:tc>
        <w:bookmarkStart w:id="4735" w:name="_Toc369171733"/>
        <w:bookmarkStart w:id="4736" w:name="_Toc369172429"/>
        <w:bookmarkStart w:id="4737" w:name="_Toc369268034"/>
        <w:bookmarkStart w:id="4738" w:name="_Toc369268356"/>
        <w:bookmarkStart w:id="4739" w:name="_Toc369275951"/>
        <w:bookmarkStart w:id="4740" w:name="_Toc369528784"/>
        <w:bookmarkStart w:id="4741" w:name="_Toc369530811"/>
        <w:bookmarkStart w:id="4742" w:name="_Toc369593009"/>
        <w:bookmarkEnd w:id="4735"/>
        <w:bookmarkEnd w:id="4736"/>
        <w:bookmarkEnd w:id="4737"/>
        <w:bookmarkEnd w:id="4738"/>
        <w:bookmarkEnd w:id="4739"/>
        <w:bookmarkEnd w:id="4740"/>
        <w:bookmarkEnd w:id="4741"/>
        <w:bookmarkEnd w:id="4742"/>
      </w:tr>
    </w:tbl>
    <w:p w:rsidR="00E23787" w:rsidRDefault="00E23787" w:rsidP="00181592">
      <w:pPr>
        <w:pStyle w:val="Ttol3"/>
        <w:spacing w:before="240" w:after="120"/>
        <w:rPr>
          <w:ins w:id="4743" w:author="paulac" w:date="2013-10-09T17:56:00Z"/>
        </w:rPr>
      </w:pPr>
      <w:bookmarkStart w:id="4744" w:name="_Toc369593010"/>
      <w:ins w:id="4745" w:author="paulac" w:date="2013-10-09T17:56:00Z">
        <w:r>
          <w:t>Registre</w:t>
        </w:r>
        <w:bookmarkEnd w:id="4744"/>
        <w:r>
          <w:t xml:space="preserve"> </w:t>
        </w:r>
      </w:ins>
    </w:p>
    <w:p w:rsidR="00E21426" w:rsidRDefault="00EF6EDE">
      <w:pPr>
        <w:pStyle w:val="Ttol4"/>
        <w:pPrChange w:id="4746" w:author="paulac" w:date="2013-10-09T17:57:00Z">
          <w:pPr>
            <w:pStyle w:val="Ttol3"/>
            <w:spacing w:before="240" w:after="120"/>
          </w:pPr>
        </w:pPrChange>
      </w:pPr>
      <w:bookmarkStart w:id="4747" w:name="_Toc369593011"/>
      <w:r>
        <w:t>Registrar entrada de document</w:t>
      </w:r>
      <w:bookmarkEnd w:id="4747"/>
    </w:p>
    <w:p w:rsidR="00181592" w:rsidRPr="002D778A" w:rsidRDefault="00181592" w:rsidP="00181592">
      <w:pPr>
        <w:spacing w:after="120"/>
      </w:pPr>
      <w:r>
        <w:t xml:space="preserve">Aquest handler ens permet </w:t>
      </w:r>
      <w:r w:rsidR="00EF6EDE">
        <w:t>registrar l’entrada d’un document</w:t>
      </w:r>
      <w:r>
        <w:t>.</w:t>
      </w:r>
    </w:p>
    <w:p w:rsidR="00181592" w:rsidRDefault="00181592" w:rsidP="00181592">
      <w:pPr>
        <w:pStyle w:val="Pargrafdellista"/>
        <w:numPr>
          <w:ilvl w:val="0"/>
          <w:numId w:val="8"/>
        </w:numPr>
      </w:pPr>
      <w:r>
        <w:t xml:space="preserve">Classe: </w:t>
      </w:r>
      <w:r w:rsidRPr="002D778A">
        <w:t>net.conselldemallorca.helium.jbpm3.handlers</w:t>
      </w:r>
      <w:r>
        <w:t>.</w:t>
      </w:r>
      <w:r w:rsidR="00EF6EDE">
        <w:t>RegistreEntrada</w:t>
      </w:r>
      <w:r>
        <w:t>Handler</w:t>
      </w:r>
    </w:p>
    <w:p w:rsidR="00181592" w:rsidRDefault="00181592" w:rsidP="00181592">
      <w:pPr>
        <w:pStyle w:val="Pargrafdellista"/>
        <w:numPr>
          <w:ilvl w:val="0"/>
          <w:numId w:val="8"/>
        </w:numPr>
      </w:pPr>
      <w:r>
        <w:t>Paràmetres:</w:t>
      </w:r>
    </w:p>
    <w:tbl>
      <w:tblPr>
        <w:tblStyle w:val="LIMIT"/>
        <w:tblW w:w="7860" w:type="dxa"/>
        <w:tblLayout w:type="fixed"/>
        <w:tblLook w:val="04A0"/>
        <w:tblPrChange w:id="4748" w:author="paulac" w:date="2013-10-10T11:23:00Z">
          <w:tblPr>
            <w:tblW w:w="7860" w:type="dxa"/>
            <w:jc w:val="center"/>
            <w:tblInd w:w="-157"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Layout w:type="fixed"/>
            <w:tblLook w:val="04A0"/>
          </w:tblPr>
        </w:tblPrChange>
      </w:tblPr>
      <w:tblGrid>
        <w:gridCol w:w="3080"/>
        <w:gridCol w:w="4780"/>
        <w:tblGridChange w:id="4749">
          <w:tblGrid>
            <w:gridCol w:w="628"/>
            <w:gridCol w:w="2452"/>
            <w:gridCol w:w="628"/>
            <w:gridCol w:w="4152"/>
            <w:gridCol w:w="628"/>
          </w:tblGrid>
        </w:tblGridChange>
      </w:tblGrid>
      <w:tr w:rsidR="00181592" w:rsidRPr="00332B27" w:rsidTr="00FB7BE1">
        <w:trPr>
          <w:cnfStyle w:val="100000000000"/>
          <w:trHeight w:val="340"/>
          <w:trPrChange w:id="4750" w:author="paulac" w:date="2013-10-10T11:23:00Z">
            <w:trPr>
              <w:gridAfter w:val="0"/>
              <w:trHeight w:val="340"/>
              <w:jc w:val="center"/>
            </w:trPr>
          </w:trPrChange>
        </w:trPr>
        <w:tc>
          <w:tcPr>
            <w:cnfStyle w:val="001000000000"/>
            <w:tcW w:w="3080" w:type="dxa"/>
            <w:tcPrChange w:id="4751" w:author="paulac" w:date="2013-10-10T11:23:00Z">
              <w:tcPr>
                <w:tcW w:w="3080" w:type="dxa"/>
                <w:gridSpan w:val="2"/>
              </w:tcPr>
            </w:tcPrChange>
          </w:tcPr>
          <w:p w:rsidR="00181592" w:rsidRPr="00332B27" w:rsidRDefault="00181592" w:rsidP="003F5EC1">
            <w:pPr>
              <w:cnfStyle w:val="101000000000"/>
            </w:pPr>
            <w:r w:rsidRPr="00332B27">
              <w:t>Nom paràmetre</w:t>
            </w:r>
          </w:p>
        </w:tc>
        <w:tc>
          <w:tcPr>
            <w:tcW w:w="4780" w:type="dxa"/>
            <w:tcPrChange w:id="4752" w:author="paulac" w:date="2013-10-10T11:23:00Z">
              <w:tcPr>
                <w:tcW w:w="4780" w:type="dxa"/>
                <w:gridSpan w:val="2"/>
              </w:tcPr>
            </w:tcPrChange>
          </w:tcPr>
          <w:p w:rsidR="00181592" w:rsidRPr="00332B27" w:rsidRDefault="00181592" w:rsidP="003F5EC1">
            <w:pPr>
              <w:cnfStyle w:val="100000000000"/>
            </w:pPr>
            <w:r w:rsidRPr="00332B27">
              <w:t>Descripció</w:t>
            </w:r>
          </w:p>
        </w:tc>
      </w:tr>
      <w:tr w:rsidR="00486E4E" w:rsidRPr="00CE5945" w:rsidDel="008072B0" w:rsidTr="00FB7BE1">
        <w:trPr>
          <w:cnfStyle w:val="000000100000"/>
          <w:trHeight w:val="397"/>
          <w:del w:id="4753" w:author="paulac" w:date="2013-10-08T13:35:00Z"/>
          <w:trPrChange w:id="4754" w:author="paulac" w:date="2013-10-10T11:23:00Z">
            <w:trPr>
              <w:gridAfter w:val="0"/>
              <w:trHeight w:val="397"/>
              <w:jc w:val="center"/>
            </w:trPr>
          </w:trPrChange>
        </w:trPr>
        <w:tc>
          <w:tcPr>
            <w:cnfStyle w:val="001000000000"/>
            <w:tcW w:w="3080" w:type="dxa"/>
            <w:tcPrChange w:id="4755" w:author="paulac" w:date="2013-10-10T11:23:00Z">
              <w:tcPr>
                <w:tcW w:w="3080" w:type="dxa"/>
                <w:gridSpan w:val="2"/>
                <w:vAlign w:val="center"/>
              </w:tcPr>
            </w:tcPrChange>
          </w:tcPr>
          <w:p w:rsidR="00486E4E" w:rsidRPr="00CE5945" w:rsidDel="008072B0" w:rsidRDefault="00486E4E" w:rsidP="005F31C6">
            <w:pPr>
              <w:jc w:val="left"/>
              <w:cnfStyle w:val="001000100000"/>
              <w:rPr>
                <w:del w:id="4756" w:author="paulac" w:date="2013-10-08T13:35:00Z"/>
                <w:b w:val="0"/>
                <w:bCs w:val="0"/>
              </w:rPr>
            </w:pPr>
            <w:del w:id="4757" w:author="paulac" w:date="2013-10-08T13:35:00Z">
              <w:r w:rsidDel="008072B0">
                <w:rPr>
                  <w:b w:val="0"/>
                  <w:bCs w:val="0"/>
                </w:rPr>
                <w:delText>data</w:delText>
              </w:r>
            </w:del>
          </w:p>
        </w:tc>
        <w:tc>
          <w:tcPr>
            <w:tcW w:w="4780" w:type="dxa"/>
            <w:tcPrChange w:id="4758" w:author="paulac" w:date="2013-10-10T11:23:00Z">
              <w:tcPr>
                <w:tcW w:w="4780" w:type="dxa"/>
                <w:gridSpan w:val="2"/>
                <w:vAlign w:val="center"/>
              </w:tcPr>
            </w:tcPrChange>
          </w:tcPr>
          <w:p w:rsidR="00486E4E" w:rsidRPr="00CE5945" w:rsidDel="008072B0" w:rsidRDefault="00486E4E" w:rsidP="005F31C6">
            <w:pPr>
              <w:jc w:val="left"/>
              <w:cnfStyle w:val="000000100000"/>
              <w:rPr>
                <w:del w:id="4759" w:author="paulac" w:date="2013-10-08T13:35:00Z"/>
              </w:rPr>
            </w:pPr>
            <w:del w:id="4760" w:author="paulac" w:date="2013-10-08T13:35:00Z">
              <w:r w:rsidDel="008072B0">
                <w:delText>Data de l’entrada</w:delText>
              </w:r>
            </w:del>
          </w:p>
        </w:tc>
      </w:tr>
      <w:tr w:rsidR="00486E4E" w:rsidRPr="00CE5945" w:rsidDel="008072B0" w:rsidTr="00FB7BE1">
        <w:trPr>
          <w:trHeight w:val="397"/>
          <w:del w:id="4761" w:author="paulac" w:date="2013-10-08T13:35:00Z"/>
          <w:trPrChange w:id="4762" w:author="paulac" w:date="2013-10-10T11:23:00Z">
            <w:trPr>
              <w:gridAfter w:val="0"/>
              <w:trHeight w:val="397"/>
              <w:jc w:val="center"/>
            </w:trPr>
          </w:trPrChange>
        </w:trPr>
        <w:tc>
          <w:tcPr>
            <w:cnfStyle w:val="001000000000"/>
            <w:tcW w:w="3080" w:type="dxa"/>
            <w:tcPrChange w:id="4763" w:author="paulac" w:date="2013-10-10T11:23:00Z">
              <w:tcPr>
                <w:tcW w:w="3080" w:type="dxa"/>
                <w:gridSpan w:val="2"/>
                <w:vAlign w:val="center"/>
              </w:tcPr>
            </w:tcPrChange>
          </w:tcPr>
          <w:p w:rsidR="00486E4E" w:rsidRPr="00CE5945" w:rsidDel="008072B0" w:rsidRDefault="00486E4E" w:rsidP="00486E4E">
            <w:pPr>
              <w:jc w:val="left"/>
              <w:rPr>
                <w:del w:id="4764" w:author="paulac" w:date="2013-10-08T13:35:00Z"/>
                <w:b w:val="0"/>
                <w:bCs w:val="0"/>
              </w:rPr>
            </w:pPr>
            <w:del w:id="4765" w:author="paulac" w:date="2013-10-08T13:35:00Z">
              <w:r w:rsidRPr="00CE5945" w:rsidDel="008072B0">
                <w:rPr>
                  <w:b w:val="0"/>
                  <w:bCs w:val="0"/>
                </w:rPr>
                <w:delText>var</w:delText>
              </w:r>
              <w:r w:rsidDel="008072B0">
                <w:rPr>
                  <w:b w:val="0"/>
                  <w:bCs w:val="0"/>
                </w:rPr>
                <w:delText>Data</w:delText>
              </w:r>
            </w:del>
          </w:p>
        </w:tc>
        <w:tc>
          <w:tcPr>
            <w:tcW w:w="4780" w:type="dxa"/>
            <w:tcPrChange w:id="4766" w:author="paulac" w:date="2013-10-10T11:23:00Z">
              <w:tcPr>
                <w:tcW w:w="4780" w:type="dxa"/>
                <w:gridSpan w:val="2"/>
                <w:vAlign w:val="center"/>
              </w:tcPr>
            </w:tcPrChange>
          </w:tcPr>
          <w:p w:rsidR="00486E4E" w:rsidRPr="00CE5945" w:rsidDel="008072B0" w:rsidRDefault="00486E4E" w:rsidP="00486E4E">
            <w:pPr>
              <w:jc w:val="left"/>
              <w:cnfStyle w:val="000000000000"/>
              <w:rPr>
                <w:del w:id="4767" w:author="paulac" w:date="2013-10-08T13:35:00Z"/>
              </w:rPr>
            </w:pPr>
            <w:del w:id="4768" w:author="paulac" w:date="2013-10-08T13:35:00Z">
              <w:r w:rsidRPr="00CE5945" w:rsidDel="008072B0">
                <w:delText xml:space="preserve">Variable que conté </w:delText>
              </w:r>
              <w:r w:rsidDel="008072B0">
                <w:delText>la data de l’entrada</w:delText>
              </w:r>
            </w:del>
          </w:p>
        </w:tc>
      </w:tr>
      <w:tr w:rsidR="00486E4E" w:rsidRPr="00CE5945" w:rsidDel="008072B0" w:rsidTr="00FB7BE1">
        <w:trPr>
          <w:cnfStyle w:val="000000100000"/>
          <w:trHeight w:val="397"/>
          <w:del w:id="4769" w:author="paulac" w:date="2013-10-08T13:35:00Z"/>
          <w:trPrChange w:id="4770" w:author="paulac" w:date="2013-10-10T11:23:00Z">
            <w:trPr>
              <w:gridAfter w:val="0"/>
              <w:trHeight w:val="397"/>
              <w:jc w:val="center"/>
            </w:trPr>
          </w:trPrChange>
        </w:trPr>
        <w:tc>
          <w:tcPr>
            <w:cnfStyle w:val="001000000000"/>
            <w:tcW w:w="3080" w:type="dxa"/>
            <w:tcPrChange w:id="4771" w:author="paulac" w:date="2013-10-10T11:23:00Z">
              <w:tcPr>
                <w:tcW w:w="3080" w:type="dxa"/>
                <w:gridSpan w:val="2"/>
                <w:vAlign w:val="center"/>
              </w:tcPr>
            </w:tcPrChange>
          </w:tcPr>
          <w:p w:rsidR="00486E4E" w:rsidRPr="00CE5945" w:rsidDel="008072B0" w:rsidRDefault="00486E4E" w:rsidP="005F31C6">
            <w:pPr>
              <w:jc w:val="left"/>
              <w:cnfStyle w:val="001000100000"/>
              <w:rPr>
                <w:del w:id="4772" w:author="paulac" w:date="2013-10-08T13:35:00Z"/>
                <w:b w:val="0"/>
                <w:bCs w:val="0"/>
              </w:rPr>
            </w:pPr>
            <w:del w:id="4773" w:author="paulac" w:date="2013-10-08T13:35:00Z">
              <w:r w:rsidDel="008072B0">
                <w:rPr>
                  <w:b w:val="0"/>
                  <w:bCs w:val="0"/>
                </w:rPr>
                <w:delText>hora</w:delText>
              </w:r>
            </w:del>
          </w:p>
        </w:tc>
        <w:tc>
          <w:tcPr>
            <w:tcW w:w="4780" w:type="dxa"/>
            <w:tcPrChange w:id="4774" w:author="paulac" w:date="2013-10-10T11:23:00Z">
              <w:tcPr>
                <w:tcW w:w="4780" w:type="dxa"/>
                <w:gridSpan w:val="2"/>
                <w:vAlign w:val="center"/>
              </w:tcPr>
            </w:tcPrChange>
          </w:tcPr>
          <w:p w:rsidR="00486E4E" w:rsidRPr="00CE5945" w:rsidDel="008072B0" w:rsidRDefault="00486E4E" w:rsidP="005F31C6">
            <w:pPr>
              <w:jc w:val="left"/>
              <w:cnfStyle w:val="000000100000"/>
              <w:rPr>
                <w:del w:id="4775" w:author="paulac" w:date="2013-10-08T13:35:00Z"/>
              </w:rPr>
            </w:pPr>
            <w:del w:id="4776" w:author="paulac" w:date="2013-10-08T13:35:00Z">
              <w:r w:rsidDel="008072B0">
                <w:delText>Hora de l’entrada</w:delText>
              </w:r>
            </w:del>
          </w:p>
        </w:tc>
      </w:tr>
      <w:tr w:rsidR="00486E4E" w:rsidRPr="00CE5945" w:rsidDel="008072B0" w:rsidTr="00FB7BE1">
        <w:trPr>
          <w:trHeight w:val="397"/>
          <w:del w:id="4777" w:author="paulac" w:date="2013-10-08T13:35:00Z"/>
          <w:trPrChange w:id="4778" w:author="paulac" w:date="2013-10-10T11:23:00Z">
            <w:trPr>
              <w:gridAfter w:val="0"/>
              <w:trHeight w:val="397"/>
              <w:jc w:val="center"/>
            </w:trPr>
          </w:trPrChange>
        </w:trPr>
        <w:tc>
          <w:tcPr>
            <w:cnfStyle w:val="001000000000"/>
            <w:tcW w:w="3080" w:type="dxa"/>
            <w:tcPrChange w:id="4779" w:author="paulac" w:date="2013-10-10T11:23:00Z">
              <w:tcPr>
                <w:tcW w:w="3080" w:type="dxa"/>
                <w:gridSpan w:val="2"/>
                <w:vAlign w:val="center"/>
              </w:tcPr>
            </w:tcPrChange>
          </w:tcPr>
          <w:p w:rsidR="00486E4E" w:rsidRPr="00CE5945" w:rsidDel="008072B0" w:rsidRDefault="00486E4E" w:rsidP="00486E4E">
            <w:pPr>
              <w:jc w:val="left"/>
              <w:rPr>
                <w:del w:id="4780" w:author="paulac" w:date="2013-10-08T13:35:00Z"/>
                <w:b w:val="0"/>
                <w:bCs w:val="0"/>
              </w:rPr>
            </w:pPr>
            <w:del w:id="4781" w:author="paulac" w:date="2013-10-08T13:35:00Z">
              <w:r w:rsidRPr="00CE5945" w:rsidDel="008072B0">
                <w:rPr>
                  <w:b w:val="0"/>
                  <w:bCs w:val="0"/>
                </w:rPr>
                <w:delText>var</w:delText>
              </w:r>
              <w:r w:rsidDel="008072B0">
                <w:rPr>
                  <w:b w:val="0"/>
                  <w:bCs w:val="0"/>
                </w:rPr>
                <w:delText>Hora</w:delText>
              </w:r>
            </w:del>
          </w:p>
        </w:tc>
        <w:tc>
          <w:tcPr>
            <w:tcW w:w="4780" w:type="dxa"/>
            <w:tcPrChange w:id="4782" w:author="paulac" w:date="2013-10-10T11:23:00Z">
              <w:tcPr>
                <w:tcW w:w="4780" w:type="dxa"/>
                <w:gridSpan w:val="2"/>
                <w:vAlign w:val="center"/>
              </w:tcPr>
            </w:tcPrChange>
          </w:tcPr>
          <w:p w:rsidR="00486E4E" w:rsidRPr="00CE5945" w:rsidDel="008072B0" w:rsidRDefault="00486E4E" w:rsidP="00486E4E">
            <w:pPr>
              <w:jc w:val="left"/>
              <w:cnfStyle w:val="000000000000"/>
              <w:rPr>
                <w:del w:id="4783" w:author="paulac" w:date="2013-10-08T13:35:00Z"/>
              </w:rPr>
            </w:pPr>
            <w:del w:id="4784" w:author="paulac" w:date="2013-10-08T13:35:00Z">
              <w:r w:rsidRPr="00CE5945" w:rsidDel="008072B0">
                <w:delText xml:space="preserve">Variable que conté </w:delText>
              </w:r>
              <w:r w:rsidDel="008072B0">
                <w:delText>l’hora de l’entrada</w:delText>
              </w:r>
            </w:del>
          </w:p>
        </w:tc>
      </w:tr>
      <w:tr w:rsidR="00486E4E" w:rsidRPr="00CE5945" w:rsidTr="00FB7BE1">
        <w:trPr>
          <w:cnfStyle w:val="000000100000"/>
          <w:trHeight w:val="397"/>
          <w:trPrChange w:id="4785" w:author="paulac" w:date="2013-10-10T11:23:00Z">
            <w:trPr>
              <w:gridAfter w:val="0"/>
              <w:trHeight w:val="397"/>
              <w:jc w:val="center"/>
            </w:trPr>
          </w:trPrChange>
        </w:trPr>
        <w:tc>
          <w:tcPr>
            <w:cnfStyle w:val="001000000000"/>
            <w:tcW w:w="3080" w:type="dxa"/>
            <w:tcPrChange w:id="4786" w:author="paulac" w:date="2013-10-10T11:23:00Z">
              <w:tcPr>
                <w:tcW w:w="3080" w:type="dxa"/>
                <w:gridSpan w:val="2"/>
                <w:vAlign w:val="center"/>
              </w:tcPr>
            </w:tcPrChange>
          </w:tcPr>
          <w:p w:rsidR="00486E4E" w:rsidRPr="00E21426" w:rsidRDefault="000D0864" w:rsidP="00E21426">
            <w:pPr>
              <w:jc w:val="left"/>
              <w:cnfStyle w:val="001000100000"/>
              <w:rPr>
                <w:b w:val="0"/>
                <w:bCs w:val="0"/>
                <w:rPrChange w:id="4787" w:author="paulac" w:date="2013-10-15T09:26:00Z">
                  <w:rPr>
                    <w:rFonts w:eastAsiaTheme="minorHAnsi"/>
                    <w:b w:val="0"/>
                    <w:bCs w:val="0"/>
                    <w:szCs w:val="22"/>
                    <w:lang w:val="ca-ES" w:eastAsia="en-US"/>
                  </w:rPr>
                </w:rPrChange>
              </w:rPr>
              <w:pPrChange w:id="4788" w:author="paulac" w:date="2013-10-15T09:26:00Z">
                <w:pPr>
                  <w:spacing w:after="200" w:line="276" w:lineRule="auto"/>
                  <w:jc w:val="left"/>
                  <w:cnfStyle w:val="001000100000"/>
                </w:pPr>
              </w:pPrChange>
            </w:pPr>
            <w:r w:rsidRPr="00E21426">
              <w:rPr>
                <w:rPrChange w:id="4789" w:author="paulac" w:date="2013-10-15T09:26:00Z">
                  <w:rPr>
                    <w:rFonts w:asciiTheme="majorHAnsi" w:eastAsiaTheme="majorEastAsia" w:hAnsiTheme="majorHAnsi" w:cstheme="majorBidi"/>
                    <w:color w:val="0000FF" w:themeColor="hyperlink"/>
                    <w:u w:val="single"/>
                  </w:rPr>
                </w:rPrChange>
              </w:rPr>
              <w:t>oficina</w:t>
            </w:r>
          </w:p>
        </w:tc>
        <w:tc>
          <w:tcPr>
            <w:tcW w:w="4780" w:type="dxa"/>
            <w:tcPrChange w:id="4790" w:author="paulac" w:date="2013-10-10T11:23:00Z">
              <w:tcPr>
                <w:tcW w:w="4780" w:type="dxa"/>
                <w:gridSpan w:val="2"/>
                <w:vAlign w:val="center"/>
              </w:tcPr>
            </w:tcPrChange>
          </w:tcPr>
          <w:p w:rsidR="00486E4E" w:rsidRPr="00CE5945" w:rsidRDefault="00486E4E" w:rsidP="005F31C6">
            <w:pPr>
              <w:jc w:val="left"/>
              <w:cnfStyle w:val="000000100000"/>
            </w:pPr>
            <w:r>
              <w:t>Oficina de registre</w:t>
            </w:r>
          </w:p>
        </w:tc>
      </w:tr>
      <w:tr w:rsidR="00486E4E" w:rsidRPr="00CE5945" w:rsidTr="00FB7BE1">
        <w:trPr>
          <w:trHeight w:val="397"/>
          <w:trPrChange w:id="4791" w:author="paulac" w:date="2013-10-10T11:23:00Z">
            <w:trPr>
              <w:gridAfter w:val="0"/>
              <w:trHeight w:val="397"/>
              <w:jc w:val="center"/>
            </w:trPr>
          </w:trPrChange>
        </w:trPr>
        <w:tc>
          <w:tcPr>
            <w:cnfStyle w:val="001000000000"/>
            <w:tcW w:w="3080" w:type="dxa"/>
            <w:tcPrChange w:id="4792" w:author="paulac" w:date="2013-10-10T11:23:00Z">
              <w:tcPr>
                <w:tcW w:w="3080" w:type="dxa"/>
                <w:gridSpan w:val="2"/>
                <w:vAlign w:val="center"/>
              </w:tcPr>
            </w:tcPrChange>
          </w:tcPr>
          <w:p w:rsidR="00486E4E" w:rsidRPr="00E21426" w:rsidRDefault="000D0864" w:rsidP="00E21426">
            <w:pPr>
              <w:jc w:val="left"/>
              <w:rPr>
                <w:b w:val="0"/>
                <w:bCs w:val="0"/>
                <w:rPrChange w:id="4793" w:author="paulac" w:date="2013-10-15T09:26:00Z">
                  <w:rPr>
                    <w:rFonts w:eastAsiaTheme="minorHAnsi"/>
                    <w:b w:val="0"/>
                    <w:bCs w:val="0"/>
                    <w:szCs w:val="22"/>
                    <w:lang w:val="ca-ES" w:eastAsia="en-US"/>
                  </w:rPr>
                </w:rPrChange>
              </w:rPr>
              <w:pPrChange w:id="4794" w:author="paulac" w:date="2013-10-15T09:26:00Z">
                <w:pPr>
                  <w:spacing w:after="200" w:line="276" w:lineRule="auto"/>
                  <w:jc w:val="left"/>
                </w:pPr>
              </w:pPrChange>
            </w:pPr>
            <w:r w:rsidRPr="00E21426">
              <w:rPr>
                <w:rPrChange w:id="4795" w:author="paulac" w:date="2013-10-15T09:26:00Z">
                  <w:rPr>
                    <w:rFonts w:asciiTheme="majorHAnsi" w:eastAsiaTheme="majorEastAsia" w:hAnsiTheme="majorHAnsi" w:cstheme="majorBidi"/>
                    <w:color w:val="0000FF" w:themeColor="hyperlink"/>
                    <w:u w:val="single"/>
                  </w:rPr>
                </w:rPrChange>
              </w:rPr>
              <w:t>varOficina</w:t>
            </w:r>
          </w:p>
        </w:tc>
        <w:tc>
          <w:tcPr>
            <w:tcW w:w="4780" w:type="dxa"/>
            <w:tcPrChange w:id="4796" w:author="paulac" w:date="2013-10-10T11:23:00Z">
              <w:tcPr>
                <w:tcW w:w="4780" w:type="dxa"/>
                <w:gridSpan w:val="2"/>
                <w:vAlign w:val="center"/>
              </w:tcPr>
            </w:tcPrChange>
          </w:tcPr>
          <w:p w:rsidR="00486E4E" w:rsidRPr="00CE5945" w:rsidRDefault="00486E4E" w:rsidP="00486E4E">
            <w:pPr>
              <w:jc w:val="left"/>
              <w:cnfStyle w:val="000000000000"/>
            </w:pPr>
            <w:r w:rsidRPr="00CE5945">
              <w:t xml:space="preserve">Variable que conté </w:t>
            </w:r>
            <w:r>
              <w:t>l’oficina de registre</w:t>
            </w:r>
          </w:p>
        </w:tc>
      </w:tr>
      <w:tr w:rsidR="00486E4E" w:rsidRPr="00CE5945" w:rsidTr="00FB7BE1">
        <w:trPr>
          <w:cnfStyle w:val="000000100000"/>
          <w:trHeight w:val="397"/>
          <w:trPrChange w:id="4797" w:author="paulac" w:date="2013-10-10T11:23:00Z">
            <w:trPr>
              <w:gridAfter w:val="0"/>
              <w:trHeight w:val="397"/>
              <w:jc w:val="center"/>
            </w:trPr>
          </w:trPrChange>
        </w:trPr>
        <w:tc>
          <w:tcPr>
            <w:cnfStyle w:val="001000000000"/>
            <w:tcW w:w="3080" w:type="dxa"/>
            <w:tcPrChange w:id="4798" w:author="paulac" w:date="2013-10-10T11:23:00Z">
              <w:tcPr>
                <w:tcW w:w="3080" w:type="dxa"/>
                <w:gridSpan w:val="2"/>
                <w:vAlign w:val="center"/>
              </w:tcPr>
            </w:tcPrChange>
          </w:tcPr>
          <w:p w:rsidR="00486E4E" w:rsidRPr="00E21426" w:rsidRDefault="000D0864" w:rsidP="00E21426">
            <w:pPr>
              <w:jc w:val="left"/>
              <w:cnfStyle w:val="001000100000"/>
              <w:rPr>
                <w:b w:val="0"/>
                <w:bCs w:val="0"/>
                <w:rPrChange w:id="4799" w:author="paulac" w:date="2013-10-15T09:26:00Z">
                  <w:rPr>
                    <w:rFonts w:eastAsiaTheme="minorHAnsi"/>
                    <w:b w:val="0"/>
                    <w:bCs w:val="0"/>
                    <w:szCs w:val="22"/>
                    <w:lang w:val="ca-ES" w:eastAsia="en-US"/>
                  </w:rPr>
                </w:rPrChange>
              </w:rPr>
              <w:pPrChange w:id="4800" w:author="paulac" w:date="2013-10-15T09:26:00Z">
                <w:pPr>
                  <w:spacing w:after="200" w:line="276" w:lineRule="auto"/>
                  <w:jc w:val="left"/>
                  <w:cnfStyle w:val="001000100000"/>
                </w:pPr>
              </w:pPrChange>
            </w:pPr>
            <w:r w:rsidRPr="00E21426">
              <w:rPr>
                <w:rPrChange w:id="4801" w:author="paulac" w:date="2013-10-15T09:26:00Z">
                  <w:rPr>
                    <w:rFonts w:asciiTheme="majorHAnsi" w:eastAsiaTheme="majorEastAsia" w:hAnsiTheme="majorHAnsi" w:cstheme="majorBidi"/>
                    <w:color w:val="0000FF" w:themeColor="hyperlink"/>
                    <w:u w:val="single"/>
                  </w:rPr>
                </w:rPrChange>
              </w:rPr>
              <w:t>oficinaFisica</w:t>
            </w:r>
          </w:p>
        </w:tc>
        <w:tc>
          <w:tcPr>
            <w:tcW w:w="4780" w:type="dxa"/>
            <w:tcPrChange w:id="4802" w:author="paulac" w:date="2013-10-10T11:23:00Z">
              <w:tcPr>
                <w:tcW w:w="4780" w:type="dxa"/>
                <w:gridSpan w:val="2"/>
                <w:vAlign w:val="center"/>
              </w:tcPr>
            </w:tcPrChange>
          </w:tcPr>
          <w:p w:rsidR="00486E4E" w:rsidRPr="00CE5945" w:rsidRDefault="00486E4E" w:rsidP="005F31C6">
            <w:pPr>
              <w:jc w:val="left"/>
              <w:cnfStyle w:val="000000100000"/>
            </w:pPr>
            <w:r>
              <w:t>Oficina física de registre</w:t>
            </w:r>
          </w:p>
        </w:tc>
      </w:tr>
      <w:tr w:rsidR="00486E4E" w:rsidRPr="00CE5945" w:rsidTr="00FB7BE1">
        <w:trPr>
          <w:trHeight w:val="397"/>
          <w:trPrChange w:id="4803" w:author="paulac" w:date="2013-10-10T11:23:00Z">
            <w:trPr>
              <w:gridAfter w:val="0"/>
              <w:trHeight w:val="397"/>
              <w:jc w:val="center"/>
            </w:trPr>
          </w:trPrChange>
        </w:trPr>
        <w:tc>
          <w:tcPr>
            <w:cnfStyle w:val="001000000000"/>
            <w:tcW w:w="3080" w:type="dxa"/>
            <w:tcPrChange w:id="4804" w:author="paulac" w:date="2013-10-10T11:23:00Z">
              <w:tcPr>
                <w:tcW w:w="3080" w:type="dxa"/>
                <w:gridSpan w:val="2"/>
                <w:vAlign w:val="center"/>
              </w:tcPr>
            </w:tcPrChange>
          </w:tcPr>
          <w:p w:rsidR="00486E4E" w:rsidRPr="00E21426" w:rsidRDefault="000D0864" w:rsidP="00E21426">
            <w:pPr>
              <w:jc w:val="left"/>
              <w:rPr>
                <w:b w:val="0"/>
                <w:bCs w:val="0"/>
                <w:rPrChange w:id="4805" w:author="paulac" w:date="2013-10-15T09:26:00Z">
                  <w:rPr>
                    <w:rFonts w:eastAsiaTheme="minorHAnsi"/>
                    <w:b w:val="0"/>
                    <w:bCs w:val="0"/>
                    <w:szCs w:val="22"/>
                    <w:lang w:val="ca-ES" w:eastAsia="en-US"/>
                  </w:rPr>
                </w:rPrChange>
              </w:rPr>
              <w:pPrChange w:id="4806" w:author="paulac" w:date="2013-10-15T09:26:00Z">
                <w:pPr>
                  <w:spacing w:after="200" w:line="276" w:lineRule="auto"/>
                  <w:jc w:val="left"/>
                </w:pPr>
              </w:pPrChange>
            </w:pPr>
            <w:r w:rsidRPr="00E21426">
              <w:rPr>
                <w:rPrChange w:id="4807" w:author="paulac" w:date="2013-10-15T09:26:00Z">
                  <w:rPr>
                    <w:rFonts w:asciiTheme="majorHAnsi" w:eastAsiaTheme="majorEastAsia" w:hAnsiTheme="majorHAnsi" w:cstheme="majorBidi"/>
                    <w:color w:val="0000FF" w:themeColor="hyperlink"/>
                    <w:u w:val="single"/>
                  </w:rPr>
                </w:rPrChange>
              </w:rPr>
              <w:t>varOficinaFisica</w:t>
            </w:r>
          </w:p>
        </w:tc>
        <w:tc>
          <w:tcPr>
            <w:tcW w:w="4780" w:type="dxa"/>
            <w:tcPrChange w:id="4808" w:author="paulac" w:date="2013-10-10T11:23:00Z">
              <w:tcPr>
                <w:tcW w:w="4780" w:type="dxa"/>
                <w:gridSpan w:val="2"/>
                <w:vAlign w:val="center"/>
              </w:tcPr>
            </w:tcPrChange>
          </w:tcPr>
          <w:p w:rsidR="00486E4E" w:rsidRPr="00CE5945" w:rsidRDefault="00486E4E" w:rsidP="005F31C6">
            <w:pPr>
              <w:jc w:val="left"/>
              <w:cnfStyle w:val="000000000000"/>
            </w:pPr>
            <w:r w:rsidRPr="00CE5945">
              <w:t xml:space="preserve">Variable que conté </w:t>
            </w:r>
            <w:r>
              <w:t>l’oficina física de registre</w:t>
            </w:r>
          </w:p>
        </w:tc>
      </w:tr>
      <w:tr w:rsidR="00486E4E" w:rsidRPr="00CE5945" w:rsidTr="00FB7BE1">
        <w:trPr>
          <w:cnfStyle w:val="000000100000"/>
          <w:trHeight w:val="397"/>
          <w:trPrChange w:id="4809" w:author="paulac" w:date="2013-10-10T11:23:00Z">
            <w:trPr>
              <w:gridAfter w:val="0"/>
              <w:trHeight w:val="397"/>
              <w:jc w:val="center"/>
            </w:trPr>
          </w:trPrChange>
        </w:trPr>
        <w:tc>
          <w:tcPr>
            <w:cnfStyle w:val="001000000000"/>
            <w:tcW w:w="3080" w:type="dxa"/>
            <w:tcPrChange w:id="4810" w:author="paulac" w:date="2013-10-10T11:23:00Z">
              <w:tcPr>
                <w:tcW w:w="3080" w:type="dxa"/>
                <w:gridSpan w:val="2"/>
                <w:vAlign w:val="center"/>
              </w:tcPr>
            </w:tcPrChange>
          </w:tcPr>
          <w:p w:rsidR="00486E4E" w:rsidRPr="00E21426" w:rsidRDefault="000D0864" w:rsidP="00E21426">
            <w:pPr>
              <w:jc w:val="left"/>
              <w:cnfStyle w:val="001000100000"/>
              <w:rPr>
                <w:b w:val="0"/>
                <w:bCs w:val="0"/>
                <w:rPrChange w:id="4811" w:author="paulac" w:date="2013-10-15T09:26:00Z">
                  <w:rPr>
                    <w:rFonts w:eastAsiaTheme="minorHAnsi"/>
                    <w:b w:val="0"/>
                    <w:bCs w:val="0"/>
                    <w:szCs w:val="22"/>
                    <w:lang w:val="ca-ES" w:eastAsia="en-US"/>
                  </w:rPr>
                </w:rPrChange>
              </w:rPr>
              <w:pPrChange w:id="4812" w:author="paulac" w:date="2013-10-15T09:26:00Z">
                <w:pPr>
                  <w:spacing w:after="200" w:line="276" w:lineRule="auto"/>
                  <w:jc w:val="left"/>
                  <w:cnfStyle w:val="001000100000"/>
                </w:pPr>
              </w:pPrChange>
            </w:pPr>
            <w:r w:rsidRPr="00E21426">
              <w:rPr>
                <w:rPrChange w:id="4813" w:author="paulac" w:date="2013-10-15T09:26:00Z">
                  <w:rPr>
                    <w:rFonts w:asciiTheme="majorHAnsi" w:eastAsiaTheme="majorEastAsia" w:hAnsiTheme="majorHAnsi" w:cstheme="majorBidi"/>
                    <w:color w:val="0000FF" w:themeColor="hyperlink"/>
                    <w:u w:val="single"/>
                  </w:rPr>
                </w:rPrChange>
              </w:rPr>
              <w:t>remitentCodiEntitat</w:t>
            </w:r>
          </w:p>
        </w:tc>
        <w:tc>
          <w:tcPr>
            <w:tcW w:w="4780" w:type="dxa"/>
            <w:tcPrChange w:id="4814" w:author="paulac" w:date="2013-10-10T11:23:00Z">
              <w:tcPr>
                <w:tcW w:w="4780" w:type="dxa"/>
                <w:gridSpan w:val="2"/>
                <w:vAlign w:val="center"/>
              </w:tcPr>
            </w:tcPrChange>
          </w:tcPr>
          <w:p w:rsidR="00486E4E" w:rsidRPr="00CE5945" w:rsidRDefault="00486E4E" w:rsidP="005F31C6">
            <w:pPr>
              <w:jc w:val="left"/>
              <w:cnfStyle w:val="000000100000"/>
            </w:pPr>
            <w:r>
              <w:t>Codi de l’entitat remitent</w:t>
            </w:r>
          </w:p>
        </w:tc>
      </w:tr>
      <w:tr w:rsidR="00486E4E" w:rsidRPr="00CE5945" w:rsidTr="00FB7BE1">
        <w:trPr>
          <w:trHeight w:val="397"/>
          <w:trPrChange w:id="4815" w:author="paulac" w:date="2013-10-10T11:23:00Z">
            <w:trPr>
              <w:gridAfter w:val="0"/>
              <w:trHeight w:val="397"/>
              <w:jc w:val="center"/>
            </w:trPr>
          </w:trPrChange>
        </w:trPr>
        <w:tc>
          <w:tcPr>
            <w:cnfStyle w:val="001000000000"/>
            <w:tcW w:w="3080" w:type="dxa"/>
            <w:tcPrChange w:id="4816" w:author="paulac" w:date="2013-10-10T11:23:00Z">
              <w:tcPr>
                <w:tcW w:w="3080" w:type="dxa"/>
                <w:gridSpan w:val="2"/>
                <w:vAlign w:val="center"/>
              </w:tcPr>
            </w:tcPrChange>
          </w:tcPr>
          <w:p w:rsidR="00486E4E" w:rsidRPr="00E21426" w:rsidRDefault="000D0864" w:rsidP="00E21426">
            <w:pPr>
              <w:jc w:val="left"/>
              <w:rPr>
                <w:b w:val="0"/>
                <w:bCs w:val="0"/>
                <w:rPrChange w:id="4817" w:author="paulac" w:date="2013-10-15T09:26:00Z">
                  <w:rPr>
                    <w:rFonts w:eastAsiaTheme="minorHAnsi"/>
                    <w:b w:val="0"/>
                    <w:bCs w:val="0"/>
                    <w:szCs w:val="22"/>
                    <w:lang w:val="ca-ES" w:eastAsia="en-US"/>
                  </w:rPr>
                </w:rPrChange>
              </w:rPr>
              <w:pPrChange w:id="4818" w:author="paulac" w:date="2013-10-15T09:26:00Z">
                <w:pPr>
                  <w:spacing w:after="200" w:line="276" w:lineRule="auto"/>
                  <w:jc w:val="left"/>
                </w:pPr>
              </w:pPrChange>
            </w:pPr>
            <w:r w:rsidRPr="00E21426">
              <w:rPr>
                <w:rPrChange w:id="4819" w:author="paulac" w:date="2013-10-15T09:26:00Z">
                  <w:rPr>
                    <w:rFonts w:asciiTheme="majorHAnsi" w:eastAsiaTheme="majorEastAsia" w:hAnsiTheme="majorHAnsi" w:cstheme="majorBidi"/>
                    <w:color w:val="0000FF" w:themeColor="hyperlink"/>
                    <w:u w:val="single"/>
                  </w:rPr>
                </w:rPrChange>
              </w:rPr>
              <w:t>varRemitentCodiEntitat</w:t>
            </w:r>
          </w:p>
        </w:tc>
        <w:tc>
          <w:tcPr>
            <w:tcW w:w="4780" w:type="dxa"/>
            <w:tcPrChange w:id="4820" w:author="paulac" w:date="2013-10-10T11:23:00Z">
              <w:tcPr>
                <w:tcW w:w="4780" w:type="dxa"/>
                <w:gridSpan w:val="2"/>
                <w:vAlign w:val="center"/>
              </w:tcPr>
            </w:tcPrChange>
          </w:tcPr>
          <w:p w:rsidR="00486E4E" w:rsidRPr="00CE5945" w:rsidRDefault="00486E4E" w:rsidP="00486E4E">
            <w:pPr>
              <w:jc w:val="left"/>
              <w:cnfStyle w:val="000000000000"/>
            </w:pPr>
            <w:r w:rsidRPr="00CE5945">
              <w:t xml:space="preserve">Variable que conté el </w:t>
            </w:r>
            <w:r>
              <w:t>codi de l’entitat remitent</w:t>
            </w:r>
          </w:p>
        </w:tc>
      </w:tr>
      <w:tr w:rsidR="005C0A76" w:rsidRPr="00564981" w:rsidTr="00FB7BE1">
        <w:trPr>
          <w:cnfStyle w:val="000000100000"/>
          <w:trHeight w:val="397"/>
          <w:ins w:id="4821" w:author="paulac" w:date="2013-10-08T13:27:00Z"/>
          <w:trPrChange w:id="4822" w:author="paulac" w:date="2013-10-10T11:23:00Z">
            <w:trPr>
              <w:gridBefore w:val="1"/>
              <w:trHeight w:val="397"/>
              <w:jc w:val="center"/>
            </w:trPr>
          </w:trPrChange>
        </w:trPr>
        <w:tc>
          <w:tcPr>
            <w:cnfStyle w:val="001000000000"/>
            <w:tcW w:w="3080" w:type="dxa"/>
            <w:tcPrChange w:id="4823" w:author="paulac" w:date="2013-10-10T11:23:00Z">
              <w:tcPr>
                <w:tcW w:w="3080" w:type="dxa"/>
                <w:gridSpan w:val="2"/>
                <w:vAlign w:val="center"/>
              </w:tcPr>
            </w:tcPrChange>
          </w:tcPr>
          <w:p w:rsidR="00E21426" w:rsidRPr="00E21426" w:rsidRDefault="000D0864">
            <w:pPr>
              <w:jc w:val="left"/>
              <w:cnfStyle w:val="001000100000"/>
              <w:rPr>
                <w:ins w:id="4824" w:author="paulac" w:date="2013-10-08T13:27:00Z"/>
                <w:b w:val="0"/>
                <w:bCs w:val="0"/>
                <w:rPrChange w:id="4825" w:author="paulac" w:date="2013-10-15T09:26:00Z">
                  <w:rPr>
                    <w:ins w:id="4826" w:author="paulac" w:date="2013-10-08T13:27:00Z"/>
                    <w:rFonts w:eastAsiaTheme="minorHAnsi"/>
                    <w:b w:val="0"/>
                    <w:bCs w:val="0"/>
                    <w:szCs w:val="22"/>
                    <w:lang w:val="ca-ES" w:eastAsia="en-US"/>
                  </w:rPr>
                </w:rPrChange>
              </w:rPr>
              <w:pPrChange w:id="4827" w:author="paulac" w:date="2013-10-14T13:29:00Z">
                <w:pPr>
                  <w:spacing w:after="200" w:line="276" w:lineRule="auto"/>
                  <w:jc w:val="left"/>
                  <w:cnfStyle w:val="001000100000"/>
                </w:pPr>
              </w:pPrChange>
            </w:pPr>
            <w:ins w:id="4828" w:author="paulac" w:date="2013-10-08T13:27:00Z">
              <w:r w:rsidRPr="00E21426">
                <w:rPr>
                  <w:rPrChange w:id="4829" w:author="paulac" w:date="2013-10-15T09:26:00Z">
                    <w:rPr>
                      <w:rFonts w:ascii="Courier New" w:eastAsiaTheme="majorEastAsia" w:hAnsi="Courier New" w:cs="Courier New"/>
                      <w:color w:val="0000C0"/>
                      <w:u w:val="single"/>
                    </w:rPr>
                  </w:rPrChange>
                </w:rPr>
                <w:t>remitentNomEntitat</w:t>
              </w:r>
            </w:ins>
          </w:p>
        </w:tc>
        <w:tc>
          <w:tcPr>
            <w:tcW w:w="4780" w:type="dxa"/>
            <w:tcPrChange w:id="4830" w:author="paulac" w:date="2013-10-10T11:23:00Z">
              <w:tcPr>
                <w:tcW w:w="4780" w:type="dxa"/>
                <w:gridSpan w:val="2"/>
                <w:vAlign w:val="center"/>
              </w:tcPr>
            </w:tcPrChange>
          </w:tcPr>
          <w:p w:rsidR="00E21426" w:rsidRDefault="000D0864">
            <w:pPr>
              <w:jc w:val="left"/>
              <w:cnfStyle w:val="000000100000"/>
              <w:rPr>
                <w:ins w:id="4831" w:author="paulac" w:date="2013-10-08T13:27:00Z"/>
                <w:rPrChange w:id="4832" w:author="paulac" w:date="2013-10-14T13:29:00Z">
                  <w:rPr>
                    <w:ins w:id="4833" w:author="paulac" w:date="2013-10-08T13:27:00Z"/>
                    <w:rFonts w:eastAsiaTheme="minorHAnsi"/>
                    <w:szCs w:val="22"/>
                    <w:lang w:val="ca-ES" w:eastAsia="en-US"/>
                  </w:rPr>
                </w:rPrChange>
              </w:rPr>
              <w:pPrChange w:id="4834" w:author="paulac" w:date="2013-10-14T13:29:00Z">
                <w:pPr>
                  <w:spacing w:after="200" w:line="276" w:lineRule="auto"/>
                  <w:jc w:val="left"/>
                  <w:cnfStyle w:val="000000100000"/>
                </w:pPr>
              </w:pPrChange>
            </w:pPr>
            <w:ins w:id="4835" w:author="paulac" w:date="2013-10-08T13:28:00Z">
              <w:r w:rsidRPr="000D0864">
                <w:rPr>
                  <w:rPrChange w:id="4836" w:author="paulac" w:date="2013-10-14T13:29:00Z">
                    <w:rPr>
                      <w:color w:val="0000FF" w:themeColor="hyperlink"/>
                      <w:u w:val="single"/>
                    </w:rPr>
                  </w:rPrChange>
                </w:rPr>
                <w:t>Nom</w:t>
              </w:r>
            </w:ins>
            <w:ins w:id="4837" w:author="paulac" w:date="2013-10-08T13:27:00Z">
              <w:r w:rsidRPr="000D0864">
                <w:rPr>
                  <w:rPrChange w:id="4838" w:author="paulac" w:date="2013-10-14T13:29:00Z">
                    <w:rPr>
                      <w:color w:val="0000FF" w:themeColor="hyperlink"/>
                      <w:u w:val="single"/>
                    </w:rPr>
                  </w:rPrChange>
                </w:rPr>
                <w:t xml:space="preserve"> de l’entitat remitent</w:t>
              </w:r>
            </w:ins>
          </w:p>
        </w:tc>
      </w:tr>
      <w:tr w:rsidR="005C0A76" w:rsidRPr="00564981" w:rsidTr="00FB7BE1">
        <w:trPr>
          <w:trHeight w:val="397"/>
          <w:ins w:id="4839" w:author="paulac" w:date="2013-10-08T13:27:00Z"/>
          <w:trPrChange w:id="4840" w:author="paulac" w:date="2013-10-10T11:23:00Z">
            <w:trPr>
              <w:gridBefore w:val="1"/>
              <w:trHeight w:val="397"/>
              <w:jc w:val="center"/>
            </w:trPr>
          </w:trPrChange>
        </w:trPr>
        <w:tc>
          <w:tcPr>
            <w:cnfStyle w:val="001000000000"/>
            <w:tcW w:w="3080" w:type="dxa"/>
            <w:tcPrChange w:id="4841" w:author="paulac" w:date="2013-10-10T11:23:00Z">
              <w:tcPr>
                <w:tcW w:w="3080" w:type="dxa"/>
                <w:gridSpan w:val="2"/>
                <w:vAlign w:val="center"/>
              </w:tcPr>
            </w:tcPrChange>
          </w:tcPr>
          <w:p w:rsidR="00E21426" w:rsidRPr="00E21426" w:rsidRDefault="000D0864">
            <w:pPr>
              <w:jc w:val="left"/>
              <w:rPr>
                <w:ins w:id="4842" w:author="paulac" w:date="2013-10-08T13:27:00Z"/>
                <w:b w:val="0"/>
                <w:bCs w:val="0"/>
                <w:rPrChange w:id="4843" w:author="paulac" w:date="2013-10-15T09:26:00Z">
                  <w:rPr>
                    <w:ins w:id="4844" w:author="paulac" w:date="2013-10-08T13:27:00Z"/>
                    <w:rFonts w:eastAsiaTheme="minorHAnsi"/>
                    <w:b w:val="0"/>
                    <w:bCs w:val="0"/>
                    <w:szCs w:val="22"/>
                    <w:lang w:val="ca-ES" w:eastAsia="en-US"/>
                  </w:rPr>
                </w:rPrChange>
              </w:rPr>
              <w:pPrChange w:id="4845" w:author="paulac" w:date="2013-10-14T13:29:00Z">
                <w:pPr>
                  <w:spacing w:after="200" w:line="276" w:lineRule="auto"/>
                  <w:jc w:val="left"/>
                </w:pPr>
              </w:pPrChange>
            </w:pPr>
            <w:ins w:id="4846" w:author="paulac" w:date="2013-10-08T13:27:00Z">
              <w:r w:rsidRPr="00E21426">
                <w:rPr>
                  <w:rPrChange w:id="4847" w:author="paulac" w:date="2013-10-15T09:26:00Z">
                    <w:rPr>
                      <w:rFonts w:ascii="Courier New" w:eastAsiaTheme="majorEastAsia" w:hAnsi="Courier New" w:cs="Courier New"/>
                      <w:color w:val="0000C0"/>
                      <w:u w:val="single"/>
                    </w:rPr>
                  </w:rPrChange>
                </w:rPr>
                <w:t>varRemitentNomEntitat</w:t>
              </w:r>
            </w:ins>
          </w:p>
        </w:tc>
        <w:tc>
          <w:tcPr>
            <w:tcW w:w="4780" w:type="dxa"/>
            <w:tcPrChange w:id="4848" w:author="paulac" w:date="2013-10-10T11:23:00Z">
              <w:tcPr>
                <w:tcW w:w="4780" w:type="dxa"/>
                <w:gridSpan w:val="2"/>
                <w:vAlign w:val="center"/>
              </w:tcPr>
            </w:tcPrChange>
          </w:tcPr>
          <w:p w:rsidR="00E21426" w:rsidRDefault="000D0864">
            <w:pPr>
              <w:jc w:val="left"/>
              <w:cnfStyle w:val="000000000000"/>
              <w:rPr>
                <w:ins w:id="4849" w:author="paulac" w:date="2013-10-08T13:27:00Z"/>
                <w:rPrChange w:id="4850" w:author="paulac" w:date="2013-10-14T13:29:00Z">
                  <w:rPr>
                    <w:ins w:id="4851" w:author="paulac" w:date="2013-10-08T13:27:00Z"/>
                    <w:rFonts w:eastAsiaTheme="minorHAnsi"/>
                    <w:szCs w:val="22"/>
                    <w:lang w:val="ca-ES" w:eastAsia="en-US"/>
                  </w:rPr>
                </w:rPrChange>
              </w:rPr>
              <w:pPrChange w:id="4852" w:author="paulac" w:date="2013-10-14T13:29:00Z">
                <w:pPr>
                  <w:spacing w:after="200" w:line="276" w:lineRule="auto"/>
                  <w:jc w:val="left"/>
                  <w:cnfStyle w:val="000000000000"/>
                </w:pPr>
              </w:pPrChange>
            </w:pPr>
            <w:ins w:id="4853" w:author="paulac" w:date="2013-10-08T13:27:00Z">
              <w:r w:rsidRPr="000D0864">
                <w:rPr>
                  <w:rPrChange w:id="4854" w:author="paulac" w:date="2013-10-14T13:29:00Z">
                    <w:rPr>
                      <w:color w:val="0000FF" w:themeColor="hyperlink"/>
                      <w:u w:val="single"/>
                    </w:rPr>
                  </w:rPrChange>
                </w:rPr>
                <w:t xml:space="preserve">Variable que conté el </w:t>
              </w:r>
            </w:ins>
            <w:ins w:id="4855" w:author="paulac" w:date="2013-10-08T13:28:00Z">
              <w:r w:rsidRPr="000D0864">
                <w:rPr>
                  <w:rPrChange w:id="4856" w:author="paulac" w:date="2013-10-14T13:29:00Z">
                    <w:rPr>
                      <w:color w:val="0000FF" w:themeColor="hyperlink"/>
                      <w:u w:val="single"/>
                    </w:rPr>
                  </w:rPrChange>
                </w:rPr>
                <w:t xml:space="preserve">nom </w:t>
              </w:r>
            </w:ins>
            <w:ins w:id="4857" w:author="paulac" w:date="2013-10-08T13:27:00Z">
              <w:r w:rsidRPr="000D0864">
                <w:rPr>
                  <w:rPrChange w:id="4858" w:author="paulac" w:date="2013-10-14T13:29:00Z">
                    <w:rPr>
                      <w:color w:val="0000FF" w:themeColor="hyperlink"/>
                      <w:u w:val="single"/>
                    </w:rPr>
                  </w:rPrChange>
                </w:rPr>
                <w:t>de l’entitat remitent</w:t>
              </w:r>
            </w:ins>
          </w:p>
        </w:tc>
      </w:tr>
      <w:tr w:rsidR="005C0A76" w:rsidRPr="00564981" w:rsidTr="00FB7BE1">
        <w:trPr>
          <w:cnfStyle w:val="000000100000"/>
          <w:trHeight w:val="397"/>
          <w:trPrChange w:id="4859" w:author="paulac" w:date="2013-10-10T11:23:00Z">
            <w:trPr>
              <w:gridAfter w:val="0"/>
              <w:trHeight w:val="397"/>
              <w:jc w:val="center"/>
            </w:trPr>
          </w:trPrChange>
        </w:trPr>
        <w:tc>
          <w:tcPr>
            <w:cnfStyle w:val="001000000000"/>
            <w:tcW w:w="3080" w:type="dxa"/>
            <w:tcPrChange w:id="4860" w:author="paulac" w:date="2013-10-10T11:23:00Z">
              <w:tcPr>
                <w:tcW w:w="3080" w:type="dxa"/>
                <w:gridSpan w:val="2"/>
                <w:vAlign w:val="center"/>
              </w:tcPr>
            </w:tcPrChange>
          </w:tcPr>
          <w:p w:rsidR="005C0A76" w:rsidRPr="00E21426" w:rsidRDefault="000D0864" w:rsidP="00E21426">
            <w:pPr>
              <w:jc w:val="left"/>
              <w:cnfStyle w:val="001000100000"/>
              <w:rPr>
                <w:b w:val="0"/>
                <w:bCs w:val="0"/>
                <w:rPrChange w:id="4861" w:author="paulac" w:date="2013-10-15T09:26:00Z">
                  <w:rPr>
                    <w:rFonts w:eastAsiaTheme="minorHAnsi"/>
                    <w:b w:val="0"/>
                    <w:bCs w:val="0"/>
                    <w:szCs w:val="22"/>
                    <w:lang w:val="ca-ES" w:eastAsia="en-US"/>
                  </w:rPr>
                </w:rPrChange>
              </w:rPr>
              <w:pPrChange w:id="4862" w:author="paulac" w:date="2013-10-15T09:26:00Z">
                <w:pPr>
                  <w:spacing w:after="200" w:line="276" w:lineRule="auto"/>
                  <w:jc w:val="left"/>
                  <w:cnfStyle w:val="001000100000"/>
                </w:pPr>
              </w:pPrChange>
            </w:pPr>
            <w:r w:rsidRPr="000D0864">
              <w:rPr>
                <w:rPrChange w:id="4863" w:author="paulac" w:date="2013-10-14T13:29:00Z">
                  <w:rPr>
                    <w:color w:val="0000FF" w:themeColor="hyperlink"/>
                    <w:u w:val="single"/>
                  </w:rPr>
                </w:rPrChange>
              </w:rPr>
              <w:t>remitentCodiGeografic</w:t>
            </w:r>
          </w:p>
        </w:tc>
        <w:tc>
          <w:tcPr>
            <w:tcW w:w="4780" w:type="dxa"/>
            <w:tcPrChange w:id="4864" w:author="paulac" w:date="2013-10-10T11:23:00Z">
              <w:tcPr>
                <w:tcW w:w="4780" w:type="dxa"/>
                <w:gridSpan w:val="2"/>
                <w:vAlign w:val="center"/>
              </w:tcPr>
            </w:tcPrChange>
          </w:tcPr>
          <w:p w:rsidR="005C0A76" w:rsidRPr="00564981" w:rsidRDefault="000D0864" w:rsidP="00486E4E">
            <w:pPr>
              <w:spacing w:after="200" w:line="276" w:lineRule="auto"/>
              <w:jc w:val="left"/>
              <w:cnfStyle w:val="000000100000"/>
              <w:rPr>
                <w:bCs/>
                <w:rPrChange w:id="4865" w:author="paulac" w:date="2013-10-14T13:29:00Z">
                  <w:rPr>
                    <w:rFonts w:eastAsiaTheme="minorHAnsi"/>
                    <w:szCs w:val="22"/>
                    <w:lang w:val="ca-ES" w:eastAsia="en-US"/>
                  </w:rPr>
                </w:rPrChange>
              </w:rPr>
            </w:pPr>
            <w:r w:rsidRPr="000D0864">
              <w:rPr>
                <w:bCs/>
                <w:rPrChange w:id="4866" w:author="paulac" w:date="2013-10-14T13:29:00Z">
                  <w:rPr>
                    <w:color w:val="0000FF" w:themeColor="hyperlink"/>
                    <w:u w:val="single"/>
                  </w:rPr>
                </w:rPrChange>
              </w:rPr>
              <w:t>Codi de l’origen geogràfic del remitent</w:t>
            </w:r>
          </w:p>
        </w:tc>
      </w:tr>
      <w:tr w:rsidR="005C0A76" w:rsidRPr="00564981" w:rsidTr="00FB7BE1">
        <w:trPr>
          <w:trHeight w:val="397"/>
          <w:trPrChange w:id="4867" w:author="paulac" w:date="2013-10-10T11:23:00Z">
            <w:trPr>
              <w:gridAfter w:val="0"/>
              <w:trHeight w:val="397"/>
              <w:jc w:val="center"/>
            </w:trPr>
          </w:trPrChange>
        </w:trPr>
        <w:tc>
          <w:tcPr>
            <w:cnfStyle w:val="001000000000"/>
            <w:tcW w:w="3080" w:type="dxa"/>
            <w:tcPrChange w:id="4868" w:author="paulac" w:date="2013-10-10T11:23:00Z">
              <w:tcPr>
                <w:tcW w:w="3080" w:type="dxa"/>
                <w:gridSpan w:val="2"/>
                <w:vAlign w:val="center"/>
              </w:tcPr>
            </w:tcPrChange>
          </w:tcPr>
          <w:p w:rsidR="005C0A76" w:rsidRPr="00E21426" w:rsidRDefault="000D0864" w:rsidP="00E21426">
            <w:pPr>
              <w:jc w:val="left"/>
              <w:rPr>
                <w:b w:val="0"/>
                <w:bCs w:val="0"/>
                <w:rPrChange w:id="4869" w:author="paulac" w:date="2013-10-15T09:26:00Z">
                  <w:rPr>
                    <w:rFonts w:eastAsiaTheme="minorHAnsi"/>
                    <w:b w:val="0"/>
                    <w:bCs w:val="0"/>
                    <w:szCs w:val="22"/>
                    <w:lang w:val="ca-ES" w:eastAsia="en-US"/>
                  </w:rPr>
                </w:rPrChange>
              </w:rPr>
              <w:pPrChange w:id="4870" w:author="paulac" w:date="2013-10-15T09:26:00Z">
                <w:pPr>
                  <w:spacing w:after="200" w:line="276" w:lineRule="auto"/>
                  <w:jc w:val="left"/>
                </w:pPr>
              </w:pPrChange>
            </w:pPr>
            <w:r w:rsidRPr="000D0864">
              <w:rPr>
                <w:rPrChange w:id="4871" w:author="paulac" w:date="2013-10-14T13:29:00Z">
                  <w:rPr>
                    <w:color w:val="0000FF" w:themeColor="hyperlink"/>
                    <w:u w:val="single"/>
                  </w:rPr>
                </w:rPrChange>
              </w:rPr>
              <w:t>varRemitentCodiGeografic</w:t>
            </w:r>
          </w:p>
        </w:tc>
        <w:tc>
          <w:tcPr>
            <w:tcW w:w="4780" w:type="dxa"/>
            <w:tcPrChange w:id="4872" w:author="paulac" w:date="2013-10-10T11:23:00Z">
              <w:tcPr>
                <w:tcW w:w="4780" w:type="dxa"/>
                <w:gridSpan w:val="2"/>
                <w:vAlign w:val="center"/>
              </w:tcPr>
            </w:tcPrChange>
          </w:tcPr>
          <w:p w:rsidR="005C0A76" w:rsidRPr="00564981" w:rsidRDefault="000D0864" w:rsidP="00486E4E">
            <w:pPr>
              <w:spacing w:after="200" w:line="276" w:lineRule="auto"/>
              <w:jc w:val="left"/>
              <w:cnfStyle w:val="000000000000"/>
              <w:rPr>
                <w:bCs/>
                <w:rPrChange w:id="4873" w:author="paulac" w:date="2013-10-14T13:29:00Z">
                  <w:rPr>
                    <w:rFonts w:eastAsiaTheme="minorHAnsi"/>
                    <w:szCs w:val="22"/>
                    <w:lang w:val="ca-ES" w:eastAsia="en-US"/>
                  </w:rPr>
                </w:rPrChange>
              </w:rPr>
            </w:pPr>
            <w:r w:rsidRPr="000D0864">
              <w:rPr>
                <w:bCs/>
                <w:rPrChange w:id="4874" w:author="paulac" w:date="2013-10-14T13:29:00Z">
                  <w:rPr>
                    <w:color w:val="0000FF" w:themeColor="hyperlink"/>
                    <w:u w:val="single"/>
                  </w:rPr>
                </w:rPrChange>
              </w:rPr>
              <w:t>Variable que conté el codi de l’origen geogràfic del remitent</w:t>
            </w:r>
          </w:p>
        </w:tc>
      </w:tr>
      <w:tr w:rsidR="005C0A76" w:rsidRPr="00CE5945" w:rsidTr="00FB7BE1">
        <w:trPr>
          <w:cnfStyle w:val="000000100000"/>
          <w:trHeight w:val="397"/>
          <w:trPrChange w:id="4875" w:author="paulac" w:date="2013-10-10T11:23:00Z">
            <w:trPr>
              <w:gridAfter w:val="0"/>
              <w:trHeight w:val="397"/>
              <w:jc w:val="center"/>
            </w:trPr>
          </w:trPrChange>
        </w:trPr>
        <w:tc>
          <w:tcPr>
            <w:cnfStyle w:val="001000000000"/>
            <w:tcW w:w="3080" w:type="dxa"/>
            <w:tcPrChange w:id="4876" w:author="paulac" w:date="2013-10-10T11:23:00Z">
              <w:tcPr>
                <w:tcW w:w="3080" w:type="dxa"/>
                <w:gridSpan w:val="2"/>
                <w:vAlign w:val="center"/>
              </w:tcPr>
            </w:tcPrChange>
          </w:tcPr>
          <w:p w:rsidR="005C0A76" w:rsidRPr="00E21426" w:rsidRDefault="000D0864" w:rsidP="00E21426">
            <w:pPr>
              <w:jc w:val="left"/>
              <w:cnfStyle w:val="001000100000"/>
              <w:rPr>
                <w:b w:val="0"/>
                <w:bCs w:val="0"/>
                <w:rPrChange w:id="4877" w:author="paulac" w:date="2013-10-15T09:26:00Z">
                  <w:rPr>
                    <w:rFonts w:eastAsiaTheme="minorHAnsi"/>
                    <w:b w:val="0"/>
                    <w:bCs w:val="0"/>
                    <w:szCs w:val="22"/>
                    <w:lang w:val="ca-ES" w:eastAsia="en-US"/>
                  </w:rPr>
                </w:rPrChange>
              </w:rPr>
              <w:pPrChange w:id="4878" w:author="paulac" w:date="2013-10-15T09:26:00Z">
                <w:pPr>
                  <w:spacing w:after="200" w:line="276" w:lineRule="auto"/>
                  <w:jc w:val="left"/>
                  <w:cnfStyle w:val="001000100000"/>
                </w:pPr>
              </w:pPrChange>
            </w:pPr>
            <w:r w:rsidRPr="000D0864">
              <w:rPr>
                <w:rPrChange w:id="4879" w:author="paulac" w:date="2013-10-14T16:17:00Z">
                  <w:rPr>
                    <w:color w:val="0000FF" w:themeColor="hyperlink"/>
                    <w:u w:val="single"/>
                  </w:rPr>
                </w:rPrChange>
              </w:rPr>
              <w:t>remitentNomGeografic</w:t>
            </w:r>
          </w:p>
        </w:tc>
        <w:tc>
          <w:tcPr>
            <w:tcW w:w="4780" w:type="dxa"/>
            <w:tcPrChange w:id="4880" w:author="paulac" w:date="2013-10-10T11:23:00Z">
              <w:tcPr>
                <w:tcW w:w="4780" w:type="dxa"/>
                <w:gridSpan w:val="2"/>
                <w:vAlign w:val="center"/>
              </w:tcPr>
            </w:tcPrChange>
          </w:tcPr>
          <w:p w:rsidR="005C0A76" w:rsidRPr="00CE5945" w:rsidRDefault="005C0A76" w:rsidP="005F31C6">
            <w:pPr>
              <w:jc w:val="left"/>
              <w:cnfStyle w:val="000000100000"/>
            </w:pPr>
            <w:r>
              <w:t>Nom de l’origen geogràfic del remitent</w:t>
            </w:r>
          </w:p>
        </w:tc>
      </w:tr>
      <w:tr w:rsidR="005C0A76" w:rsidRPr="00CE5945" w:rsidTr="00FB7BE1">
        <w:trPr>
          <w:trHeight w:val="397"/>
          <w:trPrChange w:id="4881" w:author="paulac" w:date="2013-10-10T11:23:00Z">
            <w:trPr>
              <w:gridAfter w:val="0"/>
              <w:trHeight w:val="397"/>
              <w:jc w:val="center"/>
            </w:trPr>
          </w:trPrChange>
        </w:trPr>
        <w:tc>
          <w:tcPr>
            <w:cnfStyle w:val="001000000000"/>
            <w:tcW w:w="3080" w:type="dxa"/>
            <w:tcPrChange w:id="4882" w:author="paulac" w:date="2013-10-10T11:23:00Z">
              <w:tcPr>
                <w:tcW w:w="3080" w:type="dxa"/>
                <w:gridSpan w:val="2"/>
                <w:vAlign w:val="center"/>
              </w:tcPr>
            </w:tcPrChange>
          </w:tcPr>
          <w:p w:rsidR="005C0A76" w:rsidRPr="00E21426" w:rsidRDefault="000D0864" w:rsidP="00E21426">
            <w:pPr>
              <w:jc w:val="left"/>
              <w:rPr>
                <w:b w:val="0"/>
                <w:bCs w:val="0"/>
                <w:rPrChange w:id="4883" w:author="paulac" w:date="2013-10-15T09:26:00Z">
                  <w:rPr>
                    <w:rFonts w:eastAsiaTheme="minorHAnsi"/>
                    <w:b w:val="0"/>
                    <w:bCs w:val="0"/>
                    <w:szCs w:val="22"/>
                    <w:lang w:val="ca-ES" w:eastAsia="en-US"/>
                  </w:rPr>
                </w:rPrChange>
              </w:rPr>
              <w:pPrChange w:id="4884" w:author="paulac" w:date="2013-10-15T09:26:00Z">
                <w:pPr>
                  <w:spacing w:after="200" w:line="276" w:lineRule="auto"/>
                  <w:jc w:val="left"/>
                </w:pPr>
              </w:pPrChange>
            </w:pPr>
            <w:r w:rsidRPr="000D0864">
              <w:rPr>
                <w:rPrChange w:id="4885" w:author="paulac" w:date="2013-10-14T16:17:00Z">
                  <w:rPr>
                    <w:color w:val="0000FF" w:themeColor="hyperlink"/>
                    <w:u w:val="single"/>
                  </w:rPr>
                </w:rPrChange>
              </w:rPr>
              <w:t>varRemitentNomGeografic</w:t>
            </w:r>
          </w:p>
        </w:tc>
        <w:tc>
          <w:tcPr>
            <w:tcW w:w="4780" w:type="dxa"/>
            <w:tcPrChange w:id="4886" w:author="paulac" w:date="2013-10-10T11:23:00Z">
              <w:tcPr>
                <w:tcW w:w="4780" w:type="dxa"/>
                <w:gridSpan w:val="2"/>
                <w:vAlign w:val="center"/>
              </w:tcPr>
            </w:tcPrChange>
          </w:tcPr>
          <w:p w:rsidR="005C0A76" w:rsidRPr="00CE5945" w:rsidRDefault="005C0A76" w:rsidP="00486E4E">
            <w:pPr>
              <w:jc w:val="left"/>
              <w:cnfStyle w:val="000000000000"/>
            </w:pPr>
            <w:r w:rsidRPr="00CE5945">
              <w:t xml:space="preserve">Variable que conté </w:t>
            </w:r>
            <w:r>
              <w:t>el nom de l’origen geogràfic del remitent</w:t>
            </w:r>
          </w:p>
        </w:tc>
      </w:tr>
      <w:tr w:rsidR="005C0A76" w:rsidRPr="00CE5945" w:rsidTr="00FB7BE1">
        <w:trPr>
          <w:cnfStyle w:val="000000100000"/>
          <w:trHeight w:val="397"/>
          <w:trPrChange w:id="4887" w:author="paulac" w:date="2013-10-10T11:23:00Z">
            <w:trPr>
              <w:gridAfter w:val="0"/>
              <w:trHeight w:val="397"/>
              <w:jc w:val="center"/>
            </w:trPr>
          </w:trPrChange>
        </w:trPr>
        <w:tc>
          <w:tcPr>
            <w:cnfStyle w:val="001000000000"/>
            <w:tcW w:w="3080" w:type="dxa"/>
            <w:tcPrChange w:id="4888" w:author="paulac" w:date="2013-10-10T11:23:00Z">
              <w:tcPr>
                <w:tcW w:w="3080" w:type="dxa"/>
                <w:gridSpan w:val="2"/>
                <w:vAlign w:val="center"/>
              </w:tcPr>
            </w:tcPrChange>
          </w:tcPr>
          <w:p w:rsidR="005C0A76" w:rsidRPr="00E21426" w:rsidRDefault="000D0864" w:rsidP="00E21426">
            <w:pPr>
              <w:jc w:val="left"/>
              <w:cnfStyle w:val="001000100000"/>
              <w:rPr>
                <w:b w:val="0"/>
                <w:bCs w:val="0"/>
                <w:rPrChange w:id="4889" w:author="paulac" w:date="2013-10-15T09:26:00Z">
                  <w:rPr>
                    <w:rFonts w:eastAsiaTheme="minorHAnsi"/>
                    <w:b w:val="0"/>
                    <w:bCs w:val="0"/>
                    <w:szCs w:val="22"/>
                    <w:lang w:val="ca-ES" w:eastAsia="en-US"/>
                  </w:rPr>
                </w:rPrChange>
              </w:rPr>
              <w:pPrChange w:id="4890" w:author="paulac" w:date="2013-10-15T09:26:00Z">
                <w:pPr>
                  <w:spacing w:after="200" w:line="276" w:lineRule="auto"/>
                  <w:jc w:val="left"/>
                  <w:cnfStyle w:val="001000100000"/>
                </w:pPr>
              </w:pPrChange>
            </w:pPr>
            <w:r w:rsidRPr="000D0864">
              <w:rPr>
                <w:rPrChange w:id="4891" w:author="paulac" w:date="2013-10-14T16:17:00Z">
                  <w:rPr>
                    <w:color w:val="0000FF" w:themeColor="hyperlink"/>
                    <w:u w:val="single"/>
                  </w:rPr>
                </w:rPrChange>
              </w:rPr>
              <w:t>remitentRegistreNumero</w:t>
            </w:r>
          </w:p>
        </w:tc>
        <w:tc>
          <w:tcPr>
            <w:tcW w:w="4780" w:type="dxa"/>
            <w:tcPrChange w:id="4892" w:author="paulac" w:date="2013-10-10T11:23:00Z">
              <w:tcPr>
                <w:tcW w:w="4780" w:type="dxa"/>
                <w:gridSpan w:val="2"/>
                <w:vAlign w:val="center"/>
              </w:tcPr>
            </w:tcPrChange>
          </w:tcPr>
          <w:p w:rsidR="005C0A76" w:rsidRPr="00CE5945" w:rsidRDefault="005C0A76" w:rsidP="00486E4E">
            <w:pPr>
              <w:jc w:val="left"/>
              <w:cnfStyle w:val="000000100000"/>
            </w:pPr>
            <w:r>
              <w:t>Número de registre de sortida</w:t>
            </w:r>
          </w:p>
        </w:tc>
      </w:tr>
      <w:tr w:rsidR="005C0A76" w:rsidRPr="00CE5945" w:rsidTr="00FB7BE1">
        <w:trPr>
          <w:trHeight w:val="397"/>
          <w:trPrChange w:id="4893" w:author="paulac" w:date="2013-10-10T11:23:00Z">
            <w:trPr>
              <w:gridAfter w:val="0"/>
              <w:trHeight w:val="397"/>
              <w:jc w:val="center"/>
            </w:trPr>
          </w:trPrChange>
        </w:trPr>
        <w:tc>
          <w:tcPr>
            <w:cnfStyle w:val="001000000000"/>
            <w:tcW w:w="3080" w:type="dxa"/>
            <w:tcPrChange w:id="4894" w:author="paulac" w:date="2013-10-10T11:23:00Z">
              <w:tcPr>
                <w:tcW w:w="3080" w:type="dxa"/>
                <w:gridSpan w:val="2"/>
                <w:vAlign w:val="center"/>
              </w:tcPr>
            </w:tcPrChange>
          </w:tcPr>
          <w:p w:rsidR="005C0A76" w:rsidRPr="00E21426" w:rsidRDefault="000D0864" w:rsidP="00E21426">
            <w:pPr>
              <w:jc w:val="left"/>
              <w:rPr>
                <w:b w:val="0"/>
                <w:bCs w:val="0"/>
                <w:rPrChange w:id="4895" w:author="paulac" w:date="2013-10-15T09:26:00Z">
                  <w:rPr>
                    <w:rFonts w:eastAsiaTheme="minorHAnsi"/>
                    <w:b w:val="0"/>
                    <w:bCs w:val="0"/>
                    <w:szCs w:val="22"/>
                    <w:lang w:val="ca-ES" w:eastAsia="en-US"/>
                  </w:rPr>
                </w:rPrChange>
              </w:rPr>
              <w:pPrChange w:id="4896" w:author="paulac" w:date="2013-10-15T09:26:00Z">
                <w:pPr>
                  <w:spacing w:after="200" w:line="276" w:lineRule="auto"/>
                  <w:jc w:val="left"/>
                </w:pPr>
              </w:pPrChange>
            </w:pPr>
            <w:r w:rsidRPr="000D0864">
              <w:rPr>
                <w:rPrChange w:id="4897" w:author="paulac" w:date="2013-10-14T16:17:00Z">
                  <w:rPr>
                    <w:color w:val="0000FF" w:themeColor="hyperlink"/>
                    <w:u w:val="single"/>
                  </w:rPr>
                </w:rPrChange>
              </w:rPr>
              <w:t>varRemitentRegistreNumero</w:t>
            </w:r>
          </w:p>
        </w:tc>
        <w:tc>
          <w:tcPr>
            <w:tcW w:w="4780" w:type="dxa"/>
            <w:tcPrChange w:id="4898" w:author="paulac" w:date="2013-10-10T11:23:00Z">
              <w:tcPr>
                <w:tcW w:w="4780" w:type="dxa"/>
                <w:gridSpan w:val="2"/>
                <w:vAlign w:val="center"/>
              </w:tcPr>
            </w:tcPrChange>
          </w:tcPr>
          <w:p w:rsidR="005C0A76" w:rsidRPr="00CE5945" w:rsidRDefault="005C0A76" w:rsidP="00583FBD">
            <w:pPr>
              <w:jc w:val="left"/>
              <w:cnfStyle w:val="000000000000"/>
            </w:pPr>
            <w:r w:rsidRPr="00CE5945">
              <w:t xml:space="preserve">Variable que conté el </w:t>
            </w:r>
            <w:r>
              <w:t>número de registre de sortida</w:t>
            </w:r>
          </w:p>
        </w:tc>
      </w:tr>
      <w:tr w:rsidR="005C0A76" w:rsidRPr="00CE5945" w:rsidTr="00FB7BE1">
        <w:trPr>
          <w:cnfStyle w:val="000000100000"/>
          <w:trHeight w:val="397"/>
          <w:trPrChange w:id="4899" w:author="paulac" w:date="2013-10-10T11:23:00Z">
            <w:trPr>
              <w:gridAfter w:val="0"/>
              <w:trHeight w:val="397"/>
              <w:jc w:val="center"/>
            </w:trPr>
          </w:trPrChange>
        </w:trPr>
        <w:tc>
          <w:tcPr>
            <w:cnfStyle w:val="001000000000"/>
            <w:tcW w:w="3080" w:type="dxa"/>
            <w:tcPrChange w:id="4900" w:author="paulac" w:date="2013-10-10T11:23:00Z">
              <w:tcPr>
                <w:tcW w:w="3080" w:type="dxa"/>
                <w:gridSpan w:val="2"/>
                <w:vAlign w:val="center"/>
              </w:tcPr>
            </w:tcPrChange>
          </w:tcPr>
          <w:p w:rsidR="005C0A76" w:rsidRPr="00E21426" w:rsidRDefault="000D0864" w:rsidP="00E21426">
            <w:pPr>
              <w:jc w:val="left"/>
              <w:cnfStyle w:val="001000100000"/>
              <w:rPr>
                <w:b w:val="0"/>
                <w:bCs w:val="0"/>
                <w:rPrChange w:id="4901" w:author="paulac" w:date="2013-10-15T09:26:00Z">
                  <w:rPr>
                    <w:rFonts w:eastAsiaTheme="minorHAnsi"/>
                    <w:b w:val="0"/>
                    <w:bCs w:val="0"/>
                    <w:szCs w:val="22"/>
                    <w:lang w:val="ca-ES" w:eastAsia="en-US"/>
                  </w:rPr>
                </w:rPrChange>
              </w:rPr>
              <w:pPrChange w:id="4902" w:author="paulac" w:date="2013-10-15T09:26:00Z">
                <w:pPr>
                  <w:spacing w:after="200" w:line="276" w:lineRule="auto"/>
                  <w:jc w:val="left"/>
                  <w:cnfStyle w:val="001000100000"/>
                </w:pPr>
              </w:pPrChange>
            </w:pPr>
            <w:r w:rsidRPr="000D0864">
              <w:rPr>
                <w:rPrChange w:id="4903" w:author="paulac" w:date="2013-10-14T16:17:00Z">
                  <w:rPr>
                    <w:color w:val="0000FF" w:themeColor="hyperlink"/>
                    <w:u w:val="single"/>
                  </w:rPr>
                </w:rPrChange>
              </w:rPr>
              <w:t>remitentRegistreAny</w:t>
            </w:r>
          </w:p>
        </w:tc>
        <w:tc>
          <w:tcPr>
            <w:tcW w:w="4780" w:type="dxa"/>
            <w:tcPrChange w:id="4904" w:author="paulac" w:date="2013-10-10T11:23:00Z">
              <w:tcPr>
                <w:tcW w:w="4780" w:type="dxa"/>
                <w:gridSpan w:val="2"/>
                <w:vAlign w:val="center"/>
              </w:tcPr>
            </w:tcPrChange>
          </w:tcPr>
          <w:p w:rsidR="005C0A76" w:rsidRPr="00CE5945" w:rsidRDefault="005C0A76" w:rsidP="00583FBD">
            <w:pPr>
              <w:jc w:val="left"/>
              <w:cnfStyle w:val="000000100000"/>
            </w:pPr>
            <w:r>
              <w:t>Any de registre de sortida</w:t>
            </w:r>
          </w:p>
        </w:tc>
      </w:tr>
      <w:tr w:rsidR="005C0A76" w:rsidRPr="00CE5945" w:rsidTr="00FB7BE1">
        <w:trPr>
          <w:trHeight w:val="397"/>
          <w:trPrChange w:id="4905" w:author="paulac" w:date="2013-10-10T11:23:00Z">
            <w:trPr>
              <w:gridAfter w:val="0"/>
              <w:trHeight w:val="397"/>
              <w:jc w:val="center"/>
            </w:trPr>
          </w:trPrChange>
        </w:trPr>
        <w:tc>
          <w:tcPr>
            <w:cnfStyle w:val="001000000000"/>
            <w:tcW w:w="3080" w:type="dxa"/>
            <w:tcPrChange w:id="4906" w:author="paulac" w:date="2013-10-10T11:23:00Z">
              <w:tcPr>
                <w:tcW w:w="3080" w:type="dxa"/>
                <w:gridSpan w:val="2"/>
                <w:vAlign w:val="center"/>
              </w:tcPr>
            </w:tcPrChange>
          </w:tcPr>
          <w:p w:rsidR="005C0A76" w:rsidRPr="00E21426" w:rsidRDefault="000D0864" w:rsidP="00E21426">
            <w:pPr>
              <w:jc w:val="left"/>
              <w:rPr>
                <w:b w:val="0"/>
                <w:bCs w:val="0"/>
                <w:rPrChange w:id="4907" w:author="paulac" w:date="2013-10-15T09:26:00Z">
                  <w:rPr>
                    <w:rFonts w:eastAsiaTheme="minorHAnsi"/>
                    <w:b w:val="0"/>
                    <w:bCs w:val="0"/>
                    <w:szCs w:val="22"/>
                    <w:lang w:val="ca-ES" w:eastAsia="en-US"/>
                  </w:rPr>
                </w:rPrChange>
              </w:rPr>
              <w:pPrChange w:id="4908" w:author="paulac" w:date="2013-10-15T09:26:00Z">
                <w:pPr>
                  <w:spacing w:after="200" w:line="276" w:lineRule="auto"/>
                  <w:jc w:val="left"/>
                </w:pPr>
              </w:pPrChange>
            </w:pPr>
            <w:r w:rsidRPr="000D0864">
              <w:rPr>
                <w:rPrChange w:id="4909" w:author="paulac" w:date="2013-10-14T16:17:00Z">
                  <w:rPr>
                    <w:color w:val="0000FF" w:themeColor="hyperlink"/>
                    <w:u w:val="single"/>
                  </w:rPr>
                </w:rPrChange>
              </w:rPr>
              <w:t>varRemitentRegistreAny</w:t>
            </w:r>
          </w:p>
        </w:tc>
        <w:tc>
          <w:tcPr>
            <w:tcW w:w="4780" w:type="dxa"/>
            <w:tcPrChange w:id="4910" w:author="paulac" w:date="2013-10-10T11:23:00Z">
              <w:tcPr>
                <w:tcW w:w="4780" w:type="dxa"/>
                <w:gridSpan w:val="2"/>
                <w:vAlign w:val="center"/>
              </w:tcPr>
            </w:tcPrChange>
          </w:tcPr>
          <w:p w:rsidR="005C0A76" w:rsidRPr="00CE5945" w:rsidRDefault="005C0A76" w:rsidP="00583FBD">
            <w:pPr>
              <w:jc w:val="left"/>
              <w:cnfStyle w:val="000000000000"/>
            </w:pPr>
            <w:r w:rsidRPr="00CE5945">
              <w:t xml:space="preserve">Variable que conté </w:t>
            </w:r>
            <w:r>
              <w:t>l’any de registre de sortida</w:t>
            </w:r>
          </w:p>
        </w:tc>
      </w:tr>
      <w:tr w:rsidR="005C0A76" w:rsidRPr="00CE5945" w:rsidTr="00FB7BE1">
        <w:trPr>
          <w:cnfStyle w:val="000000100000"/>
          <w:trHeight w:val="397"/>
          <w:trPrChange w:id="4911" w:author="paulac" w:date="2013-10-10T11:23:00Z">
            <w:trPr>
              <w:gridAfter w:val="0"/>
              <w:trHeight w:val="397"/>
              <w:jc w:val="center"/>
            </w:trPr>
          </w:trPrChange>
        </w:trPr>
        <w:tc>
          <w:tcPr>
            <w:cnfStyle w:val="001000000000"/>
            <w:tcW w:w="3080" w:type="dxa"/>
            <w:tcPrChange w:id="4912" w:author="paulac" w:date="2013-10-10T11:23:00Z">
              <w:tcPr>
                <w:tcW w:w="3080" w:type="dxa"/>
                <w:gridSpan w:val="2"/>
                <w:vAlign w:val="center"/>
              </w:tcPr>
            </w:tcPrChange>
          </w:tcPr>
          <w:p w:rsidR="005C0A76" w:rsidRPr="00E21426" w:rsidRDefault="000D0864" w:rsidP="00E21426">
            <w:pPr>
              <w:jc w:val="left"/>
              <w:cnfStyle w:val="001000100000"/>
              <w:rPr>
                <w:b w:val="0"/>
                <w:bCs w:val="0"/>
                <w:rPrChange w:id="4913" w:author="paulac" w:date="2013-10-15T09:26:00Z">
                  <w:rPr>
                    <w:rFonts w:eastAsiaTheme="minorHAnsi"/>
                    <w:b w:val="0"/>
                    <w:bCs w:val="0"/>
                    <w:szCs w:val="22"/>
                    <w:lang w:val="ca-ES" w:eastAsia="en-US"/>
                  </w:rPr>
                </w:rPrChange>
              </w:rPr>
              <w:pPrChange w:id="4914" w:author="paulac" w:date="2013-10-15T09:26:00Z">
                <w:pPr>
                  <w:spacing w:after="200" w:line="276" w:lineRule="auto"/>
                  <w:jc w:val="left"/>
                  <w:cnfStyle w:val="001000100000"/>
                </w:pPr>
              </w:pPrChange>
            </w:pPr>
            <w:r w:rsidRPr="000D0864">
              <w:rPr>
                <w:rPrChange w:id="4915" w:author="paulac" w:date="2013-10-14T16:17:00Z">
                  <w:rPr>
                    <w:color w:val="0000FF" w:themeColor="hyperlink"/>
                    <w:u w:val="single"/>
                  </w:rPr>
                </w:rPrChange>
              </w:rPr>
              <w:t>destinatariCodiEntitat</w:t>
            </w:r>
          </w:p>
        </w:tc>
        <w:tc>
          <w:tcPr>
            <w:tcW w:w="4780" w:type="dxa"/>
            <w:tcPrChange w:id="4916" w:author="paulac" w:date="2013-10-10T11:23:00Z">
              <w:tcPr>
                <w:tcW w:w="4780" w:type="dxa"/>
                <w:gridSpan w:val="2"/>
                <w:vAlign w:val="center"/>
              </w:tcPr>
            </w:tcPrChange>
          </w:tcPr>
          <w:p w:rsidR="005C0A76" w:rsidRPr="00CE5945" w:rsidRDefault="005C0A76" w:rsidP="00583FBD">
            <w:pPr>
              <w:jc w:val="left"/>
              <w:cnfStyle w:val="000000100000"/>
            </w:pPr>
            <w:r>
              <w:t>Codi de l’entitat destinatària</w:t>
            </w:r>
          </w:p>
        </w:tc>
      </w:tr>
      <w:tr w:rsidR="005C0A76" w:rsidRPr="00CE5945" w:rsidTr="00FB7BE1">
        <w:trPr>
          <w:trHeight w:val="397"/>
          <w:trPrChange w:id="4917" w:author="paulac" w:date="2013-10-10T11:23:00Z">
            <w:trPr>
              <w:gridAfter w:val="0"/>
              <w:trHeight w:val="397"/>
              <w:jc w:val="center"/>
            </w:trPr>
          </w:trPrChange>
        </w:trPr>
        <w:tc>
          <w:tcPr>
            <w:cnfStyle w:val="001000000000"/>
            <w:tcW w:w="3080" w:type="dxa"/>
            <w:tcPrChange w:id="4918" w:author="paulac" w:date="2013-10-10T11:23:00Z">
              <w:tcPr>
                <w:tcW w:w="3080" w:type="dxa"/>
                <w:gridSpan w:val="2"/>
                <w:vAlign w:val="center"/>
              </w:tcPr>
            </w:tcPrChange>
          </w:tcPr>
          <w:p w:rsidR="005C0A76" w:rsidRPr="00E21426" w:rsidRDefault="000D0864" w:rsidP="00E21426">
            <w:pPr>
              <w:jc w:val="left"/>
              <w:rPr>
                <w:b w:val="0"/>
                <w:bCs w:val="0"/>
                <w:rPrChange w:id="4919" w:author="paulac" w:date="2013-10-15T09:26:00Z">
                  <w:rPr>
                    <w:rFonts w:eastAsiaTheme="minorHAnsi"/>
                    <w:b w:val="0"/>
                    <w:bCs w:val="0"/>
                    <w:szCs w:val="22"/>
                    <w:lang w:val="ca-ES" w:eastAsia="en-US"/>
                  </w:rPr>
                </w:rPrChange>
              </w:rPr>
              <w:pPrChange w:id="4920" w:author="paulac" w:date="2013-10-15T09:26:00Z">
                <w:pPr>
                  <w:spacing w:after="200" w:line="276" w:lineRule="auto"/>
                  <w:jc w:val="left"/>
                </w:pPr>
              </w:pPrChange>
            </w:pPr>
            <w:r w:rsidRPr="000D0864">
              <w:rPr>
                <w:rPrChange w:id="4921" w:author="paulac" w:date="2013-10-14T16:17:00Z">
                  <w:rPr>
                    <w:color w:val="0000FF" w:themeColor="hyperlink"/>
                    <w:u w:val="single"/>
                  </w:rPr>
                </w:rPrChange>
              </w:rPr>
              <w:t>varDestinatariCodiEntitat</w:t>
            </w:r>
          </w:p>
        </w:tc>
        <w:tc>
          <w:tcPr>
            <w:tcW w:w="4780" w:type="dxa"/>
            <w:tcPrChange w:id="4922" w:author="paulac" w:date="2013-10-10T11:23:00Z">
              <w:tcPr>
                <w:tcW w:w="4780" w:type="dxa"/>
                <w:gridSpan w:val="2"/>
                <w:vAlign w:val="center"/>
              </w:tcPr>
            </w:tcPrChange>
          </w:tcPr>
          <w:p w:rsidR="005C0A76" w:rsidRPr="00CE5945" w:rsidRDefault="005C0A76" w:rsidP="005F31C6">
            <w:pPr>
              <w:jc w:val="left"/>
              <w:cnfStyle w:val="000000000000"/>
            </w:pPr>
            <w:r w:rsidRPr="00CE5945">
              <w:t xml:space="preserve">Variable que conté el </w:t>
            </w:r>
            <w:r>
              <w:t>codi de l’entitat destinatària</w:t>
            </w:r>
          </w:p>
        </w:tc>
      </w:tr>
      <w:tr w:rsidR="008072B0" w:rsidRPr="00CE5945" w:rsidTr="00FB7BE1">
        <w:trPr>
          <w:cnfStyle w:val="000000100000"/>
          <w:trHeight w:val="397"/>
          <w:ins w:id="4923" w:author="paulac" w:date="2013-10-08T13:33:00Z"/>
          <w:trPrChange w:id="4924" w:author="paulac" w:date="2013-10-10T11:23:00Z">
            <w:trPr>
              <w:gridAfter w:val="0"/>
              <w:trHeight w:val="397"/>
              <w:jc w:val="center"/>
            </w:trPr>
          </w:trPrChange>
        </w:trPr>
        <w:tc>
          <w:tcPr>
            <w:cnfStyle w:val="001000000000"/>
            <w:tcW w:w="3080" w:type="dxa"/>
            <w:tcPrChange w:id="4925" w:author="paulac" w:date="2013-10-10T11:23:00Z">
              <w:tcPr>
                <w:tcW w:w="3080" w:type="dxa"/>
                <w:gridSpan w:val="2"/>
                <w:vAlign w:val="center"/>
              </w:tcPr>
            </w:tcPrChange>
          </w:tcPr>
          <w:p w:rsidR="008072B0" w:rsidRPr="00E21426" w:rsidRDefault="000D0864" w:rsidP="00E21426">
            <w:pPr>
              <w:jc w:val="left"/>
              <w:cnfStyle w:val="001000100000"/>
              <w:rPr>
                <w:ins w:id="4926" w:author="paulac" w:date="2013-10-08T13:33:00Z"/>
                <w:b w:val="0"/>
                <w:bCs w:val="0"/>
                <w:rPrChange w:id="4927" w:author="paulac" w:date="2013-10-15T09:26:00Z">
                  <w:rPr>
                    <w:ins w:id="4928" w:author="paulac" w:date="2013-10-08T13:33:00Z"/>
                    <w:rFonts w:eastAsiaTheme="minorHAnsi"/>
                    <w:b w:val="0"/>
                    <w:bCs w:val="0"/>
                    <w:szCs w:val="22"/>
                    <w:lang w:val="ca-ES" w:eastAsia="en-US"/>
                  </w:rPr>
                </w:rPrChange>
              </w:rPr>
              <w:pPrChange w:id="4929" w:author="paulac" w:date="2013-10-15T09:26:00Z">
                <w:pPr>
                  <w:spacing w:after="200" w:line="276" w:lineRule="auto"/>
                  <w:jc w:val="left"/>
                  <w:cnfStyle w:val="001000100000"/>
                </w:pPr>
              </w:pPrChange>
            </w:pPr>
            <w:ins w:id="4930" w:author="paulac" w:date="2013-10-08T13:34:00Z">
              <w:r w:rsidRPr="000D0864">
                <w:rPr>
                  <w:rPrChange w:id="4931" w:author="paulac" w:date="2013-10-14T16:17:00Z">
                    <w:rPr>
                      <w:color w:val="0000FF" w:themeColor="hyperlink"/>
                      <w:u w:val="single"/>
                    </w:rPr>
                  </w:rPrChange>
                </w:rPr>
                <w:t>destinatari</w:t>
              </w:r>
            </w:ins>
            <w:ins w:id="4932" w:author="paulac" w:date="2013-10-08T13:33:00Z">
              <w:r w:rsidRPr="000D0864">
                <w:rPr>
                  <w:rPrChange w:id="4933" w:author="paulac" w:date="2013-10-14T16:17:00Z">
                    <w:rPr>
                      <w:color w:val="0000FF" w:themeColor="hyperlink"/>
                      <w:u w:val="single"/>
                    </w:rPr>
                  </w:rPrChange>
                </w:rPr>
                <w:t>NomEntitat</w:t>
              </w:r>
            </w:ins>
          </w:p>
        </w:tc>
        <w:tc>
          <w:tcPr>
            <w:tcW w:w="4780" w:type="dxa"/>
            <w:tcPrChange w:id="4934" w:author="paulac" w:date="2013-10-10T11:23:00Z">
              <w:tcPr>
                <w:tcW w:w="4780" w:type="dxa"/>
                <w:gridSpan w:val="2"/>
                <w:vAlign w:val="center"/>
              </w:tcPr>
            </w:tcPrChange>
          </w:tcPr>
          <w:p w:rsidR="008072B0" w:rsidRPr="00CE5945" w:rsidRDefault="008072B0" w:rsidP="005F31C6">
            <w:pPr>
              <w:jc w:val="left"/>
              <w:cnfStyle w:val="000000100000"/>
              <w:rPr>
                <w:ins w:id="4935" w:author="paulac" w:date="2013-10-08T13:33:00Z"/>
              </w:rPr>
            </w:pPr>
            <w:ins w:id="4936" w:author="paulac" w:date="2013-10-08T13:33:00Z">
              <w:r>
                <w:t xml:space="preserve">Nom de l’entitat </w:t>
              </w:r>
            </w:ins>
            <w:ins w:id="4937" w:author="paulac" w:date="2013-10-08T13:34:00Z">
              <w:r>
                <w:t>destinatària</w:t>
              </w:r>
            </w:ins>
          </w:p>
        </w:tc>
      </w:tr>
      <w:tr w:rsidR="008072B0" w:rsidRPr="00CE5945" w:rsidTr="00FB7BE1">
        <w:trPr>
          <w:trHeight w:val="397"/>
          <w:ins w:id="4938" w:author="paulac" w:date="2013-10-08T13:33:00Z"/>
          <w:trPrChange w:id="4939" w:author="paulac" w:date="2013-10-10T11:23:00Z">
            <w:trPr>
              <w:gridAfter w:val="0"/>
              <w:trHeight w:val="397"/>
              <w:jc w:val="center"/>
            </w:trPr>
          </w:trPrChange>
        </w:trPr>
        <w:tc>
          <w:tcPr>
            <w:cnfStyle w:val="001000000000"/>
            <w:tcW w:w="3080" w:type="dxa"/>
            <w:tcPrChange w:id="4940" w:author="paulac" w:date="2013-10-10T11:23:00Z">
              <w:tcPr>
                <w:tcW w:w="3080" w:type="dxa"/>
                <w:gridSpan w:val="2"/>
                <w:vAlign w:val="center"/>
              </w:tcPr>
            </w:tcPrChange>
          </w:tcPr>
          <w:p w:rsidR="008072B0" w:rsidRPr="00E21426" w:rsidRDefault="000D0864" w:rsidP="00E21426">
            <w:pPr>
              <w:jc w:val="left"/>
              <w:rPr>
                <w:ins w:id="4941" w:author="paulac" w:date="2013-10-08T13:33:00Z"/>
                <w:b w:val="0"/>
                <w:bCs w:val="0"/>
                <w:rPrChange w:id="4942" w:author="paulac" w:date="2013-10-15T09:26:00Z">
                  <w:rPr>
                    <w:ins w:id="4943" w:author="paulac" w:date="2013-10-08T13:33:00Z"/>
                    <w:rFonts w:eastAsiaTheme="minorHAnsi"/>
                    <w:b w:val="0"/>
                    <w:bCs w:val="0"/>
                    <w:szCs w:val="22"/>
                    <w:lang w:val="ca-ES" w:eastAsia="en-US"/>
                  </w:rPr>
                </w:rPrChange>
              </w:rPr>
              <w:pPrChange w:id="4944" w:author="paulac" w:date="2013-10-15T09:26:00Z">
                <w:pPr>
                  <w:spacing w:after="200" w:line="276" w:lineRule="auto"/>
                  <w:jc w:val="left"/>
                </w:pPr>
              </w:pPrChange>
            </w:pPr>
            <w:ins w:id="4945" w:author="paulac" w:date="2013-10-08T13:33:00Z">
              <w:r w:rsidRPr="000D0864">
                <w:rPr>
                  <w:rPrChange w:id="4946" w:author="paulac" w:date="2013-10-14T16:17:00Z">
                    <w:rPr>
                      <w:color w:val="0000FF" w:themeColor="hyperlink"/>
                      <w:u w:val="single"/>
                    </w:rPr>
                  </w:rPrChange>
                </w:rPr>
                <w:t>var</w:t>
              </w:r>
            </w:ins>
            <w:ins w:id="4947" w:author="paulac" w:date="2013-10-08T13:34:00Z">
              <w:r w:rsidRPr="000D0864">
                <w:rPr>
                  <w:rPrChange w:id="4948" w:author="paulac" w:date="2013-10-14T16:17:00Z">
                    <w:rPr>
                      <w:color w:val="0000FF" w:themeColor="hyperlink"/>
                      <w:u w:val="single"/>
                    </w:rPr>
                  </w:rPrChange>
                </w:rPr>
                <w:t>Destinatari</w:t>
              </w:r>
            </w:ins>
            <w:ins w:id="4949" w:author="paulac" w:date="2013-10-08T13:33:00Z">
              <w:r w:rsidRPr="000D0864">
                <w:rPr>
                  <w:rPrChange w:id="4950" w:author="paulac" w:date="2013-10-14T16:17:00Z">
                    <w:rPr>
                      <w:color w:val="0000FF" w:themeColor="hyperlink"/>
                      <w:u w:val="single"/>
                    </w:rPr>
                  </w:rPrChange>
                </w:rPr>
                <w:t>NomEntitat</w:t>
              </w:r>
            </w:ins>
          </w:p>
        </w:tc>
        <w:tc>
          <w:tcPr>
            <w:tcW w:w="4780" w:type="dxa"/>
            <w:tcPrChange w:id="4951" w:author="paulac" w:date="2013-10-10T11:23:00Z">
              <w:tcPr>
                <w:tcW w:w="4780" w:type="dxa"/>
                <w:gridSpan w:val="2"/>
                <w:vAlign w:val="center"/>
              </w:tcPr>
            </w:tcPrChange>
          </w:tcPr>
          <w:p w:rsidR="008072B0" w:rsidRPr="00CE5945" w:rsidRDefault="008072B0" w:rsidP="005F31C6">
            <w:pPr>
              <w:jc w:val="left"/>
              <w:cnfStyle w:val="000000000000"/>
              <w:rPr>
                <w:ins w:id="4952" w:author="paulac" w:date="2013-10-08T13:33:00Z"/>
              </w:rPr>
            </w:pPr>
            <w:ins w:id="4953" w:author="paulac" w:date="2013-10-08T13:33:00Z">
              <w:r w:rsidRPr="00CE5945">
                <w:t xml:space="preserve">Variable que conté el </w:t>
              </w:r>
              <w:r>
                <w:t xml:space="preserve">nom de l’entitat </w:t>
              </w:r>
            </w:ins>
            <w:ins w:id="4954" w:author="paulac" w:date="2013-10-08T13:34:00Z">
              <w:r>
                <w:t>destinatària</w:t>
              </w:r>
            </w:ins>
          </w:p>
        </w:tc>
      </w:tr>
      <w:tr w:rsidR="005C0A76" w:rsidRPr="00CE5945" w:rsidTr="00FB7BE1">
        <w:trPr>
          <w:cnfStyle w:val="000000100000"/>
          <w:trHeight w:val="397"/>
          <w:trPrChange w:id="4955" w:author="paulac" w:date="2013-10-10T11:23:00Z">
            <w:trPr>
              <w:gridAfter w:val="0"/>
              <w:trHeight w:val="397"/>
              <w:jc w:val="center"/>
            </w:trPr>
          </w:trPrChange>
        </w:trPr>
        <w:tc>
          <w:tcPr>
            <w:cnfStyle w:val="001000000000"/>
            <w:tcW w:w="3080" w:type="dxa"/>
            <w:tcPrChange w:id="4956" w:author="paulac" w:date="2013-10-10T11:23:00Z">
              <w:tcPr>
                <w:tcW w:w="3080" w:type="dxa"/>
                <w:gridSpan w:val="2"/>
                <w:vAlign w:val="center"/>
              </w:tcPr>
            </w:tcPrChange>
          </w:tcPr>
          <w:p w:rsidR="005C0A76" w:rsidRPr="00E21426" w:rsidRDefault="000D0864" w:rsidP="00E21426">
            <w:pPr>
              <w:jc w:val="left"/>
              <w:cnfStyle w:val="001000100000"/>
              <w:rPr>
                <w:b w:val="0"/>
                <w:bCs w:val="0"/>
                <w:rPrChange w:id="4957" w:author="paulac" w:date="2013-10-15T09:26:00Z">
                  <w:rPr>
                    <w:rFonts w:eastAsiaTheme="minorHAnsi"/>
                    <w:b w:val="0"/>
                    <w:bCs w:val="0"/>
                    <w:szCs w:val="22"/>
                    <w:lang w:val="ca-ES" w:eastAsia="en-US"/>
                  </w:rPr>
                </w:rPrChange>
              </w:rPr>
              <w:pPrChange w:id="4958" w:author="paulac" w:date="2013-10-15T09:26:00Z">
                <w:pPr>
                  <w:spacing w:after="200" w:line="276" w:lineRule="auto"/>
                  <w:jc w:val="left"/>
                  <w:cnfStyle w:val="001000100000"/>
                </w:pPr>
              </w:pPrChange>
            </w:pPr>
            <w:r w:rsidRPr="000D0864">
              <w:rPr>
                <w:rPrChange w:id="4959" w:author="paulac" w:date="2013-10-14T16:17:00Z">
                  <w:rPr>
                    <w:color w:val="0000FF" w:themeColor="hyperlink"/>
                    <w:u w:val="single"/>
                  </w:rPr>
                </w:rPrChange>
              </w:rPr>
              <w:t>destinatariCodiGeografic</w:t>
            </w:r>
          </w:p>
        </w:tc>
        <w:tc>
          <w:tcPr>
            <w:tcW w:w="4780" w:type="dxa"/>
            <w:tcPrChange w:id="4960" w:author="paulac" w:date="2013-10-10T11:23:00Z">
              <w:tcPr>
                <w:tcW w:w="4780" w:type="dxa"/>
                <w:gridSpan w:val="2"/>
                <w:vAlign w:val="center"/>
              </w:tcPr>
            </w:tcPrChange>
          </w:tcPr>
          <w:p w:rsidR="005C0A76" w:rsidRPr="00CE5945" w:rsidRDefault="005C0A76" w:rsidP="005F31C6">
            <w:pPr>
              <w:jc w:val="left"/>
              <w:cnfStyle w:val="000000100000"/>
            </w:pPr>
            <w:r>
              <w:t>Codi de l’origen geogràfic del destinatari</w:t>
            </w:r>
          </w:p>
        </w:tc>
      </w:tr>
      <w:tr w:rsidR="005C0A76" w:rsidRPr="00CE5945" w:rsidTr="00FB7BE1">
        <w:trPr>
          <w:trHeight w:val="397"/>
          <w:trPrChange w:id="4961" w:author="paulac" w:date="2013-10-10T11:23:00Z">
            <w:trPr>
              <w:gridAfter w:val="0"/>
              <w:trHeight w:val="397"/>
              <w:jc w:val="center"/>
            </w:trPr>
          </w:trPrChange>
        </w:trPr>
        <w:tc>
          <w:tcPr>
            <w:cnfStyle w:val="001000000000"/>
            <w:tcW w:w="3080" w:type="dxa"/>
            <w:tcPrChange w:id="4962" w:author="paulac" w:date="2013-10-10T11:23:00Z">
              <w:tcPr>
                <w:tcW w:w="3080" w:type="dxa"/>
                <w:gridSpan w:val="2"/>
                <w:vAlign w:val="center"/>
              </w:tcPr>
            </w:tcPrChange>
          </w:tcPr>
          <w:p w:rsidR="005C0A76" w:rsidRPr="00E21426" w:rsidRDefault="000D0864" w:rsidP="00E21426">
            <w:pPr>
              <w:jc w:val="left"/>
              <w:rPr>
                <w:b w:val="0"/>
                <w:bCs w:val="0"/>
                <w:rPrChange w:id="4963" w:author="paulac" w:date="2013-10-15T09:26:00Z">
                  <w:rPr>
                    <w:rFonts w:eastAsiaTheme="minorHAnsi"/>
                    <w:b w:val="0"/>
                    <w:bCs w:val="0"/>
                    <w:szCs w:val="22"/>
                    <w:lang w:val="ca-ES" w:eastAsia="en-US"/>
                  </w:rPr>
                </w:rPrChange>
              </w:rPr>
              <w:pPrChange w:id="4964" w:author="paulac" w:date="2013-10-15T09:26:00Z">
                <w:pPr>
                  <w:spacing w:after="200" w:line="276" w:lineRule="auto"/>
                  <w:jc w:val="left"/>
                </w:pPr>
              </w:pPrChange>
            </w:pPr>
            <w:r w:rsidRPr="000D0864">
              <w:rPr>
                <w:rPrChange w:id="4965" w:author="paulac" w:date="2013-10-14T16:17:00Z">
                  <w:rPr>
                    <w:color w:val="0000FF" w:themeColor="hyperlink"/>
                    <w:u w:val="single"/>
                  </w:rPr>
                </w:rPrChange>
              </w:rPr>
              <w:t>varDestinatariCodiGeografic</w:t>
            </w:r>
          </w:p>
        </w:tc>
        <w:tc>
          <w:tcPr>
            <w:tcW w:w="4780" w:type="dxa"/>
            <w:tcPrChange w:id="4966" w:author="paulac" w:date="2013-10-10T11:23:00Z">
              <w:tcPr>
                <w:tcW w:w="4780" w:type="dxa"/>
                <w:gridSpan w:val="2"/>
                <w:vAlign w:val="center"/>
              </w:tcPr>
            </w:tcPrChange>
          </w:tcPr>
          <w:p w:rsidR="005C0A76" w:rsidRPr="00CE5945" w:rsidRDefault="005C0A76" w:rsidP="00583FBD">
            <w:pPr>
              <w:jc w:val="left"/>
              <w:cnfStyle w:val="000000000000"/>
            </w:pPr>
            <w:r w:rsidRPr="00CE5945">
              <w:t xml:space="preserve">Variable que conté el </w:t>
            </w:r>
            <w:r>
              <w:t>codi de l’origen geogràfic del destinatari</w:t>
            </w:r>
          </w:p>
        </w:tc>
      </w:tr>
      <w:tr w:rsidR="005C0A76" w:rsidRPr="00CE5945" w:rsidTr="00FB7BE1">
        <w:trPr>
          <w:cnfStyle w:val="000000100000"/>
          <w:trHeight w:val="397"/>
          <w:trPrChange w:id="4967" w:author="paulac" w:date="2013-10-10T11:23:00Z">
            <w:trPr>
              <w:gridAfter w:val="0"/>
              <w:trHeight w:val="397"/>
              <w:jc w:val="center"/>
            </w:trPr>
          </w:trPrChange>
        </w:trPr>
        <w:tc>
          <w:tcPr>
            <w:cnfStyle w:val="001000000000"/>
            <w:tcW w:w="3080" w:type="dxa"/>
            <w:tcPrChange w:id="4968" w:author="paulac" w:date="2013-10-10T11:23:00Z">
              <w:tcPr>
                <w:tcW w:w="3080" w:type="dxa"/>
                <w:gridSpan w:val="2"/>
                <w:vAlign w:val="center"/>
              </w:tcPr>
            </w:tcPrChange>
          </w:tcPr>
          <w:p w:rsidR="005C0A76" w:rsidRPr="00E21426" w:rsidRDefault="000D0864" w:rsidP="00E21426">
            <w:pPr>
              <w:jc w:val="left"/>
              <w:cnfStyle w:val="001000100000"/>
              <w:rPr>
                <w:b w:val="0"/>
                <w:bCs w:val="0"/>
                <w:rPrChange w:id="4969" w:author="paulac" w:date="2013-10-15T09:26:00Z">
                  <w:rPr>
                    <w:rFonts w:eastAsiaTheme="minorHAnsi"/>
                    <w:b w:val="0"/>
                    <w:bCs w:val="0"/>
                    <w:szCs w:val="22"/>
                    <w:lang w:val="ca-ES" w:eastAsia="en-US"/>
                  </w:rPr>
                </w:rPrChange>
              </w:rPr>
              <w:pPrChange w:id="4970" w:author="paulac" w:date="2013-10-15T09:26:00Z">
                <w:pPr>
                  <w:spacing w:after="200" w:line="276" w:lineRule="auto"/>
                  <w:jc w:val="left"/>
                  <w:cnfStyle w:val="001000100000"/>
                </w:pPr>
              </w:pPrChange>
            </w:pPr>
            <w:r w:rsidRPr="000D0864">
              <w:rPr>
                <w:rPrChange w:id="4971" w:author="paulac" w:date="2013-10-14T16:17:00Z">
                  <w:rPr>
                    <w:color w:val="0000FF" w:themeColor="hyperlink"/>
                    <w:u w:val="single"/>
                  </w:rPr>
                </w:rPrChange>
              </w:rPr>
              <w:t>destinatariNomGeografic</w:t>
            </w:r>
          </w:p>
        </w:tc>
        <w:tc>
          <w:tcPr>
            <w:tcW w:w="4780" w:type="dxa"/>
            <w:tcPrChange w:id="4972" w:author="paulac" w:date="2013-10-10T11:23:00Z">
              <w:tcPr>
                <w:tcW w:w="4780" w:type="dxa"/>
                <w:gridSpan w:val="2"/>
                <w:vAlign w:val="center"/>
              </w:tcPr>
            </w:tcPrChange>
          </w:tcPr>
          <w:p w:rsidR="005C0A76" w:rsidRPr="00CE5945" w:rsidRDefault="005C0A76" w:rsidP="00583FBD">
            <w:pPr>
              <w:jc w:val="left"/>
              <w:cnfStyle w:val="000000100000"/>
            </w:pPr>
            <w:r>
              <w:t>Nom de l’origen geogràfic del destinatari</w:t>
            </w:r>
          </w:p>
        </w:tc>
      </w:tr>
      <w:tr w:rsidR="005C0A76" w:rsidRPr="00CE5945" w:rsidTr="00FB7BE1">
        <w:trPr>
          <w:trHeight w:val="397"/>
          <w:trPrChange w:id="4973" w:author="paulac" w:date="2013-10-10T11:23:00Z">
            <w:trPr>
              <w:gridAfter w:val="0"/>
              <w:trHeight w:val="397"/>
              <w:jc w:val="center"/>
            </w:trPr>
          </w:trPrChange>
        </w:trPr>
        <w:tc>
          <w:tcPr>
            <w:cnfStyle w:val="001000000000"/>
            <w:tcW w:w="3080" w:type="dxa"/>
            <w:tcPrChange w:id="4974" w:author="paulac" w:date="2013-10-10T11:23:00Z">
              <w:tcPr>
                <w:tcW w:w="3080" w:type="dxa"/>
                <w:gridSpan w:val="2"/>
                <w:vAlign w:val="center"/>
              </w:tcPr>
            </w:tcPrChange>
          </w:tcPr>
          <w:p w:rsidR="005C0A76" w:rsidRPr="00E21426" w:rsidRDefault="000D0864" w:rsidP="00E21426">
            <w:pPr>
              <w:jc w:val="left"/>
              <w:rPr>
                <w:b w:val="0"/>
                <w:bCs w:val="0"/>
                <w:rPrChange w:id="4975" w:author="paulac" w:date="2013-10-15T09:26:00Z">
                  <w:rPr>
                    <w:rFonts w:eastAsiaTheme="minorHAnsi"/>
                    <w:b w:val="0"/>
                    <w:bCs w:val="0"/>
                    <w:szCs w:val="22"/>
                    <w:lang w:val="ca-ES" w:eastAsia="en-US"/>
                  </w:rPr>
                </w:rPrChange>
              </w:rPr>
              <w:pPrChange w:id="4976" w:author="paulac" w:date="2013-10-15T09:26:00Z">
                <w:pPr>
                  <w:spacing w:after="200" w:line="276" w:lineRule="auto"/>
                  <w:jc w:val="left"/>
                </w:pPr>
              </w:pPrChange>
            </w:pPr>
            <w:r w:rsidRPr="000D0864">
              <w:rPr>
                <w:rPrChange w:id="4977" w:author="paulac" w:date="2013-10-14T16:17:00Z">
                  <w:rPr>
                    <w:color w:val="0000FF" w:themeColor="hyperlink"/>
                    <w:u w:val="single"/>
                  </w:rPr>
                </w:rPrChange>
              </w:rPr>
              <w:t>varDestinatariNomGeografic</w:t>
            </w:r>
          </w:p>
        </w:tc>
        <w:tc>
          <w:tcPr>
            <w:tcW w:w="4780" w:type="dxa"/>
            <w:tcPrChange w:id="4978" w:author="paulac" w:date="2013-10-10T11:23:00Z">
              <w:tcPr>
                <w:tcW w:w="4780" w:type="dxa"/>
                <w:gridSpan w:val="2"/>
                <w:vAlign w:val="center"/>
              </w:tcPr>
            </w:tcPrChange>
          </w:tcPr>
          <w:p w:rsidR="005C0A76" w:rsidRPr="00CE5945" w:rsidRDefault="005C0A76" w:rsidP="00583FBD">
            <w:pPr>
              <w:jc w:val="left"/>
              <w:cnfStyle w:val="000000000000"/>
            </w:pPr>
            <w:r w:rsidRPr="00CE5945">
              <w:t xml:space="preserve">Variable que conté </w:t>
            </w:r>
            <w:r>
              <w:t xml:space="preserve">el nom de l’origen geogràfic del </w:t>
            </w:r>
            <w:r>
              <w:lastRenderedPageBreak/>
              <w:t>destinatari</w:t>
            </w:r>
          </w:p>
        </w:tc>
      </w:tr>
      <w:tr w:rsidR="005C0A76" w:rsidRPr="00CE5945" w:rsidTr="00FB7BE1">
        <w:trPr>
          <w:cnfStyle w:val="000000100000"/>
          <w:trHeight w:val="397"/>
          <w:trPrChange w:id="4979" w:author="paulac" w:date="2013-10-10T11:23:00Z">
            <w:trPr>
              <w:gridAfter w:val="0"/>
              <w:trHeight w:val="397"/>
              <w:jc w:val="center"/>
            </w:trPr>
          </w:trPrChange>
        </w:trPr>
        <w:tc>
          <w:tcPr>
            <w:cnfStyle w:val="001000000000"/>
            <w:tcW w:w="3080" w:type="dxa"/>
            <w:tcPrChange w:id="4980" w:author="paulac" w:date="2013-10-10T11:23:00Z">
              <w:tcPr>
                <w:tcW w:w="3080" w:type="dxa"/>
                <w:gridSpan w:val="2"/>
                <w:vAlign w:val="center"/>
              </w:tcPr>
            </w:tcPrChange>
          </w:tcPr>
          <w:p w:rsidR="005C0A76" w:rsidRPr="00E21426" w:rsidRDefault="000D0864" w:rsidP="00E21426">
            <w:pPr>
              <w:jc w:val="left"/>
              <w:cnfStyle w:val="001000100000"/>
              <w:rPr>
                <w:b w:val="0"/>
                <w:bCs w:val="0"/>
                <w:rPrChange w:id="4981" w:author="paulac" w:date="2013-10-15T09:26:00Z">
                  <w:rPr>
                    <w:rFonts w:eastAsiaTheme="minorHAnsi"/>
                    <w:b w:val="0"/>
                    <w:bCs w:val="0"/>
                    <w:szCs w:val="22"/>
                    <w:lang w:val="ca-ES" w:eastAsia="en-US"/>
                  </w:rPr>
                </w:rPrChange>
              </w:rPr>
              <w:pPrChange w:id="4982" w:author="paulac" w:date="2013-10-15T09:26:00Z">
                <w:pPr>
                  <w:spacing w:after="200" w:line="276" w:lineRule="auto"/>
                  <w:jc w:val="left"/>
                  <w:cnfStyle w:val="001000100000"/>
                </w:pPr>
              </w:pPrChange>
            </w:pPr>
            <w:r w:rsidRPr="000D0864">
              <w:rPr>
                <w:rPrChange w:id="4983" w:author="paulac" w:date="2013-10-14T16:17:00Z">
                  <w:rPr>
                    <w:color w:val="0000FF" w:themeColor="hyperlink"/>
                    <w:u w:val="single"/>
                  </w:rPr>
                </w:rPrChange>
              </w:rPr>
              <w:lastRenderedPageBreak/>
              <w:t>destinatariRegistreNumero</w:t>
            </w:r>
          </w:p>
        </w:tc>
        <w:tc>
          <w:tcPr>
            <w:tcW w:w="4780" w:type="dxa"/>
            <w:tcPrChange w:id="4984" w:author="paulac" w:date="2013-10-10T11:23:00Z">
              <w:tcPr>
                <w:tcW w:w="4780" w:type="dxa"/>
                <w:gridSpan w:val="2"/>
                <w:vAlign w:val="center"/>
              </w:tcPr>
            </w:tcPrChange>
          </w:tcPr>
          <w:p w:rsidR="005C0A76" w:rsidRPr="00CE5945" w:rsidRDefault="005C0A76" w:rsidP="00583FBD">
            <w:pPr>
              <w:jc w:val="left"/>
              <w:cnfStyle w:val="000000100000"/>
            </w:pPr>
            <w:r>
              <w:t>Número de registre d’entrada</w:t>
            </w:r>
          </w:p>
        </w:tc>
      </w:tr>
      <w:tr w:rsidR="005C0A76" w:rsidRPr="00CE5945" w:rsidTr="00FB7BE1">
        <w:trPr>
          <w:trHeight w:val="397"/>
          <w:trPrChange w:id="4985" w:author="paulac" w:date="2013-10-10T11:23:00Z">
            <w:trPr>
              <w:gridAfter w:val="0"/>
              <w:trHeight w:val="397"/>
              <w:jc w:val="center"/>
            </w:trPr>
          </w:trPrChange>
        </w:trPr>
        <w:tc>
          <w:tcPr>
            <w:cnfStyle w:val="001000000000"/>
            <w:tcW w:w="3080" w:type="dxa"/>
            <w:tcPrChange w:id="4986" w:author="paulac" w:date="2013-10-10T11:23:00Z">
              <w:tcPr>
                <w:tcW w:w="3080" w:type="dxa"/>
                <w:gridSpan w:val="2"/>
                <w:vAlign w:val="center"/>
              </w:tcPr>
            </w:tcPrChange>
          </w:tcPr>
          <w:p w:rsidR="005C0A76" w:rsidRPr="00E21426" w:rsidRDefault="000D0864" w:rsidP="00E21426">
            <w:pPr>
              <w:jc w:val="left"/>
              <w:rPr>
                <w:b w:val="0"/>
                <w:bCs w:val="0"/>
                <w:rPrChange w:id="4987" w:author="paulac" w:date="2013-10-15T09:26:00Z">
                  <w:rPr>
                    <w:rFonts w:eastAsiaTheme="minorHAnsi"/>
                    <w:b w:val="0"/>
                    <w:bCs w:val="0"/>
                    <w:szCs w:val="22"/>
                    <w:lang w:val="ca-ES" w:eastAsia="en-US"/>
                  </w:rPr>
                </w:rPrChange>
              </w:rPr>
              <w:pPrChange w:id="4988" w:author="paulac" w:date="2013-10-15T09:26:00Z">
                <w:pPr>
                  <w:spacing w:after="200" w:line="276" w:lineRule="auto"/>
                  <w:jc w:val="left"/>
                </w:pPr>
              </w:pPrChange>
            </w:pPr>
            <w:r w:rsidRPr="000D0864">
              <w:rPr>
                <w:rPrChange w:id="4989" w:author="paulac" w:date="2013-10-14T16:17:00Z">
                  <w:rPr>
                    <w:color w:val="0000FF" w:themeColor="hyperlink"/>
                    <w:u w:val="single"/>
                  </w:rPr>
                </w:rPrChange>
              </w:rPr>
              <w:t>varDestinatariRegistreNumero</w:t>
            </w:r>
          </w:p>
        </w:tc>
        <w:tc>
          <w:tcPr>
            <w:tcW w:w="4780" w:type="dxa"/>
            <w:tcPrChange w:id="4990" w:author="paulac" w:date="2013-10-10T11:23:00Z">
              <w:tcPr>
                <w:tcW w:w="4780" w:type="dxa"/>
                <w:gridSpan w:val="2"/>
                <w:vAlign w:val="center"/>
              </w:tcPr>
            </w:tcPrChange>
          </w:tcPr>
          <w:p w:rsidR="005C0A76" w:rsidRPr="00CE5945" w:rsidRDefault="005C0A76" w:rsidP="00583FBD">
            <w:pPr>
              <w:jc w:val="left"/>
              <w:cnfStyle w:val="000000000000"/>
            </w:pPr>
            <w:r w:rsidRPr="00CE5945">
              <w:t xml:space="preserve">Variable que conté el </w:t>
            </w:r>
            <w:r>
              <w:t>número de registre d’entrada</w:t>
            </w:r>
          </w:p>
        </w:tc>
      </w:tr>
      <w:tr w:rsidR="005C0A76" w:rsidRPr="00CE5945" w:rsidTr="00FB7BE1">
        <w:trPr>
          <w:cnfStyle w:val="000000100000"/>
          <w:trHeight w:val="397"/>
          <w:trPrChange w:id="4991" w:author="paulac" w:date="2013-10-10T11:23:00Z">
            <w:trPr>
              <w:gridAfter w:val="0"/>
              <w:trHeight w:val="397"/>
              <w:jc w:val="center"/>
            </w:trPr>
          </w:trPrChange>
        </w:trPr>
        <w:tc>
          <w:tcPr>
            <w:cnfStyle w:val="001000000000"/>
            <w:tcW w:w="3080" w:type="dxa"/>
            <w:tcPrChange w:id="4992" w:author="paulac" w:date="2013-10-10T11:23:00Z">
              <w:tcPr>
                <w:tcW w:w="3080" w:type="dxa"/>
                <w:gridSpan w:val="2"/>
                <w:vAlign w:val="center"/>
              </w:tcPr>
            </w:tcPrChange>
          </w:tcPr>
          <w:p w:rsidR="005C0A76" w:rsidRPr="00E21426" w:rsidRDefault="000D0864" w:rsidP="00E21426">
            <w:pPr>
              <w:jc w:val="left"/>
              <w:cnfStyle w:val="001000100000"/>
              <w:rPr>
                <w:b w:val="0"/>
                <w:bCs w:val="0"/>
                <w:rPrChange w:id="4993" w:author="paulac" w:date="2013-10-15T09:26:00Z">
                  <w:rPr>
                    <w:rFonts w:eastAsiaTheme="minorHAnsi"/>
                    <w:b w:val="0"/>
                    <w:bCs w:val="0"/>
                    <w:szCs w:val="22"/>
                    <w:lang w:val="ca-ES" w:eastAsia="en-US"/>
                  </w:rPr>
                </w:rPrChange>
              </w:rPr>
              <w:pPrChange w:id="4994" w:author="paulac" w:date="2013-10-15T09:26:00Z">
                <w:pPr>
                  <w:spacing w:after="200" w:line="276" w:lineRule="auto"/>
                  <w:jc w:val="left"/>
                  <w:cnfStyle w:val="001000100000"/>
                </w:pPr>
              </w:pPrChange>
            </w:pPr>
            <w:r w:rsidRPr="000D0864">
              <w:rPr>
                <w:rPrChange w:id="4995" w:author="paulac" w:date="2013-10-14T16:17:00Z">
                  <w:rPr>
                    <w:color w:val="0000FF" w:themeColor="hyperlink"/>
                    <w:u w:val="single"/>
                  </w:rPr>
                </w:rPrChange>
              </w:rPr>
              <w:t>destinatariRegistreAny</w:t>
            </w:r>
          </w:p>
        </w:tc>
        <w:tc>
          <w:tcPr>
            <w:tcW w:w="4780" w:type="dxa"/>
            <w:tcPrChange w:id="4996" w:author="paulac" w:date="2013-10-10T11:23:00Z">
              <w:tcPr>
                <w:tcW w:w="4780" w:type="dxa"/>
                <w:gridSpan w:val="2"/>
                <w:vAlign w:val="center"/>
              </w:tcPr>
            </w:tcPrChange>
          </w:tcPr>
          <w:p w:rsidR="005C0A76" w:rsidRPr="00CE5945" w:rsidRDefault="005C0A76" w:rsidP="00583FBD">
            <w:pPr>
              <w:jc w:val="left"/>
              <w:cnfStyle w:val="000000100000"/>
            </w:pPr>
            <w:r>
              <w:t>Any de registre d’entrada</w:t>
            </w:r>
          </w:p>
        </w:tc>
      </w:tr>
      <w:tr w:rsidR="005C0A76" w:rsidRPr="00CE5945" w:rsidTr="00FB7BE1">
        <w:trPr>
          <w:trHeight w:val="397"/>
          <w:trPrChange w:id="4997" w:author="paulac" w:date="2013-10-10T11:23:00Z">
            <w:trPr>
              <w:gridAfter w:val="0"/>
              <w:trHeight w:val="397"/>
              <w:jc w:val="center"/>
            </w:trPr>
          </w:trPrChange>
        </w:trPr>
        <w:tc>
          <w:tcPr>
            <w:cnfStyle w:val="001000000000"/>
            <w:tcW w:w="3080" w:type="dxa"/>
            <w:tcPrChange w:id="4998" w:author="paulac" w:date="2013-10-10T11:23:00Z">
              <w:tcPr>
                <w:tcW w:w="3080" w:type="dxa"/>
                <w:gridSpan w:val="2"/>
                <w:vAlign w:val="center"/>
              </w:tcPr>
            </w:tcPrChange>
          </w:tcPr>
          <w:p w:rsidR="005C0A76" w:rsidRPr="00E21426" w:rsidRDefault="000D0864" w:rsidP="00E21426">
            <w:pPr>
              <w:jc w:val="left"/>
              <w:rPr>
                <w:b w:val="0"/>
                <w:bCs w:val="0"/>
                <w:rPrChange w:id="4999" w:author="paulac" w:date="2013-10-15T09:26:00Z">
                  <w:rPr>
                    <w:rFonts w:eastAsiaTheme="minorHAnsi"/>
                    <w:b w:val="0"/>
                    <w:bCs w:val="0"/>
                    <w:szCs w:val="22"/>
                    <w:lang w:val="ca-ES" w:eastAsia="en-US"/>
                  </w:rPr>
                </w:rPrChange>
              </w:rPr>
              <w:pPrChange w:id="5000" w:author="paulac" w:date="2013-10-15T09:26:00Z">
                <w:pPr>
                  <w:spacing w:after="200" w:line="276" w:lineRule="auto"/>
                  <w:jc w:val="left"/>
                </w:pPr>
              </w:pPrChange>
            </w:pPr>
            <w:r w:rsidRPr="000D0864">
              <w:rPr>
                <w:rPrChange w:id="5001" w:author="paulac" w:date="2013-10-14T16:17:00Z">
                  <w:rPr>
                    <w:color w:val="0000FF" w:themeColor="hyperlink"/>
                    <w:u w:val="single"/>
                  </w:rPr>
                </w:rPrChange>
              </w:rPr>
              <w:t>varDestinatariRegistreAny</w:t>
            </w:r>
          </w:p>
        </w:tc>
        <w:tc>
          <w:tcPr>
            <w:tcW w:w="4780" w:type="dxa"/>
            <w:tcPrChange w:id="5002" w:author="paulac" w:date="2013-10-10T11:23:00Z">
              <w:tcPr>
                <w:tcW w:w="4780" w:type="dxa"/>
                <w:gridSpan w:val="2"/>
                <w:vAlign w:val="center"/>
              </w:tcPr>
            </w:tcPrChange>
          </w:tcPr>
          <w:p w:rsidR="005C0A76" w:rsidRPr="00CE5945" w:rsidRDefault="005C0A76" w:rsidP="005F31C6">
            <w:pPr>
              <w:jc w:val="left"/>
              <w:cnfStyle w:val="000000000000"/>
            </w:pPr>
            <w:r w:rsidRPr="00CE5945">
              <w:t xml:space="preserve">Variable que conté </w:t>
            </w:r>
            <w:r>
              <w:t>l’any de registre d’entrada</w:t>
            </w:r>
          </w:p>
        </w:tc>
      </w:tr>
      <w:tr w:rsidR="005C0A76" w:rsidRPr="00CE5945" w:rsidTr="00FB7BE1">
        <w:trPr>
          <w:cnfStyle w:val="000000100000"/>
          <w:trHeight w:val="397"/>
          <w:trPrChange w:id="5003" w:author="paulac" w:date="2013-10-10T11:23:00Z">
            <w:trPr>
              <w:gridAfter w:val="0"/>
              <w:trHeight w:val="397"/>
              <w:jc w:val="center"/>
            </w:trPr>
          </w:trPrChange>
        </w:trPr>
        <w:tc>
          <w:tcPr>
            <w:cnfStyle w:val="001000000000"/>
            <w:tcW w:w="3080" w:type="dxa"/>
            <w:tcPrChange w:id="5004" w:author="paulac" w:date="2013-10-10T11:23:00Z">
              <w:tcPr>
                <w:tcW w:w="3080" w:type="dxa"/>
                <w:gridSpan w:val="2"/>
                <w:vAlign w:val="center"/>
              </w:tcPr>
            </w:tcPrChange>
          </w:tcPr>
          <w:p w:rsidR="005C0A76" w:rsidRPr="00E21426" w:rsidRDefault="000D0864" w:rsidP="00E21426">
            <w:pPr>
              <w:jc w:val="left"/>
              <w:cnfStyle w:val="001000100000"/>
              <w:rPr>
                <w:b w:val="0"/>
                <w:bCs w:val="0"/>
                <w:rPrChange w:id="5005" w:author="paulac" w:date="2013-10-15T09:26:00Z">
                  <w:rPr>
                    <w:rFonts w:eastAsiaTheme="minorHAnsi"/>
                    <w:b w:val="0"/>
                    <w:bCs w:val="0"/>
                    <w:szCs w:val="22"/>
                    <w:lang w:val="ca-ES" w:eastAsia="en-US"/>
                  </w:rPr>
                </w:rPrChange>
              </w:rPr>
              <w:pPrChange w:id="5006" w:author="paulac" w:date="2013-10-15T09:26:00Z">
                <w:pPr>
                  <w:spacing w:after="200" w:line="276" w:lineRule="auto"/>
                  <w:jc w:val="left"/>
                  <w:cnfStyle w:val="001000100000"/>
                </w:pPr>
              </w:pPrChange>
            </w:pPr>
            <w:r w:rsidRPr="000D0864">
              <w:rPr>
                <w:rPrChange w:id="5007" w:author="paulac" w:date="2013-10-14T16:17:00Z">
                  <w:rPr>
                    <w:color w:val="0000FF" w:themeColor="hyperlink"/>
                    <w:u w:val="single"/>
                  </w:rPr>
                </w:rPrChange>
              </w:rPr>
              <w:t>documentTipus</w:t>
            </w:r>
          </w:p>
        </w:tc>
        <w:tc>
          <w:tcPr>
            <w:tcW w:w="4780" w:type="dxa"/>
            <w:tcPrChange w:id="5008" w:author="paulac" w:date="2013-10-10T11:23:00Z">
              <w:tcPr>
                <w:tcW w:w="4780" w:type="dxa"/>
                <w:gridSpan w:val="2"/>
                <w:vAlign w:val="center"/>
              </w:tcPr>
            </w:tcPrChange>
          </w:tcPr>
          <w:p w:rsidR="005C0A76" w:rsidRPr="00CE5945" w:rsidRDefault="005C0A76" w:rsidP="005F31C6">
            <w:pPr>
              <w:jc w:val="left"/>
              <w:cnfStyle w:val="000000100000"/>
            </w:pPr>
            <w:r>
              <w:t>Tipus del document</w:t>
            </w:r>
          </w:p>
        </w:tc>
      </w:tr>
      <w:tr w:rsidR="005C0A76" w:rsidRPr="00CE5945" w:rsidTr="00FB7BE1">
        <w:trPr>
          <w:trHeight w:val="397"/>
          <w:trPrChange w:id="5009" w:author="paulac" w:date="2013-10-10T11:23:00Z">
            <w:trPr>
              <w:gridAfter w:val="0"/>
              <w:trHeight w:val="397"/>
              <w:jc w:val="center"/>
            </w:trPr>
          </w:trPrChange>
        </w:trPr>
        <w:tc>
          <w:tcPr>
            <w:cnfStyle w:val="001000000000"/>
            <w:tcW w:w="3080" w:type="dxa"/>
            <w:tcPrChange w:id="5010" w:author="paulac" w:date="2013-10-10T11:23:00Z">
              <w:tcPr>
                <w:tcW w:w="3080" w:type="dxa"/>
                <w:gridSpan w:val="2"/>
                <w:vAlign w:val="center"/>
              </w:tcPr>
            </w:tcPrChange>
          </w:tcPr>
          <w:p w:rsidR="005C0A76" w:rsidRPr="00E21426" w:rsidRDefault="000D0864" w:rsidP="00E21426">
            <w:pPr>
              <w:jc w:val="left"/>
              <w:rPr>
                <w:b w:val="0"/>
                <w:bCs w:val="0"/>
                <w:rPrChange w:id="5011" w:author="paulac" w:date="2013-10-15T09:26:00Z">
                  <w:rPr>
                    <w:rFonts w:eastAsiaTheme="minorHAnsi"/>
                    <w:b w:val="0"/>
                    <w:bCs w:val="0"/>
                    <w:szCs w:val="22"/>
                    <w:lang w:val="ca-ES" w:eastAsia="en-US"/>
                  </w:rPr>
                </w:rPrChange>
              </w:rPr>
              <w:pPrChange w:id="5012" w:author="paulac" w:date="2013-10-15T09:26:00Z">
                <w:pPr>
                  <w:spacing w:after="200" w:line="276" w:lineRule="auto"/>
                  <w:jc w:val="left"/>
                </w:pPr>
              </w:pPrChange>
            </w:pPr>
            <w:r w:rsidRPr="000D0864">
              <w:rPr>
                <w:rPrChange w:id="5013" w:author="paulac" w:date="2013-10-14T16:17:00Z">
                  <w:rPr>
                    <w:color w:val="0000FF" w:themeColor="hyperlink"/>
                    <w:u w:val="single"/>
                  </w:rPr>
                </w:rPrChange>
              </w:rPr>
              <w:t>varDocumentTipus</w:t>
            </w:r>
          </w:p>
        </w:tc>
        <w:tc>
          <w:tcPr>
            <w:tcW w:w="4780" w:type="dxa"/>
            <w:tcPrChange w:id="5014" w:author="paulac" w:date="2013-10-10T11:23:00Z">
              <w:tcPr>
                <w:tcW w:w="4780" w:type="dxa"/>
                <w:gridSpan w:val="2"/>
                <w:vAlign w:val="center"/>
              </w:tcPr>
            </w:tcPrChange>
          </w:tcPr>
          <w:p w:rsidR="005C0A76" w:rsidRPr="00CE5945" w:rsidRDefault="005C0A76" w:rsidP="00583FBD">
            <w:pPr>
              <w:jc w:val="left"/>
              <w:cnfStyle w:val="000000000000"/>
            </w:pPr>
            <w:r w:rsidRPr="00CE5945">
              <w:t xml:space="preserve">Variable que conté el </w:t>
            </w:r>
            <w:r>
              <w:t>tipus del document</w:t>
            </w:r>
          </w:p>
        </w:tc>
      </w:tr>
      <w:tr w:rsidR="005C0A76" w:rsidRPr="00CE5945" w:rsidTr="00FB7BE1">
        <w:trPr>
          <w:cnfStyle w:val="000000100000"/>
          <w:trHeight w:val="397"/>
          <w:trPrChange w:id="5015" w:author="paulac" w:date="2013-10-10T11:23:00Z">
            <w:trPr>
              <w:gridAfter w:val="0"/>
              <w:trHeight w:val="397"/>
              <w:jc w:val="center"/>
            </w:trPr>
          </w:trPrChange>
        </w:trPr>
        <w:tc>
          <w:tcPr>
            <w:cnfStyle w:val="001000000000"/>
            <w:tcW w:w="3080" w:type="dxa"/>
            <w:tcPrChange w:id="5016" w:author="paulac" w:date="2013-10-10T11:23:00Z">
              <w:tcPr>
                <w:tcW w:w="3080" w:type="dxa"/>
                <w:gridSpan w:val="2"/>
                <w:vAlign w:val="center"/>
              </w:tcPr>
            </w:tcPrChange>
          </w:tcPr>
          <w:p w:rsidR="005C0A76" w:rsidRPr="00E21426" w:rsidRDefault="000D0864" w:rsidP="00E21426">
            <w:pPr>
              <w:jc w:val="left"/>
              <w:cnfStyle w:val="001000100000"/>
              <w:rPr>
                <w:b w:val="0"/>
                <w:bCs w:val="0"/>
                <w:rPrChange w:id="5017" w:author="paulac" w:date="2013-10-15T09:26:00Z">
                  <w:rPr>
                    <w:rFonts w:eastAsiaTheme="minorHAnsi"/>
                    <w:b w:val="0"/>
                    <w:bCs w:val="0"/>
                    <w:szCs w:val="22"/>
                    <w:lang w:val="ca-ES" w:eastAsia="en-US"/>
                  </w:rPr>
                </w:rPrChange>
              </w:rPr>
              <w:pPrChange w:id="5018" w:author="paulac" w:date="2013-10-15T09:26:00Z">
                <w:pPr>
                  <w:spacing w:after="200" w:line="276" w:lineRule="auto"/>
                  <w:jc w:val="left"/>
                  <w:cnfStyle w:val="001000100000"/>
                </w:pPr>
              </w:pPrChange>
            </w:pPr>
            <w:r w:rsidRPr="000D0864">
              <w:rPr>
                <w:rPrChange w:id="5019" w:author="paulac" w:date="2013-10-14T16:17:00Z">
                  <w:rPr>
                    <w:color w:val="0000FF" w:themeColor="hyperlink"/>
                    <w:u w:val="single"/>
                  </w:rPr>
                </w:rPrChange>
              </w:rPr>
              <w:t>documentIdiomaDocument</w:t>
            </w:r>
          </w:p>
        </w:tc>
        <w:tc>
          <w:tcPr>
            <w:tcW w:w="4780" w:type="dxa"/>
            <w:tcPrChange w:id="5020" w:author="paulac" w:date="2013-10-10T11:23:00Z">
              <w:tcPr>
                <w:tcW w:w="4780" w:type="dxa"/>
                <w:gridSpan w:val="2"/>
                <w:vAlign w:val="center"/>
              </w:tcPr>
            </w:tcPrChange>
          </w:tcPr>
          <w:p w:rsidR="005C0A76" w:rsidRPr="00CE5945" w:rsidRDefault="005C0A76" w:rsidP="005F31C6">
            <w:pPr>
              <w:jc w:val="left"/>
              <w:cnfStyle w:val="000000100000"/>
            </w:pPr>
            <w:r>
              <w:t>Idioma del document</w:t>
            </w:r>
          </w:p>
        </w:tc>
      </w:tr>
      <w:tr w:rsidR="005C0A76" w:rsidRPr="00CE5945" w:rsidTr="00FB7BE1">
        <w:trPr>
          <w:trHeight w:val="397"/>
          <w:trPrChange w:id="5021" w:author="paulac" w:date="2013-10-10T11:23:00Z">
            <w:trPr>
              <w:gridAfter w:val="0"/>
              <w:trHeight w:val="397"/>
              <w:jc w:val="center"/>
            </w:trPr>
          </w:trPrChange>
        </w:trPr>
        <w:tc>
          <w:tcPr>
            <w:cnfStyle w:val="001000000000"/>
            <w:tcW w:w="3080" w:type="dxa"/>
            <w:tcPrChange w:id="5022" w:author="paulac" w:date="2013-10-10T11:23:00Z">
              <w:tcPr>
                <w:tcW w:w="3080" w:type="dxa"/>
                <w:gridSpan w:val="2"/>
                <w:vAlign w:val="center"/>
              </w:tcPr>
            </w:tcPrChange>
          </w:tcPr>
          <w:p w:rsidR="005C0A76" w:rsidRPr="00E21426" w:rsidRDefault="000D0864" w:rsidP="00E21426">
            <w:pPr>
              <w:jc w:val="left"/>
              <w:rPr>
                <w:b w:val="0"/>
                <w:bCs w:val="0"/>
                <w:rPrChange w:id="5023" w:author="paulac" w:date="2013-10-15T09:26:00Z">
                  <w:rPr>
                    <w:rFonts w:eastAsiaTheme="minorHAnsi"/>
                    <w:b w:val="0"/>
                    <w:bCs w:val="0"/>
                    <w:szCs w:val="22"/>
                    <w:lang w:val="ca-ES" w:eastAsia="en-US"/>
                  </w:rPr>
                </w:rPrChange>
              </w:rPr>
              <w:pPrChange w:id="5024" w:author="paulac" w:date="2013-10-15T09:26:00Z">
                <w:pPr>
                  <w:spacing w:after="200" w:line="276" w:lineRule="auto"/>
                  <w:jc w:val="left"/>
                </w:pPr>
              </w:pPrChange>
            </w:pPr>
            <w:r w:rsidRPr="000D0864">
              <w:rPr>
                <w:rPrChange w:id="5025" w:author="paulac" w:date="2013-10-14T16:17:00Z">
                  <w:rPr>
                    <w:color w:val="0000FF" w:themeColor="hyperlink"/>
                    <w:u w:val="single"/>
                  </w:rPr>
                </w:rPrChange>
              </w:rPr>
              <w:t>varDocumentIdiomaDocument</w:t>
            </w:r>
          </w:p>
        </w:tc>
        <w:tc>
          <w:tcPr>
            <w:tcW w:w="4780" w:type="dxa"/>
            <w:tcPrChange w:id="5026" w:author="paulac" w:date="2013-10-10T11:23:00Z">
              <w:tcPr>
                <w:tcW w:w="4780" w:type="dxa"/>
                <w:gridSpan w:val="2"/>
                <w:vAlign w:val="center"/>
              </w:tcPr>
            </w:tcPrChange>
          </w:tcPr>
          <w:p w:rsidR="005C0A76" w:rsidRPr="00CE5945" w:rsidRDefault="005C0A76" w:rsidP="00583FBD">
            <w:pPr>
              <w:jc w:val="left"/>
              <w:cnfStyle w:val="000000000000"/>
            </w:pPr>
            <w:r w:rsidRPr="00CE5945">
              <w:t xml:space="preserve">Variable que conté </w:t>
            </w:r>
            <w:r>
              <w:t>l’idioma del document</w:t>
            </w:r>
          </w:p>
        </w:tc>
      </w:tr>
      <w:tr w:rsidR="005C0A76" w:rsidRPr="00CE5945" w:rsidTr="00FB7BE1">
        <w:trPr>
          <w:cnfStyle w:val="000000100000"/>
          <w:trHeight w:val="397"/>
          <w:trPrChange w:id="5027" w:author="paulac" w:date="2013-10-10T11:23:00Z">
            <w:trPr>
              <w:gridAfter w:val="0"/>
              <w:trHeight w:val="397"/>
              <w:jc w:val="center"/>
            </w:trPr>
          </w:trPrChange>
        </w:trPr>
        <w:tc>
          <w:tcPr>
            <w:cnfStyle w:val="001000000000"/>
            <w:tcW w:w="3080" w:type="dxa"/>
            <w:tcPrChange w:id="5028" w:author="paulac" w:date="2013-10-10T11:23:00Z">
              <w:tcPr>
                <w:tcW w:w="3080" w:type="dxa"/>
                <w:gridSpan w:val="2"/>
                <w:vAlign w:val="center"/>
              </w:tcPr>
            </w:tcPrChange>
          </w:tcPr>
          <w:p w:rsidR="005C0A76" w:rsidRPr="00E21426" w:rsidRDefault="000D0864" w:rsidP="00E21426">
            <w:pPr>
              <w:jc w:val="left"/>
              <w:cnfStyle w:val="001000100000"/>
              <w:rPr>
                <w:b w:val="0"/>
                <w:bCs w:val="0"/>
                <w:rPrChange w:id="5029" w:author="paulac" w:date="2013-10-15T09:26:00Z">
                  <w:rPr>
                    <w:rFonts w:eastAsiaTheme="minorHAnsi"/>
                    <w:b w:val="0"/>
                    <w:bCs w:val="0"/>
                    <w:szCs w:val="22"/>
                    <w:lang w:val="ca-ES" w:eastAsia="en-US"/>
                  </w:rPr>
                </w:rPrChange>
              </w:rPr>
              <w:pPrChange w:id="5030" w:author="paulac" w:date="2013-10-15T09:26:00Z">
                <w:pPr>
                  <w:spacing w:after="200" w:line="276" w:lineRule="auto"/>
                  <w:jc w:val="left"/>
                  <w:cnfStyle w:val="001000100000"/>
                </w:pPr>
              </w:pPrChange>
            </w:pPr>
            <w:r w:rsidRPr="000D0864">
              <w:rPr>
                <w:rPrChange w:id="5031" w:author="paulac" w:date="2013-10-14T16:17:00Z">
                  <w:rPr>
                    <w:color w:val="0000FF" w:themeColor="hyperlink"/>
                    <w:u w:val="single"/>
                  </w:rPr>
                </w:rPrChange>
              </w:rPr>
              <w:t>documentIdiomaExtracte</w:t>
            </w:r>
          </w:p>
        </w:tc>
        <w:tc>
          <w:tcPr>
            <w:tcW w:w="4780" w:type="dxa"/>
            <w:tcPrChange w:id="5032" w:author="paulac" w:date="2013-10-10T11:23:00Z">
              <w:tcPr>
                <w:tcW w:w="4780" w:type="dxa"/>
                <w:gridSpan w:val="2"/>
                <w:vAlign w:val="center"/>
              </w:tcPr>
            </w:tcPrChange>
          </w:tcPr>
          <w:p w:rsidR="005C0A76" w:rsidRPr="00CE5945" w:rsidRDefault="005C0A76" w:rsidP="005F31C6">
            <w:pPr>
              <w:jc w:val="left"/>
              <w:cnfStyle w:val="000000100000"/>
            </w:pPr>
            <w:r>
              <w:t>Idioma de l’extracte</w:t>
            </w:r>
          </w:p>
        </w:tc>
      </w:tr>
      <w:tr w:rsidR="005C0A76" w:rsidRPr="00CE5945" w:rsidTr="00FB7BE1">
        <w:trPr>
          <w:trHeight w:val="397"/>
          <w:trPrChange w:id="5033" w:author="paulac" w:date="2013-10-10T11:23:00Z">
            <w:trPr>
              <w:gridAfter w:val="0"/>
              <w:trHeight w:val="397"/>
              <w:jc w:val="center"/>
            </w:trPr>
          </w:trPrChange>
        </w:trPr>
        <w:tc>
          <w:tcPr>
            <w:cnfStyle w:val="001000000000"/>
            <w:tcW w:w="3080" w:type="dxa"/>
            <w:tcPrChange w:id="5034" w:author="paulac" w:date="2013-10-10T11:23:00Z">
              <w:tcPr>
                <w:tcW w:w="3080" w:type="dxa"/>
                <w:gridSpan w:val="2"/>
                <w:vAlign w:val="center"/>
              </w:tcPr>
            </w:tcPrChange>
          </w:tcPr>
          <w:p w:rsidR="005C0A76" w:rsidRPr="00E21426" w:rsidRDefault="000D0864" w:rsidP="00E21426">
            <w:pPr>
              <w:jc w:val="left"/>
              <w:rPr>
                <w:b w:val="0"/>
                <w:bCs w:val="0"/>
                <w:rPrChange w:id="5035" w:author="paulac" w:date="2013-10-15T09:26:00Z">
                  <w:rPr>
                    <w:rFonts w:eastAsiaTheme="minorHAnsi"/>
                    <w:b w:val="0"/>
                    <w:bCs w:val="0"/>
                    <w:szCs w:val="22"/>
                    <w:lang w:val="ca-ES" w:eastAsia="en-US"/>
                  </w:rPr>
                </w:rPrChange>
              </w:rPr>
              <w:pPrChange w:id="5036" w:author="paulac" w:date="2013-10-15T09:26:00Z">
                <w:pPr>
                  <w:spacing w:after="200" w:line="276" w:lineRule="auto"/>
                  <w:jc w:val="left"/>
                </w:pPr>
              </w:pPrChange>
            </w:pPr>
            <w:r w:rsidRPr="000D0864">
              <w:rPr>
                <w:rPrChange w:id="5037" w:author="paulac" w:date="2013-10-14T16:17:00Z">
                  <w:rPr>
                    <w:color w:val="0000FF" w:themeColor="hyperlink"/>
                    <w:u w:val="single"/>
                  </w:rPr>
                </w:rPrChange>
              </w:rPr>
              <w:t>varDocumentIdiomaExtracte</w:t>
            </w:r>
          </w:p>
        </w:tc>
        <w:tc>
          <w:tcPr>
            <w:tcW w:w="4780" w:type="dxa"/>
            <w:tcPrChange w:id="5038" w:author="paulac" w:date="2013-10-10T11:23:00Z">
              <w:tcPr>
                <w:tcW w:w="4780" w:type="dxa"/>
                <w:gridSpan w:val="2"/>
                <w:vAlign w:val="center"/>
              </w:tcPr>
            </w:tcPrChange>
          </w:tcPr>
          <w:p w:rsidR="005C0A76" w:rsidRPr="00CE5945" w:rsidRDefault="005C0A76" w:rsidP="00583FBD">
            <w:pPr>
              <w:jc w:val="left"/>
              <w:cnfStyle w:val="000000000000"/>
            </w:pPr>
            <w:r w:rsidRPr="00CE5945">
              <w:t xml:space="preserve">Variable que conté </w:t>
            </w:r>
            <w:r>
              <w:t>l’idioma de l’extracte</w:t>
            </w:r>
          </w:p>
        </w:tc>
      </w:tr>
      <w:tr w:rsidR="005C0A76" w:rsidRPr="00CE5945" w:rsidTr="00FB7BE1">
        <w:trPr>
          <w:cnfStyle w:val="000000100000"/>
          <w:trHeight w:val="397"/>
          <w:trPrChange w:id="5039" w:author="paulac" w:date="2013-10-10T11:23:00Z">
            <w:trPr>
              <w:gridAfter w:val="0"/>
              <w:trHeight w:val="397"/>
              <w:jc w:val="center"/>
            </w:trPr>
          </w:trPrChange>
        </w:trPr>
        <w:tc>
          <w:tcPr>
            <w:cnfStyle w:val="001000000000"/>
            <w:tcW w:w="3080" w:type="dxa"/>
            <w:tcPrChange w:id="5040" w:author="paulac" w:date="2013-10-10T11:23:00Z">
              <w:tcPr>
                <w:tcW w:w="3080" w:type="dxa"/>
                <w:gridSpan w:val="2"/>
                <w:vAlign w:val="center"/>
              </w:tcPr>
            </w:tcPrChange>
          </w:tcPr>
          <w:p w:rsidR="005C0A76" w:rsidRPr="00E21426" w:rsidRDefault="000D0864" w:rsidP="00E21426">
            <w:pPr>
              <w:jc w:val="left"/>
              <w:cnfStyle w:val="001000100000"/>
              <w:rPr>
                <w:b w:val="0"/>
                <w:bCs w:val="0"/>
                <w:rPrChange w:id="5041" w:author="paulac" w:date="2013-10-15T09:26:00Z">
                  <w:rPr>
                    <w:rFonts w:eastAsiaTheme="minorHAnsi"/>
                    <w:b w:val="0"/>
                    <w:bCs w:val="0"/>
                    <w:szCs w:val="22"/>
                    <w:lang w:val="ca-ES" w:eastAsia="en-US"/>
                  </w:rPr>
                </w:rPrChange>
              </w:rPr>
              <w:pPrChange w:id="5042" w:author="paulac" w:date="2013-10-15T09:26:00Z">
                <w:pPr>
                  <w:spacing w:after="200" w:line="276" w:lineRule="auto"/>
                  <w:jc w:val="left"/>
                  <w:cnfStyle w:val="001000100000"/>
                </w:pPr>
              </w:pPrChange>
            </w:pPr>
            <w:r w:rsidRPr="000D0864">
              <w:rPr>
                <w:rPrChange w:id="5043" w:author="paulac" w:date="2013-10-14T16:17:00Z">
                  <w:rPr>
                    <w:color w:val="0000FF" w:themeColor="hyperlink"/>
                    <w:u w:val="single"/>
                  </w:rPr>
                </w:rPrChange>
              </w:rPr>
              <w:t>varDocument</w:t>
            </w:r>
          </w:p>
        </w:tc>
        <w:tc>
          <w:tcPr>
            <w:tcW w:w="4780" w:type="dxa"/>
            <w:tcPrChange w:id="5044" w:author="paulac" w:date="2013-10-10T11:23:00Z">
              <w:tcPr>
                <w:tcW w:w="4780" w:type="dxa"/>
                <w:gridSpan w:val="2"/>
                <w:vAlign w:val="center"/>
              </w:tcPr>
            </w:tcPrChange>
          </w:tcPr>
          <w:p w:rsidR="005C0A76" w:rsidRPr="00CE5945" w:rsidRDefault="005C0A76" w:rsidP="005F31C6">
            <w:pPr>
              <w:jc w:val="left"/>
              <w:cnfStyle w:val="000000100000"/>
            </w:pPr>
            <w:r>
              <w:t>Codi del document que es vol registrar</w:t>
            </w:r>
          </w:p>
        </w:tc>
      </w:tr>
      <w:tr w:rsidR="005C0A76" w:rsidRPr="00CE5945" w:rsidTr="00FB7BE1">
        <w:trPr>
          <w:trHeight w:val="397"/>
          <w:trPrChange w:id="5045" w:author="paulac" w:date="2013-10-10T11:23:00Z">
            <w:trPr>
              <w:gridAfter w:val="0"/>
              <w:trHeight w:val="397"/>
              <w:jc w:val="center"/>
            </w:trPr>
          </w:trPrChange>
        </w:trPr>
        <w:tc>
          <w:tcPr>
            <w:cnfStyle w:val="001000000000"/>
            <w:tcW w:w="3080" w:type="dxa"/>
            <w:tcPrChange w:id="5046" w:author="paulac" w:date="2013-10-10T11:23:00Z">
              <w:tcPr>
                <w:tcW w:w="3080" w:type="dxa"/>
                <w:gridSpan w:val="2"/>
                <w:vAlign w:val="center"/>
              </w:tcPr>
            </w:tcPrChange>
          </w:tcPr>
          <w:p w:rsidR="005C0A76" w:rsidRPr="00E21426" w:rsidRDefault="000D0864" w:rsidP="00E21426">
            <w:pPr>
              <w:jc w:val="left"/>
              <w:rPr>
                <w:b w:val="0"/>
                <w:bCs w:val="0"/>
                <w:rPrChange w:id="5047" w:author="paulac" w:date="2013-10-15T09:26:00Z">
                  <w:rPr>
                    <w:rFonts w:eastAsiaTheme="minorHAnsi"/>
                    <w:b w:val="0"/>
                    <w:bCs w:val="0"/>
                    <w:szCs w:val="22"/>
                    <w:lang w:val="ca-ES" w:eastAsia="en-US"/>
                  </w:rPr>
                </w:rPrChange>
              </w:rPr>
              <w:pPrChange w:id="5048" w:author="paulac" w:date="2013-10-15T09:26:00Z">
                <w:pPr>
                  <w:spacing w:after="200" w:line="276" w:lineRule="auto"/>
                  <w:jc w:val="left"/>
                </w:pPr>
              </w:pPrChange>
            </w:pPr>
            <w:r w:rsidRPr="000D0864">
              <w:rPr>
                <w:rPrChange w:id="5049" w:author="paulac" w:date="2013-10-14T16:17:00Z">
                  <w:rPr>
                    <w:color w:val="0000FF" w:themeColor="hyperlink"/>
                    <w:u w:val="single"/>
                  </w:rPr>
                </w:rPrChange>
              </w:rPr>
              <w:t>varNumeroRegistre</w:t>
            </w:r>
          </w:p>
        </w:tc>
        <w:tc>
          <w:tcPr>
            <w:tcW w:w="4780" w:type="dxa"/>
            <w:tcPrChange w:id="5050" w:author="paulac" w:date="2013-10-10T11:23:00Z">
              <w:tcPr>
                <w:tcW w:w="4780" w:type="dxa"/>
                <w:gridSpan w:val="2"/>
                <w:vAlign w:val="center"/>
              </w:tcPr>
            </w:tcPrChange>
          </w:tcPr>
          <w:p w:rsidR="005C0A76" w:rsidRPr="00CE5945" w:rsidRDefault="005C0A76" w:rsidP="00583FBD">
            <w:pPr>
              <w:jc w:val="left"/>
              <w:cnfStyle w:val="000000000000"/>
            </w:pPr>
            <w:r w:rsidRPr="00CE5945">
              <w:t xml:space="preserve">Variable </w:t>
            </w:r>
            <w:r>
              <w:t>per guardar el número de registre</w:t>
            </w:r>
          </w:p>
        </w:tc>
      </w:tr>
      <w:tr w:rsidR="005C0A76" w:rsidRPr="00CE5945" w:rsidDel="008072B0" w:rsidTr="00FB7BE1">
        <w:trPr>
          <w:cnfStyle w:val="000000100000"/>
          <w:trHeight w:val="397"/>
          <w:del w:id="5051" w:author="paulac" w:date="2013-10-08T13:36:00Z"/>
          <w:trPrChange w:id="5052" w:author="paulac" w:date="2013-10-10T11:23:00Z">
            <w:trPr>
              <w:gridAfter w:val="0"/>
              <w:trHeight w:val="397"/>
              <w:jc w:val="center"/>
            </w:trPr>
          </w:trPrChange>
        </w:trPr>
        <w:tc>
          <w:tcPr>
            <w:cnfStyle w:val="001000000000"/>
            <w:tcW w:w="3080" w:type="dxa"/>
            <w:tcPrChange w:id="5053" w:author="paulac" w:date="2013-10-10T11:23:00Z">
              <w:tcPr>
                <w:tcW w:w="3080" w:type="dxa"/>
                <w:gridSpan w:val="2"/>
                <w:vAlign w:val="center"/>
              </w:tcPr>
            </w:tcPrChange>
          </w:tcPr>
          <w:p w:rsidR="005C0A76" w:rsidRPr="00E21426" w:rsidDel="008072B0" w:rsidRDefault="000D0864" w:rsidP="00E21426">
            <w:pPr>
              <w:jc w:val="left"/>
              <w:cnfStyle w:val="001000100000"/>
              <w:rPr>
                <w:del w:id="5054" w:author="paulac" w:date="2013-10-08T13:36:00Z"/>
                <w:b w:val="0"/>
                <w:bCs w:val="0"/>
                <w:rPrChange w:id="5055" w:author="paulac" w:date="2013-10-15T09:26:00Z">
                  <w:rPr>
                    <w:del w:id="5056" w:author="paulac" w:date="2013-10-08T13:36:00Z"/>
                    <w:rFonts w:eastAsiaTheme="minorHAnsi"/>
                    <w:b w:val="0"/>
                    <w:bCs w:val="0"/>
                    <w:szCs w:val="22"/>
                    <w:lang w:val="ca-ES" w:eastAsia="en-US"/>
                  </w:rPr>
                </w:rPrChange>
              </w:rPr>
              <w:pPrChange w:id="5057" w:author="paulac" w:date="2013-10-15T09:26:00Z">
                <w:pPr>
                  <w:spacing w:after="200" w:line="276" w:lineRule="auto"/>
                  <w:jc w:val="left"/>
                  <w:cnfStyle w:val="001000100000"/>
                </w:pPr>
              </w:pPrChange>
            </w:pPr>
            <w:del w:id="5058" w:author="paulac" w:date="2013-10-08T13:36:00Z">
              <w:r w:rsidRPr="000D0864">
                <w:rPr>
                  <w:rPrChange w:id="5059" w:author="paulac" w:date="2013-10-14T16:17:00Z">
                    <w:rPr>
                      <w:color w:val="0000FF" w:themeColor="hyperlink"/>
                      <w:u w:val="single"/>
                    </w:rPr>
                  </w:rPrChange>
                </w:rPr>
                <w:delText>varAnyRegistre</w:delText>
              </w:r>
            </w:del>
          </w:p>
        </w:tc>
        <w:tc>
          <w:tcPr>
            <w:tcW w:w="4780" w:type="dxa"/>
            <w:tcPrChange w:id="5060" w:author="paulac" w:date="2013-10-10T11:23:00Z">
              <w:tcPr>
                <w:tcW w:w="4780" w:type="dxa"/>
                <w:gridSpan w:val="2"/>
                <w:vAlign w:val="center"/>
              </w:tcPr>
            </w:tcPrChange>
          </w:tcPr>
          <w:p w:rsidR="005C0A76" w:rsidRPr="00CE5945" w:rsidDel="008072B0" w:rsidRDefault="005C0A76" w:rsidP="00E21426">
            <w:pPr>
              <w:jc w:val="left"/>
              <w:cnfStyle w:val="000000100000"/>
              <w:rPr>
                <w:del w:id="5061" w:author="paulac" w:date="2013-10-08T13:36:00Z"/>
              </w:rPr>
              <w:pPrChange w:id="5062" w:author="paulac" w:date="2013-10-15T09:26:00Z">
                <w:pPr>
                  <w:jc w:val="left"/>
                  <w:cnfStyle w:val="000000100000"/>
                </w:pPr>
              </w:pPrChange>
            </w:pPr>
            <w:del w:id="5063" w:author="paulac" w:date="2013-10-08T13:36:00Z">
              <w:r w:rsidRPr="00CE5945" w:rsidDel="008072B0">
                <w:delText xml:space="preserve">Variable </w:delText>
              </w:r>
              <w:r w:rsidDel="008072B0">
                <w:delText>per guardar l’any de registre</w:delText>
              </w:r>
            </w:del>
          </w:p>
        </w:tc>
      </w:tr>
      <w:tr w:rsidR="005C0A76" w:rsidRPr="00CE5945" w:rsidTr="00FB7BE1">
        <w:trPr>
          <w:trHeight w:val="397"/>
          <w:trPrChange w:id="5064" w:author="paulac" w:date="2013-10-10T11:23:00Z">
            <w:trPr>
              <w:gridAfter w:val="0"/>
              <w:trHeight w:val="397"/>
              <w:jc w:val="center"/>
            </w:trPr>
          </w:trPrChange>
        </w:trPr>
        <w:tc>
          <w:tcPr>
            <w:cnfStyle w:val="001000000000"/>
            <w:tcW w:w="3080" w:type="dxa"/>
            <w:tcPrChange w:id="5065" w:author="paulac" w:date="2013-10-10T11:23:00Z">
              <w:tcPr>
                <w:tcW w:w="3080" w:type="dxa"/>
                <w:gridSpan w:val="2"/>
                <w:vAlign w:val="center"/>
              </w:tcPr>
            </w:tcPrChange>
          </w:tcPr>
          <w:p w:rsidR="005C0A76" w:rsidRPr="00E21426" w:rsidRDefault="000D0864" w:rsidP="00E21426">
            <w:pPr>
              <w:jc w:val="left"/>
              <w:rPr>
                <w:b w:val="0"/>
                <w:bCs w:val="0"/>
                <w:rPrChange w:id="5066" w:author="paulac" w:date="2013-10-15T09:26:00Z">
                  <w:rPr>
                    <w:rFonts w:eastAsiaTheme="minorHAnsi"/>
                    <w:b w:val="0"/>
                    <w:bCs w:val="0"/>
                    <w:szCs w:val="22"/>
                    <w:lang w:val="ca-ES" w:eastAsia="en-US"/>
                  </w:rPr>
                </w:rPrChange>
              </w:rPr>
              <w:pPrChange w:id="5067" w:author="paulac" w:date="2013-10-15T09:26:00Z">
                <w:pPr>
                  <w:spacing w:after="200" w:line="276" w:lineRule="auto"/>
                  <w:jc w:val="left"/>
                </w:pPr>
              </w:pPrChange>
            </w:pPr>
            <w:r w:rsidRPr="000D0864">
              <w:rPr>
                <w:rPrChange w:id="5068" w:author="paulac" w:date="2013-10-14T16:17:00Z">
                  <w:rPr>
                    <w:color w:val="0000FF" w:themeColor="hyperlink"/>
                    <w:u w:val="single"/>
                  </w:rPr>
                </w:rPrChange>
              </w:rPr>
              <w:t>varNumeroAnyRegistre</w:t>
            </w:r>
          </w:p>
        </w:tc>
        <w:tc>
          <w:tcPr>
            <w:tcW w:w="4780" w:type="dxa"/>
            <w:tcPrChange w:id="5069" w:author="paulac" w:date="2013-10-10T11:23:00Z">
              <w:tcPr>
                <w:tcW w:w="4780" w:type="dxa"/>
                <w:gridSpan w:val="2"/>
                <w:vAlign w:val="center"/>
              </w:tcPr>
            </w:tcPrChange>
          </w:tcPr>
          <w:p w:rsidR="005C0A76" w:rsidRPr="00CE5945" w:rsidRDefault="005C0A76" w:rsidP="005F31C6">
            <w:pPr>
              <w:jc w:val="left"/>
              <w:cnfStyle w:val="000000000000"/>
            </w:pPr>
            <w:r w:rsidRPr="00CE5945">
              <w:t xml:space="preserve">Variable </w:t>
            </w:r>
            <w:r>
              <w:t>per guardar el número i l’any de registre</w:t>
            </w:r>
          </w:p>
        </w:tc>
      </w:tr>
      <w:tr w:rsidR="008072B0" w:rsidRPr="00564981" w:rsidTr="00FB7BE1">
        <w:trPr>
          <w:cnfStyle w:val="000000100000"/>
          <w:trHeight w:val="397"/>
          <w:ins w:id="5070" w:author="paulac" w:date="2013-10-08T13:36:00Z"/>
          <w:trPrChange w:id="5071" w:author="paulac" w:date="2013-10-10T11:23:00Z">
            <w:trPr>
              <w:gridAfter w:val="0"/>
              <w:trHeight w:val="397"/>
              <w:jc w:val="center"/>
            </w:trPr>
          </w:trPrChange>
        </w:trPr>
        <w:tc>
          <w:tcPr>
            <w:cnfStyle w:val="001000000000"/>
            <w:tcW w:w="3080" w:type="dxa"/>
            <w:tcPrChange w:id="5072" w:author="paulac" w:date="2013-10-10T11:23:00Z">
              <w:tcPr>
                <w:tcW w:w="3080" w:type="dxa"/>
                <w:gridSpan w:val="2"/>
                <w:vAlign w:val="center"/>
              </w:tcPr>
            </w:tcPrChange>
          </w:tcPr>
          <w:p w:rsidR="00E21426" w:rsidRPr="00E21426" w:rsidRDefault="000D0864">
            <w:pPr>
              <w:jc w:val="left"/>
              <w:cnfStyle w:val="001000100000"/>
              <w:rPr>
                <w:ins w:id="5073" w:author="paulac" w:date="2013-10-08T13:36:00Z"/>
                <w:b w:val="0"/>
                <w:bCs w:val="0"/>
                <w:rPrChange w:id="5074" w:author="paulac" w:date="2013-10-15T09:26:00Z">
                  <w:rPr>
                    <w:ins w:id="5075" w:author="paulac" w:date="2013-10-08T13:36:00Z"/>
                    <w:rFonts w:eastAsiaTheme="minorHAnsi"/>
                    <w:b w:val="0"/>
                    <w:bCs w:val="0"/>
                    <w:szCs w:val="22"/>
                    <w:lang w:val="ca-ES" w:eastAsia="en-US"/>
                  </w:rPr>
                </w:rPrChange>
              </w:rPr>
              <w:pPrChange w:id="5076" w:author="paulac" w:date="2013-10-14T13:29:00Z">
                <w:pPr>
                  <w:spacing w:after="200" w:line="276" w:lineRule="auto"/>
                  <w:jc w:val="left"/>
                  <w:cnfStyle w:val="001000100000"/>
                </w:pPr>
              </w:pPrChange>
            </w:pPr>
            <w:ins w:id="5077" w:author="paulac" w:date="2013-10-08T13:37:00Z">
              <w:r w:rsidRPr="00E21426">
                <w:rPr>
                  <w:rPrChange w:id="5078" w:author="paulac" w:date="2013-10-15T09:26:00Z">
                    <w:rPr>
                      <w:rFonts w:asciiTheme="majorHAnsi" w:eastAsiaTheme="majorEastAsia" w:hAnsiTheme="majorHAnsi" w:cstheme="majorBidi"/>
                      <w:color w:val="0000FF" w:themeColor="hyperlink"/>
                      <w:u w:val="single"/>
                    </w:rPr>
                  </w:rPrChange>
                </w:rPr>
                <w:t>varDataRegistre</w:t>
              </w:r>
            </w:ins>
          </w:p>
        </w:tc>
        <w:tc>
          <w:tcPr>
            <w:tcW w:w="4780" w:type="dxa"/>
            <w:tcPrChange w:id="5079" w:author="paulac" w:date="2013-10-10T11:23:00Z">
              <w:tcPr>
                <w:tcW w:w="4780" w:type="dxa"/>
                <w:gridSpan w:val="2"/>
                <w:vAlign w:val="center"/>
              </w:tcPr>
            </w:tcPrChange>
          </w:tcPr>
          <w:p w:rsidR="00E21426" w:rsidRDefault="000D0864">
            <w:pPr>
              <w:jc w:val="left"/>
              <w:cnfStyle w:val="000000100000"/>
              <w:rPr>
                <w:ins w:id="5080" w:author="paulac" w:date="2013-10-08T13:36:00Z"/>
                <w:rPrChange w:id="5081" w:author="paulac" w:date="2013-10-14T13:29:00Z">
                  <w:rPr>
                    <w:ins w:id="5082" w:author="paulac" w:date="2013-10-08T13:36:00Z"/>
                    <w:rFonts w:eastAsiaTheme="minorHAnsi"/>
                    <w:szCs w:val="22"/>
                    <w:lang w:val="ca-ES" w:eastAsia="en-US"/>
                  </w:rPr>
                </w:rPrChange>
              </w:rPr>
              <w:pPrChange w:id="5083" w:author="paulac" w:date="2013-10-14T09:50:00Z">
                <w:pPr>
                  <w:spacing w:after="200" w:line="276" w:lineRule="auto"/>
                  <w:jc w:val="left"/>
                  <w:cnfStyle w:val="000000100000"/>
                </w:pPr>
              </w:pPrChange>
            </w:pPr>
            <w:ins w:id="5084" w:author="paulac" w:date="2013-10-08T13:37:00Z">
              <w:r w:rsidRPr="000D0864">
                <w:rPr>
                  <w:rFonts w:eastAsiaTheme="minorHAnsi"/>
                  <w:rPrChange w:id="5085" w:author="paulac" w:date="2013-10-14T13:29:00Z">
                    <w:rPr>
                      <w:rFonts w:asciiTheme="majorHAnsi" w:eastAsiaTheme="majorEastAsia" w:hAnsiTheme="majorHAnsi" w:cstheme="majorBidi"/>
                      <w:b/>
                      <w:bCs/>
                      <w:color w:val="0000FF" w:themeColor="hyperlink"/>
                      <w:u w:val="single"/>
                    </w:rPr>
                  </w:rPrChange>
                </w:rPr>
                <w:t xml:space="preserve">Variable </w:t>
              </w:r>
            </w:ins>
            <w:ins w:id="5086" w:author="paulac" w:date="2013-10-14T09:50:00Z">
              <w:r w:rsidRPr="000D0864">
                <w:rPr>
                  <w:rPrChange w:id="5087" w:author="paulac" w:date="2013-10-14T13:29:00Z">
                    <w:rPr>
                      <w:color w:val="0000FF" w:themeColor="hyperlink"/>
                      <w:u w:val="single"/>
                    </w:rPr>
                  </w:rPrChange>
                </w:rPr>
                <w:t>amb qu</w:t>
              </w:r>
            </w:ins>
            <w:ins w:id="5088" w:author="paulac" w:date="2013-10-14T13:29:00Z">
              <w:r w:rsidR="00564981">
                <w:t>è</w:t>
              </w:r>
            </w:ins>
            <w:ins w:id="5089" w:author="paulac" w:date="2013-10-14T09:50:00Z">
              <w:r w:rsidRPr="000D0864">
                <w:rPr>
                  <w:rPrChange w:id="5090" w:author="paulac" w:date="2013-10-14T13:29:00Z">
                    <w:rPr>
                      <w:color w:val="0000FF" w:themeColor="hyperlink"/>
                      <w:highlight w:val="yellow"/>
                      <w:u w:val="single"/>
                    </w:rPr>
                  </w:rPrChange>
                </w:rPr>
                <w:t xml:space="preserve"> registrar</w:t>
              </w:r>
            </w:ins>
            <w:ins w:id="5091" w:author="paulac" w:date="2013-10-08T13:37:00Z">
              <w:r w:rsidRPr="000D0864">
                <w:rPr>
                  <w:rFonts w:eastAsiaTheme="minorHAnsi"/>
                  <w:rPrChange w:id="5092" w:author="paulac" w:date="2013-10-14T13:29:00Z">
                    <w:rPr>
                      <w:rFonts w:asciiTheme="majorHAnsi" w:eastAsiaTheme="majorEastAsia" w:hAnsiTheme="majorHAnsi" w:cstheme="majorBidi"/>
                      <w:b/>
                      <w:bCs/>
                      <w:color w:val="0000FF" w:themeColor="hyperlink"/>
                      <w:u w:val="single"/>
                    </w:rPr>
                  </w:rPrChange>
                </w:rPr>
                <w:t xml:space="preserve"> l’entrada</w:t>
              </w:r>
            </w:ins>
          </w:p>
        </w:tc>
      </w:tr>
      <w:tr w:rsidR="008072B0" w:rsidRPr="00564981" w:rsidTr="00FB7BE1">
        <w:trPr>
          <w:trHeight w:val="397"/>
          <w:ins w:id="5093" w:author="paulac" w:date="2013-10-08T13:36:00Z"/>
          <w:trPrChange w:id="5094" w:author="paulac" w:date="2013-10-10T11:23:00Z">
            <w:trPr>
              <w:gridAfter w:val="0"/>
              <w:trHeight w:val="397"/>
              <w:jc w:val="center"/>
            </w:trPr>
          </w:trPrChange>
        </w:trPr>
        <w:tc>
          <w:tcPr>
            <w:cnfStyle w:val="001000000000"/>
            <w:tcW w:w="3080" w:type="dxa"/>
            <w:tcPrChange w:id="5095" w:author="paulac" w:date="2013-10-10T11:23:00Z">
              <w:tcPr>
                <w:tcW w:w="3080" w:type="dxa"/>
                <w:gridSpan w:val="2"/>
                <w:vAlign w:val="center"/>
              </w:tcPr>
            </w:tcPrChange>
          </w:tcPr>
          <w:p w:rsidR="00E21426" w:rsidRPr="00E21426" w:rsidRDefault="000D0864">
            <w:pPr>
              <w:jc w:val="left"/>
              <w:rPr>
                <w:ins w:id="5096" w:author="paulac" w:date="2013-10-08T13:36:00Z"/>
                <w:b w:val="0"/>
                <w:bCs w:val="0"/>
                <w:rPrChange w:id="5097" w:author="paulac" w:date="2013-10-15T09:26:00Z">
                  <w:rPr>
                    <w:ins w:id="5098" w:author="paulac" w:date="2013-10-08T13:36:00Z"/>
                    <w:rFonts w:eastAsiaTheme="minorHAnsi"/>
                    <w:b w:val="0"/>
                    <w:bCs w:val="0"/>
                    <w:szCs w:val="22"/>
                    <w:lang w:val="ca-ES" w:eastAsia="en-US"/>
                  </w:rPr>
                </w:rPrChange>
              </w:rPr>
              <w:pPrChange w:id="5099" w:author="paulac" w:date="2013-10-14T13:29:00Z">
                <w:pPr>
                  <w:spacing w:after="200" w:line="276" w:lineRule="auto"/>
                  <w:jc w:val="left"/>
                </w:pPr>
              </w:pPrChange>
            </w:pPr>
            <w:ins w:id="5100" w:author="paulac" w:date="2013-10-08T13:37:00Z">
              <w:r w:rsidRPr="000D0864">
                <w:rPr>
                  <w:rPrChange w:id="5101" w:author="paulac" w:date="2013-10-14T16:17:00Z">
                    <w:rPr>
                      <w:color w:val="0000FF" w:themeColor="hyperlink"/>
                      <w:u w:val="single"/>
                    </w:rPr>
                  </w:rPrChange>
                </w:rPr>
                <w:t>varData</w:t>
              </w:r>
            </w:ins>
          </w:p>
        </w:tc>
        <w:tc>
          <w:tcPr>
            <w:tcW w:w="4780" w:type="dxa"/>
            <w:tcPrChange w:id="5102" w:author="paulac" w:date="2013-10-10T11:23:00Z">
              <w:tcPr>
                <w:tcW w:w="4780" w:type="dxa"/>
                <w:gridSpan w:val="2"/>
                <w:vAlign w:val="center"/>
              </w:tcPr>
            </w:tcPrChange>
          </w:tcPr>
          <w:p w:rsidR="00E21426" w:rsidRDefault="000D0864">
            <w:pPr>
              <w:jc w:val="left"/>
              <w:cnfStyle w:val="000000000000"/>
              <w:rPr>
                <w:ins w:id="5103" w:author="paulac" w:date="2013-10-08T13:36:00Z"/>
                <w:rPrChange w:id="5104" w:author="paulac" w:date="2013-10-14T13:29:00Z">
                  <w:rPr>
                    <w:ins w:id="5105" w:author="paulac" w:date="2013-10-08T13:36:00Z"/>
                    <w:rFonts w:eastAsiaTheme="minorHAnsi"/>
                    <w:szCs w:val="22"/>
                    <w:lang w:val="ca-ES" w:eastAsia="en-US"/>
                  </w:rPr>
                </w:rPrChange>
              </w:rPr>
              <w:pPrChange w:id="5106" w:author="paulac" w:date="2013-10-14T09:50:00Z">
                <w:pPr>
                  <w:spacing w:after="200" w:line="276" w:lineRule="auto"/>
                  <w:jc w:val="left"/>
                  <w:cnfStyle w:val="000000000000"/>
                </w:pPr>
              </w:pPrChange>
            </w:pPr>
            <w:ins w:id="5107" w:author="paulac" w:date="2013-10-08T13:37:00Z">
              <w:r w:rsidRPr="000D0864">
                <w:rPr>
                  <w:rPrChange w:id="5108" w:author="paulac" w:date="2013-10-14T13:29:00Z">
                    <w:rPr>
                      <w:color w:val="0000FF" w:themeColor="hyperlink"/>
                      <w:u w:val="single"/>
                    </w:rPr>
                  </w:rPrChange>
                </w:rPr>
                <w:t xml:space="preserve">Variable </w:t>
              </w:r>
            </w:ins>
            <w:ins w:id="5109" w:author="paulac" w:date="2013-10-14T09:50:00Z">
              <w:r w:rsidRPr="000D0864">
                <w:rPr>
                  <w:rPrChange w:id="5110" w:author="paulac" w:date="2013-10-14T13:29:00Z">
                    <w:rPr>
                      <w:color w:val="0000FF" w:themeColor="hyperlink"/>
                      <w:u w:val="single"/>
                    </w:rPr>
                  </w:rPrChange>
                </w:rPr>
                <w:t>de retorn de</w:t>
              </w:r>
            </w:ins>
            <w:ins w:id="5111" w:author="paulac" w:date="2013-10-08T13:37:00Z">
              <w:r w:rsidRPr="000D0864">
                <w:rPr>
                  <w:rPrChange w:id="5112" w:author="paulac" w:date="2013-10-14T13:29:00Z">
                    <w:rPr>
                      <w:color w:val="0000FF" w:themeColor="hyperlink"/>
                      <w:u w:val="single"/>
                    </w:rPr>
                  </w:rPrChange>
                </w:rPr>
                <w:t xml:space="preserve"> la data de l’entrada</w:t>
              </w:r>
            </w:ins>
          </w:p>
        </w:tc>
      </w:tr>
    </w:tbl>
    <w:p w:rsidR="00E21426" w:rsidRDefault="00EF6EDE">
      <w:pPr>
        <w:pStyle w:val="Ttol4"/>
        <w:pPrChange w:id="5113" w:author="paulac" w:date="2013-10-09T17:57:00Z">
          <w:pPr>
            <w:pStyle w:val="Ttol3"/>
            <w:spacing w:before="240" w:after="120"/>
          </w:pPr>
        </w:pPrChange>
      </w:pPr>
      <w:bookmarkStart w:id="5114" w:name="_Toc369593012"/>
      <w:r>
        <w:t>Registrar sortida de document</w:t>
      </w:r>
      <w:bookmarkEnd w:id="5114"/>
    </w:p>
    <w:p w:rsidR="00181592" w:rsidRPr="002D778A" w:rsidRDefault="00EF6EDE" w:rsidP="00181592">
      <w:pPr>
        <w:spacing w:after="120"/>
      </w:pPr>
      <w:r>
        <w:t>Aquest handler ens permet registrar la sortida d’un document.</w:t>
      </w:r>
    </w:p>
    <w:p w:rsidR="00181592" w:rsidRDefault="00181592" w:rsidP="00181592">
      <w:pPr>
        <w:pStyle w:val="Pargrafdellista"/>
        <w:numPr>
          <w:ilvl w:val="0"/>
          <w:numId w:val="8"/>
        </w:numPr>
      </w:pPr>
      <w:r>
        <w:t xml:space="preserve">Classe: </w:t>
      </w:r>
      <w:r w:rsidRPr="002D778A">
        <w:t>net.conselldemallorca.helium.jbpm3.handlers</w:t>
      </w:r>
      <w:r>
        <w:t>.</w:t>
      </w:r>
      <w:r w:rsidR="00EF6EDE">
        <w:t>RegistreSortida</w:t>
      </w:r>
      <w:r>
        <w:t>Handler</w:t>
      </w:r>
    </w:p>
    <w:p w:rsidR="00094FB4" w:rsidRDefault="00181592" w:rsidP="00094FB4">
      <w:pPr>
        <w:pStyle w:val="Pargrafdellista"/>
        <w:numPr>
          <w:ilvl w:val="0"/>
          <w:numId w:val="8"/>
        </w:numPr>
        <w:rPr>
          <w:ins w:id="5115" w:author="paulac" w:date="2013-10-08T15:45:00Z"/>
        </w:rPr>
      </w:pPr>
      <w:r>
        <w:t>Paràmetres:</w:t>
      </w:r>
    </w:p>
    <w:tbl>
      <w:tblPr>
        <w:tblStyle w:val="LIMIT"/>
        <w:tblW w:w="7938" w:type="dxa"/>
        <w:tblLayout w:type="fixed"/>
        <w:tblLook w:val="04A0"/>
        <w:tblPrChange w:id="5116" w:author="paulac" w:date="2013-10-10T11:23:00Z">
          <w:tblPr>
            <w:tblW w:w="7938" w:type="dxa"/>
            <w:tblInd w:w="392" w:type="dxa"/>
            <w:tblLayout w:type="fixed"/>
            <w:tblLook w:val="04A0"/>
          </w:tblPr>
        </w:tblPrChange>
      </w:tblPr>
      <w:tblGrid>
        <w:gridCol w:w="3118"/>
        <w:gridCol w:w="278"/>
        <w:gridCol w:w="4542"/>
        <w:tblGridChange w:id="5117">
          <w:tblGrid>
            <w:gridCol w:w="549"/>
            <w:gridCol w:w="2531"/>
            <w:gridCol w:w="587"/>
            <w:gridCol w:w="278"/>
            <w:gridCol w:w="3915"/>
            <w:gridCol w:w="627"/>
          </w:tblGrid>
        </w:tblGridChange>
      </w:tblGrid>
      <w:tr w:rsidR="00094FB4" w:rsidRPr="00332B27" w:rsidTr="00FB7BE1">
        <w:trPr>
          <w:cnfStyle w:val="100000000000"/>
          <w:trHeight w:val="340"/>
          <w:ins w:id="5118" w:author="paulac" w:date="2013-10-08T15:45:00Z"/>
          <w:trPrChange w:id="5119" w:author="paulac" w:date="2013-10-10T11:23:00Z">
            <w:trPr>
              <w:gridBefore w:val="1"/>
              <w:trHeight w:val="340"/>
            </w:trPr>
          </w:trPrChange>
        </w:trPr>
        <w:tc>
          <w:tcPr>
            <w:cnfStyle w:val="001000000000"/>
            <w:tcW w:w="3118" w:type="dxa"/>
            <w:tcPrChange w:id="5120" w:author="paulac" w:date="2013-10-10T11:23:00Z">
              <w:tcPr>
                <w:tcW w:w="3118" w:type="dxa"/>
                <w:gridSpan w:val="2"/>
              </w:tcPr>
            </w:tcPrChange>
          </w:tcPr>
          <w:p w:rsidR="00E21426" w:rsidRDefault="00094FB4">
            <w:pPr>
              <w:jc w:val="left"/>
              <w:cnfStyle w:val="101000000000"/>
              <w:rPr>
                <w:ins w:id="5121" w:author="paulac" w:date="2013-10-08T15:45:00Z"/>
                <w:rFonts w:eastAsiaTheme="minorHAnsi"/>
                <w:b w:val="0"/>
                <w:bCs w:val="0"/>
                <w:color w:val="auto"/>
                <w:szCs w:val="22"/>
                <w:lang w:val="ca-ES" w:eastAsia="en-US"/>
              </w:rPr>
              <w:pPrChange w:id="5122" w:author="paulac" w:date="2013-10-08T15:46:00Z">
                <w:pPr>
                  <w:spacing w:after="200" w:line="276" w:lineRule="auto"/>
                  <w:cnfStyle w:val="101000000000"/>
                </w:pPr>
              </w:pPrChange>
            </w:pPr>
            <w:ins w:id="5123" w:author="paulac" w:date="2013-10-08T15:45:00Z">
              <w:r w:rsidRPr="00332B27">
                <w:t>Nom paràmetre</w:t>
              </w:r>
            </w:ins>
          </w:p>
        </w:tc>
        <w:tc>
          <w:tcPr>
            <w:tcW w:w="4820" w:type="dxa"/>
            <w:gridSpan w:val="2"/>
            <w:tcPrChange w:id="5124" w:author="paulac" w:date="2013-10-10T11:23:00Z">
              <w:tcPr>
                <w:tcW w:w="4820" w:type="dxa"/>
                <w:gridSpan w:val="3"/>
              </w:tcPr>
            </w:tcPrChange>
          </w:tcPr>
          <w:p w:rsidR="00E21426" w:rsidRDefault="00094FB4">
            <w:pPr>
              <w:jc w:val="left"/>
              <w:cnfStyle w:val="100000000000"/>
              <w:rPr>
                <w:ins w:id="5125" w:author="paulac" w:date="2013-10-08T15:45:00Z"/>
                <w:rFonts w:eastAsiaTheme="minorHAnsi"/>
                <w:b w:val="0"/>
                <w:bCs w:val="0"/>
                <w:color w:val="auto"/>
                <w:szCs w:val="22"/>
                <w:lang w:val="ca-ES" w:eastAsia="en-US"/>
              </w:rPr>
              <w:pPrChange w:id="5126" w:author="paulac" w:date="2013-10-08T15:46:00Z">
                <w:pPr>
                  <w:spacing w:after="200" w:line="276" w:lineRule="auto"/>
                  <w:cnfStyle w:val="100000000000"/>
                </w:pPr>
              </w:pPrChange>
            </w:pPr>
            <w:ins w:id="5127" w:author="paulac" w:date="2013-10-08T15:45:00Z">
              <w:r w:rsidRPr="00332B27">
                <w:t>Descripció</w:t>
              </w:r>
            </w:ins>
          </w:p>
        </w:tc>
      </w:tr>
      <w:tr w:rsidR="00094FB4" w:rsidRPr="00CE5945" w:rsidTr="00FB7BE1">
        <w:trPr>
          <w:cnfStyle w:val="000000100000"/>
          <w:trHeight w:val="397"/>
          <w:ins w:id="5128" w:author="paulac" w:date="2013-10-08T15:45:00Z"/>
          <w:trPrChange w:id="5129" w:author="paulac" w:date="2013-10-10T11:23:00Z">
            <w:trPr>
              <w:gridBefore w:val="1"/>
              <w:trHeight w:val="397"/>
            </w:trPr>
          </w:trPrChange>
        </w:trPr>
        <w:tc>
          <w:tcPr>
            <w:cnfStyle w:val="001000000000"/>
            <w:tcW w:w="3118" w:type="dxa"/>
            <w:tcPrChange w:id="5130" w:author="paulac" w:date="2013-10-10T11:23:00Z">
              <w:tcPr>
                <w:tcW w:w="3118" w:type="dxa"/>
                <w:gridSpan w:val="2"/>
              </w:tcPr>
            </w:tcPrChange>
          </w:tcPr>
          <w:p w:rsidR="00E21426" w:rsidRDefault="000D0864">
            <w:pPr>
              <w:jc w:val="left"/>
              <w:cnfStyle w:val="001000100000"/>
              <w:rPr>
                <w:ins w:id="5131" w:author="paulac" w:date="2013-10-08T15:45:00Z"/>
                <w:rFonts w:eastAsiaTheme="minorHAnsi"/>
                <w:bCs w:val="0"/>
                <w:szCs w:val="22"/>
                <w:lang w:val="ca-ES" w:eastAsia="en-US"/>
                <w:rPrChange w:id="5132" w:author="paulac" w:date="2013-10-14T16:17:00Z">
                  <w:rPr>
                    <w:ins w:id="5133" w:author="paulac" w:date="2013-10-08T15:45:00Z"/>
                    <w:rFonts w:eastAsiaTheme="minorHAnsi"/>
                    <w:b w:val="0"/>
                    <w:bCs w:val="0"/>
                    <w:szCs w:val="22"/>
                    <w:lang w:val="ca-ES" w:eastAsia="en-US"/>
                  </w:rPr>
                </w:rPrChange>
              </w:rPr>
              <w:pPrChange w:id="5134" w:author="paulac" w:date="2013-10-08T15:46:00Z">
                <w:pPr>
                  <w:spacing w:after="200" w:line="276" w:lineRule="auto"/>
                  <w:jc w:val="left"/>
                  <w:cnfStyle w:val="001000100000"/>
                </w:pPr>
              </w:pPrChange>
            </w:pPr>
            <w:ins w:id="5135" w:author="paulac" w:date="2013-10-08T15:45:00Z">
              <w:r w:rsidRPr="000D0864">
                <w:rPr>
                  <w:rPrChange w:id="5136" w:author="paulac" w:date="2013-10-14T16:17:00Z">
                    <w:rPr>
                      <w:color w:val="0000FF" w:themeColor="hyperlink"/>
                      <w:u w:val="single"/>
                    </w:rPr>
                  </w:rPrChange>
                </w:rPr>
                <w:t>oficina</w:t>
              </w:r>
            </w:ins>
          </w:p>
        </w:tc>
        <w:tc>
          <w:tcPr>
            <w:tcW w:w="4820" w:type="dxa"/>
            <w:gridSpan w:val="2"/>
            <w:tcPrChange w:id="5137" w:author="paulac" w:date="2013-10-10T11:23:00Z">
              <w:tcPr>
                <w:tcW w:w="4820" w:type="dxa"/>
                <w:gridSpan w:val="3"/>
              </w:tcPr>
            </w:tcPrChange>
          </w:tcPr>
          <w:p w:rsidR="00E21426" w:rsidRDefault="00094FB4">
            <w:pPr>
              <w:jc w:val="left"/>
              <w:cnfStyle w:val="000000100000"/>
              <w:rPr>
                <w:ins w:id="5138" w:author="paulac" w:date="2013-10-08T15:45:00Z"/>
                <w:rFonts w:eastAsiaTheme="minorHAnsi"/>
                <w:szCs w:val="22"/>
                <w:lang w:val="ca-ES" w:eastAsia="en-US"/>
              </w:rPr>
              <w:pPrChange w:id="5139" w:author="paulac" w:date="2013-10-08T15:46:00Z">
                <w:pPr>
                  <w:spacing w:after="200" w:line="276" w:lineRule="auto"/>
                  <w:jc w:val="left"/>
                  <w:cnfStyle w:val="000000100000"/>
                </w:pPr>
              </w:pPrChange>
            </w:pPr>
            <w:ins w:id="5140" w:author="paulac" w:date="2013-10-08T15:45:00Z">
              <w:r>
                <w:t>Oficina de registre</w:t>
              </w:r>
            </w:ins>
          </w:p>
        </w:tc>
      </w:tr>
      <w:tr w:rsidR="00094FB4" w:rsidRPr="00CE5945" w:rsidTr="00FB7BE1">
        <w:trPr>
          <w:trHeight w:val="397"/>
          <w:ins w:id="5141" w:author="paulac" w:date="2013-10-08T15:45:00Z"/>
          <w:trPrChange w:id="5142" w:author="paulac" w:date="2013-10-10T11:23:00Z">
            <w:trPr>
              <w:gridBefore w:val="1"/>
              <w:trHeight w:val="397"/>
            </w:trPr>
          </w:trPrChange>
        </w:trPr>
        <w:tc>
          <w:tcPr>
            <w:cnfStyle w:val="001000000000"/>
            <w:tcW w:w="3118" w:type="dxa"/>
            <w:tcPrChange w:id="5143" w:author="paulac" w:date="2013-10-10T11:23:00Z">
              <w:tcPr>
                <w:tcW w:w="3118" w:type="dxa"/>
                <w:gridSpan w:val="2"/>
              </w:tcPr>
            </w:tcPrChange>
          </w:tcPr>
          <w:p w:rsidR="00E21426" w:rsidRDefault="000D0864">
            <w:pPr>
              <w:jc w:val="left"/>
              <w:rPr>
                <w:ins w:id="5144" w:author="paulac" w:date="2013-10-08T15:45:00Z"/>
                <w:rFonts w:eastAsiaTheme="minorHAnsi"/>
                <w:bCs w:val="0"/>
                <w:szCs w:val="22"/>
                <w:lang w:val="ca-ES" w:eastAsia="en-US"/>
                <w:rPrChange w:id="5145" w:author="paulac" w:date="2013-10-14T16:17:00Z">
                  <w:rPr>
                    <w:ins w:id="5146" w:author="paulac" w:date="2013-10-08T15:45:00Z"/>
                    <w:rFonts w:eastAsiaTheme="minorHAnsi"/>
                    <w:b w:val="0"/>
                    <w:bCs w:val="0"/>
                    <w:szCs w:val="22"/>
                    <w:lang w:val="ca-ES" w:eastAsia="en-US"/>
                  </w:rPr>
                </w:rPrChange>
              </w:rPr>
              <w:pPrChange w:id="5147" w:author="paulac" w:date="2013-10-08T15:46:00Z">
                <w:pPr>
                  <w:spacing w:after="200" w:line="276" w:lineRule="auto"/>
                  <w:jc w:val="left"/>
                </w:pPr>
              </w:pPrChange>
            </w:pPr>
            <w:ins w:id="5148" w:author="paulac" w:date="2013-10-08T15:45:00Z">
              <w:r w:rsidRPr="000D0864">
                <w:rPr>
                  <w:rPrChange w:id="5149" w:author="paulac" w:date="2013-10-14T16:17:00Z">
                    <w:rPr>
                      <w:color w:val="0000FF" w:themeColor="hyperlink"/>
                      <w:u w:val="single"/>
                    </w:rPr>
                  </w:rPrChange>
                </w:rPr>
                <w:t>varOficina</w:t>
              </w:r>
            </w:ins>
          </w:p>
        </w:tc>
        <w:tc>
          <w:tcPr>
            <w:tcW w:w="4820" w:type="dxa"/>
            <w:gridSpan w:val="2"/>
            <w:tcPrChange w:id="5150" w:author="paulac" w:date="2013-10-10T11:23:00Z">
              <w:tcPr>
                <w:tcW w:w="4820" w:type="dxa"/>
                <w:gridSpan w:val="3"/>
              </w:tcPr>
            </w:tcPrChange>
          </w:tcPr>
          <w:p w:rsidR="00E21426" w:rsidRDefault="00094FB4">
            <w:pPr>
              <w:jc w:val="left"/>
              <w:cnfStyle w:val="000000000000"/>
              <w:rPr>
                <w:ins w:id="5151" w:author="paulac" w:date="2013-10-08T15:45:00Z"/>
                <w:rFonts w:eastAsiaTheme="minorHAnsi"/>
                <w:szCs w:val="22"/>
                <w:lang w:val="ca-ES" w:eastAsia="en-US"/>
              </w:rPr>
              <w:pPrChange w:id="5152" w:author="paulac" w:date="2013-10-08T15:46:00Z">
                <w:pPr>
                  <w:spacing w:after="200" w:line="276" w:lineRule="auto"/>
                  <w:jc w:val="left"/>
                  <w:cnfStyle w:val="000000000000"/>
                </w:pPr>
              </w:pPrChange>
            </w:pPr>
            <w:ins w:id="5153" w:author="paulac" w:date="2013-10-08T15:45:00Z">
              <w:r w:rsidRPr="00CE5945">
                <w:t xml:space="preserve">Variable que conté </w:t>
              </w:r>
              <w:r>
                <w:t>l’oficina de registre</w:t>
              </w:r>
            </w:ins>
          </w:p>
        </w:tc>
      </w:tr>
      <w:tr w:rsidR="00094FB4" w:rsidRPr="00CE5945" w:rsidTr="00FB7BE1">
        <w:trPr>
          <w:cnfStyle w:val="000000100000"/>
          <w:trHeight w:val="397"/>
          <w:ins w:id="5154" w:author="paulac" w:date="2013-10-08T15:45:00Z"/>
          <w:trPrChange w:id="5155" w:author="paulac" w:date="2013-10-10T11:23:00Z">
            <w:trPr>
              <w:gridBefore w:val="1"/>
              <w:trHeight w:val="397"/>
            </w:trPr>
          </w:trPrChange>
        </w:trPr>
        <w:tc>
          <w:tcPr>
            <w:cnfStyle w:val="001000000000"/>
            <w:tcW w:w="3118" w:type="dxa"/>
            <w:tcPrChange w:id="5156" w:author="paulac" w:date="2013-10-10T11:23:00Z">
              <w:tcPr>
                <w:tcW w:w="3118" w:type="dxa"/>
                <w:gridSpan w:val="2"/>
              </w:tcPr>
            </w:tcPrChange>
          </w:tcPr>
          <w:p w:rsidR="00E21426" w:rsidRDefault="000D0864">
            <w:pPr>
              <w:jc w:val="left"/>
              <w:cnfStyle w:val="001000100000"/>
              <w:rPr>
                <w:ins w:id="5157" w:author="paulac" w:date="2013-10-08T15:45:00Z"/>
                <w:rFonts w:eastAsiaTheme="minorHAnsi"/>
                <w:bCs w:val="0"/>
                <w:szCs w:val="22"/>
                <w:lang w:val="ca-ES" w:eastAsia="en-US"/>
                <w:rPrChange w:id="5158" w:author="paulac" w:date="2013-10-14T16:17:00Z">
                  <w:rPr>
                    <w:ins w:id="5159" w:author="paulac" w:date="2013-10-08T15:45:00Z"/>
                    <w:rFonts w:eastAsiaTheme="minorHAnsi"/>
                    <w:b w:val="0"/>
                    <w:bCs w:val="0"/>
                    <w:szCs w:val="22"/>
                    <w:lang w:val="ca-ES" w:eastAsia="en-US"/>
                  </w:rPr>
                </w:rPrChange>
              </w:rPr>
              <w:pPrChange w:id="5160" w:author="paulac" w:date="2013-10-08T15:46:00Z">
                <w:pPr>
                  <w:spacing w:after="200" w:line="276" w:lineRule="auto"/>
                  <w:jc w:val="left"/>
                  <w:cnfStyle w:val="001000100000"/>
                </w:pPr>
              </w:pPrChange>
            </w:pPr>
            <w:ins w:id="5161" w:author="paulac" w:date="2013-10-08T15:45:00Z">
              <w:r w:rsidRPr="000D0864">
                <w:rPr>
                  <w:rPrChange w:id="5162" w:author="paulac" w:date="2013-10-14T16:17:00Z">
                    <w:rPr>
                      <w:color w:val="0000FF" w:themeColor="hyperlink"/>
                      <w:u w:val="single"/>
                    </w:rPr>
                  </w:rPrChange>
                </w:rPr>
                <w:t>oficinaFisica</w:t>
              </w:r>
            </w:ins>
          </w:p>
        </w:tc>
        <w:tc>
          <w:tcPr>
            <w:tcW w:w="4820" w:type="dxa"/>
            <w:gridSpan w:val="2"/>
            <w:tcPrChange w:id="5163" w:author="paulac" w:date="2013-10-10T11:23:00Z">
              <w:tcPr>
                <w:tcW w:w="4820" w:type="dxa"/>
                <w:gridSpan w:val="3"/>
              </w:tcPr>
            </w:tcPrChange>
          </w:tcPr>
          <w:p w:rsidR="00E21426" w:rsidRDefault="00094FB4">
            <w:pPr>
              <w:jc w:val="left"/>
              <w:cnfStyle w:val="000000100000"/>
              <w:rPr>
                <w:ins w:id="5164" w:author="paulac" w:date="2013-10-08T15:45:00Z"/>
                <w:rFonts w:eastAsiaTheme="minorHAnsi"/>
                <w:szCs w:val="22"/>
                <w:lang w:val="ca-ES" w:eastAsia="en-US"/>
              </w:rPr>
              <w:pPrChange w:id="5165" w:author="paulac" w:date="2013-10-08T15:46:00Z">
                <w:pPr>
                  <w:spacing w:after="200" w:line="276" w:lineRule="auto"/>
                  <w:jc w:val="left"/>
                  <w:cnfStyle w:val="000000100000"/>
                </w:pPr>
              </w:pPrChange>
            </w:pPr>
            <w:ins w:id="5166" w:author="paulac" w:date="2013-10-08T15:45:00Z">
              <w:r>
                <w:t>Oficina física de registre</w:t>
              </w:r>
            </w:ins>
          </w:p>
        </w:tc>
      </w:tr>
      <w:tr w:rsidR="00094FB4" w:rsidRPr="00CE5945" w:rsidTr="00FB7BE1">
        <w:trPr>
          <w:trHeight w:val="397"/>
          <w:ins w:id="5167" w:author="paulac" w:date="2013-10-08T15:45:00Z"/>
          <w:trPrChange w:id="5168" w:author="paulac" w:date="2013-10-10T11:23:00Z">
            <w:trPr>
              <w:gridBefore w:val="1"/>
              <w:trHeight w:val="397"/>
            </w:trPr>
          </w:trPrChange>
        </w:trPr>
        <w:tc>
          <w:tcPr>
            <w:cnfStyle w:val="001000000000"/>
            <w:tcW w:w="3118" w:type="dxa"/>
            <w:tcPrChange w:id="5169" w:author="paulac" w:date="2013-10-10T11:23:00Z">
              <w:tcPr>
                <w:tcW w:w="3118" w:type="dxa"/>
                <w:gridSpan w:val="2"/>
              </w:tcPr>
            </w:tcPrChange>
          </w:tcPr>
          <w:p w:rsidR="00E21426" w:rsidRDefault="000D0864">
            <w:pPr>
              <w:jc w:val="left"/>
              <w:rPr>
                <w:ins w:id="5170" w:author="paulac" w:date="2013-10-08T15:45:00Z"/>
                <w:rFonts w:eastAsiaTheme="minorHAnsi"/>
                <w:bCs w:val="0"/>
                <w:szCs w:val="22"/>
                <w:lang w:val="ca-ES" w:eastAsia="en-US"/>
                <w:rPrChange w:id="5171" w:author="paulac" w:date="2013-10-14T16:17:00Z">
                  <w:rPr>
                    <w:ins w:id="5172" w:author="paulac" w:date="2013-10-08T15:45:00Z"/>
                    <w:rFonts w:eastAsiaTheme="minorHAnsi"/>
                    <w:b w:val="0"/>
                    <w:bCs w:val="0"/>
                    <w:szCs w:val="22"/>
                    <w:lang w:val="ca-ES" w:eastAsia="en-US"/>
                  </w:rPr>
                </w:rPrChange>
              </w:rPr>
              <w:pPrChange w:id="5173" w:author="paulac" w:date="2013-10-08T15:46:00Z">
                <w:pPr>
                  <w:spacing w:after="200" w:line="276" w:lineRule="auto"/>
                  <w:jc w:val="left"/>
                </w:pPr>
              </w:pPrChange>
            </w:pPr>
            <w:ins w:id="5174" w:author="paulac" w:date="2013-10-08T15:45:00Z">
              <w:r w:rsidRPr="000D0864">
                <w:rPr>
                  <w:rPrChange w:id="5175" w:author="paulac" w:date="2013-10-14T16:17:00Z">
                    <w:rPr>
                      <w:color w:val="0000FF" w:themeColor="hyperlink"/>
                      <w:u w:val="single"/>
                    </w:rPr>
                  </w:rPrChange>
                </w:rPr>
                <w:t>varOficinaFisica</w:t>
              </w:r>
            </w:ins>
          </w:p>
        </w:tc>
        <w:tc>
          <w:tcPr>
            <w:tcW w:w="4820" w:type="dxa"/>
            <w:gridSpan w:val="2"/>
            <w:tcPrChange w:id="5176" w:author="paulac" w:date="2013-10-10T11:23:00Z">
              <w:tcPr>
                <w:tcW w:w="4820" w:type="dxa"/>
                <w:gridSpan w:val="3"/>
              </w:tcPr>
            </w:tcPrChange>
          </w:tcPr>
          <w:p w:rsidR="00E21426" w:rsidRDefault="00094FB4">
            <w:pPr>
              <w:jc w:val="left"/>
              <w:cnfStyle w:val="000000000000"/>
              <w:rPr>
                <w:ins w:id="5177" w:author="paulac" w:date="2013-10-08T15:45:00Z"/>
                <w:rFonts w:eastAsiaTheme="minorHAnsi"/>
                <w:szCs w:val="22"/>
                <w:lang w:val="ca-ES" w:eastAsia="en-US"/>
              </w:rPr>
              <w:pPrChange w:id="5178" w:author="paulac" w:date="2013-10-08T15:46:00Z">
                <w:pPr>
                  <w:spacing w:after="200" w:line="276" w:lineRule="auto"/>
                  <w:jc w:val="left"/>
                  <w:cnfStyle w:val="000000000000"/>
                </w:pPr>
              </w:pPrChange>
            </w:pPr>
            <w:ins w:id="5179" w:author="paulac" w:date="2013-10-08T15:45:00Z">
              <w:r w:rsidRPr="00CE5945">
                <w:t xml:space="preserve">Variable que conté </w:t>
              </w:r>
              <w:r>
                <w:t>l’oficina física de registre</w:t>
              </w:r>
            </w:ins>
          </w:p>
        </w:tc>
      </w:tr>
      <w:tr w:rsidR="00094FB4" w:rsidRPr="00CE5945" w:rsidTr="00FB7BE1">
        <w:trPr>
          <w:cnfStyle w:val="000000100000"/>
          <w:trHeight w:val="397"/>
          <w:ins w:id="5180" w:author="paulac" w:date="2013-10-08T15:45:00Z"/>
          <w:trPrChange w:id="5181" w:author="paulac" w:date="2013-10-10T11:23:00Z">
            <w:trPr>
              <w:gridBefore w:val="1"/>
              <w:trHeight w:val="397"/>
            </w:trPr>
          </w:trPrChange>
        </w:trPr>
        <w:tc>
          <w:tcPr>
            <w:cnfStyle w:val="001000000000"/>
            <w:tcW w:w="3118" w:type="dxa"/>
            <w:tcPrChange w:id="5182" w:author="paulac" w:date="2013-10-10T11:23:00Z">
              <w:tcPr>
                <w:tcW w:w="3118" w:type="dxa"/>
                <w:gridSpan w:val="2"/>
              </w:tcPr>
            </w:tcPrChange>
          </w:tcPr>
          <w:p w:rsidR="00E21426" w:rsidRDefault="000D0864">
            <w:pPr>
              <w:jc w:val="left"/>
              <w:cnfStyle w:val="001000100000"/>
              <w:rPr>
                <w:ins w:id="5183" w:author="paulac" w:date="2013-10-08T15:45:00Z"/>
                <w:rFonts w:eastAsiaTheme="minorHAnsi"/>
                <w:bCs w:val="0"/>
                <w:szCs w:val="22"/>
                <w:lang w:val="ca-ES" w:eastAsia="en-US"/>
                <w:rPrChange w:id="5184" w:author="paulac" w:date="2013-10-14T16:17:00Z">
                  <w:rPr>
                    <w:ins w:id="5185" w:author="paulac" w:date="2013-10-08T15:45:00Z"/>
                    <w:rFonts w:eastAsiaTheme="minorHAnsi"/>
                    <w:b w:val="0"/>
                    <w:bCs w:val="0"/>
                    <w:szCs w:val="22"/>
                    <w:lang w:val="ca-ES" w:eastAsia="en-US"/>
                  </w:rPr>
                </w:rPrChange>
              </w:rPr>
              <w:pPrChange w:id="5186" w:author="paulac" w:date="2013-10-08T15:46:00Z">
                <w:pPr>
                  <w:spacing w:after="200" w:line="276" w:lineRule="auto"/>
                  <w:jc w:val="left"/>
                  <w:cnfStyle w:val="001000100000"/>
                </w:pPr>
              </w:pPrChange>
            </w:pPr>
            <w:ins w:id="5187" w:author="paulac" w:date="2013-10-08T15:45:00Z">
              <w:r w:rsidRPr="000D0864">
                <w:rPr>
                  <w:rPrChange w:id="5188" w:author="paulac" w:date="2013-10-14T16:17:00Z">
                    <w:rPr>
                      <w:color w:val="0000FF" w:themeColor="hyperlink"/>
                      <w:u w:val="single"/>
                    </w:rPr>
                  </w:rPrChange>
                </w:rPr>
                <w:t>remitentCodiEntitat</w:t>
              </w:r>
            </w:ins>
          </w:p>
        </w:tc>
        <w:tc>
          <w:tcPr>
            <w:tcW w:w="4820" w:type="dxa"/>
            <w:gridSpan w:val="2"/>
            <w:tcPrChange w:id="5189" w:author="paulac" w:date="2013-10-10T11:23:00Z">
              <w:tcPr>
                <w:tcW w:w="4820" w:type="dxa"/>
                <w:gridSpan w:val="3"/>
              </w:tcPr>
            </w:tcPrChange>
          </w:tcPr>
          <w:p w:rsidR="00E21426" w:rsidRDefault="00094FB4">
            <w:pPr>
              <w:jc w:val="left"/>
              <w:cnfStyle w:val="000000100000"/>
              <w:rPr>
                <w:ins w:id="5190" w:author="paulac" w:date="2013-10-08T15:45:00Z"/>
                <w:rFonts w:eastAsiaTheme="minorHAnsi"/>
                <w:szCs w:val="22"/>
                <w:lang w:val="ca-ES" w:eastAsia="en-US"/>
              </w:rPr>
              <w:pPrChange w:id="5191" w:author="paulac" w:date="2013-10-08T15:46:00Z">
                <w:pPr>
                  <w:spacing w:after="200" w:line="276" w:lineRule="auto"/>
                  <w:jc w:val="left"/>
                  <w:cnfStyle w:val="000000100000"/>
                </w:pPr>
              </w:pPrChange>
            </w:pPr>
            <w:ins w:id="5192" w:author="paulac" w:date="2013-10-08T15:45:00Z">
              <w:r>
                <w:t>Codi de l’entitat remitent</w:t>
              </w:r>
            </w:ins>
          </w:p>
        </w:tc>
      </w:tr>
      <w:tr w:rsidR="00094FB4" w:rsidRPr="00CE5945" w:rsidTr="00FB7BE1">
        <w:trPr>
          <w:trHeight w:val="397"/>
          <w:ins w:id="5193" w:author="paulac" w:date="2013-10-08T15:45:00Z"/>
          <w:trPrChange w:id="5194" w:author="paulac" w:date="2013-10-10T11:23:00Z">
            <w:trPr>
              <w:gridBefore w:val="1"/>
              <w:trHeight w:val="397"/>
            </w:trPr>
          </w:trPrChange>
        </w:trPr>
        <w:tc>
          <w:tcPr>
            <w:cnfStyle w:val="001000000000"/>
            <w:tcW w:w="3118" w:type="dxa"/>
            <w:tcPrChange w:id="5195" w:author="paulac" w:date="2013-10-10T11:23:00Z">
              <w:tcPr>
                <w:tcW w:w="3118" w:type="dxa"/>
                <w:gridSpan w:val="2"/>
              </w:tcPr>
            </w:tcPrChange>
          </w:tcPr>
          <w:p w:rsidR="00E21426" w:rsidRDefault="000D0864">
            <w:pPr>
              <w:jc w:val="left"/>
              <w:rPr>
                <w:ins w:id="5196" w:author="paulac" w:date="2013-10-08T15:45:00Z"/>
                <w:rFonts w:eastAsiaTheme="minorHAnsi"/>
                <w:bCs w:val="0"/>
                <w:szCs w:val="22"/>
                <w:lang w:val="ca-ES" w:eastAsia="en-US"/>
                <w:rPrChange w:id="5197" w:author="paulac" w:date="2013-10-14T16:17:00Z">
                  <w:rPr>
                    <w:ins w:id="5198" w:author="paulac" w:date="2013-10-08T15:45:00Z"/>
                    <w:rFonts w:eastAsiaTheme="minorHAnsi"/>
                    <w:b w:val="0"/>
                    <w:bCs w:val="0"/>
                    <w:szCs w:val="22"/>
                    <w:lang w:val="ca-ES" w:eastAsia="en-US"/>
                  </w:rPr>
                </w:rPrChange>
              </w:rPr>
              <w:pPrChange w:id="5199" w:author="paulac" w:date="2013-10-08T15:46:00Z">
                <w:pPr>
                  <w:spacing w:after="200" w:line="276" w:lineRule="auto"/>
                  <w:jc w:val="left"/>
                </w:pPr>
              </w:pPrChange>
            </w:pPr>
            <w:ins w:id="5200" w:author="paulac" w:date="2013-10-08T15:45:00Z">
              <w:r w:rsidRPr="000D0864">
                <w:rPr>
                  <w:rPrChange w:id="5201" w:author="paulac" w:date="2013-10-14T16:17:00Z">
                    <w:rPr>
                      <w:color w:val="0000FF" w:themeColor="hyperlink"/>
                      <w:u w:val="single"/>
                    </w:rPr>
                  </w:rPrChange>
                </w:rPr>
                <w:t>varRemitentCodiEntitat</w:t>
              </w:r>
            </w:ins>
          </w:p>
        </w:tc>
        <w:tc>
          <w:tcPr>
            <w:tcW w:w="4820" w:type="dxa"/>
            <w:gridSpan w:val="2"/>
            <w:tcPrChange w:id="5202" w:author="paulac" w:date="2013-10-10T11:23:00Z">
              <w:tcPr>
                <w:tcW w:w="4820" w:type="dxa"/>
                <w:gridSpan w:val="3"/>
              </w:tcPr>
            </w:tcPrChange>
          </w:tcPr>
          <w:p w:rsidR="00E21426" w:rsidRDefault="00094FB4">
            <w:pPr>
              <w:jc w:val="left"/>
              <w:cnfStyle w:val="000000000000"/>
              <w:rPr>
                <w:ins w:id="5203" w:author="paulac" w:date="2013-10-08T15:45:00Z"/>
                <w:rFonts w:eastAsiaTheme="minorHAnsi"/>
                <w:szCs w:val="22"/>
                <w:lang w:val="ca-ES" w:eastAsia="en-US"/>
              </w:rPr>
              <w:pPrChange w:id="5204" w:author="paulac" w:date="2013-10-08T15:46:00Z">
                <w:pPr>
                  <w:spacing w:after="200" w:line="276" w:lineRule="auto"/>
                  <w:jc w:val="left"/>
                  <w:cnfStyle w:val="000000000000"/>
                </w:pPr>
              </w:pPrChange>
            </w:pPr>
            <w:ins w:id="5205" w:author="paulac" w:date="2013-10-08T15:45:00Z">
              <w:r w:rsidRPr="00CE5945">
                <w:t xml:space="preserve">Variable que conté el </w:t>
              </w:r>
              <w:r>
                <w:t>codi de l’entitat remitent</w:t>
              </w:r>
            </w:ins>
          </w:p>
        </w:tc>
      </w:tr>
      <w:tr w:rsidR="00094FB4" w:rsidRPr="00CE5945" w:rsidTr="00FB7BE1">
        <w:trPr>
          <w:cnfStyle w:val="000000100000"/>
          <w:trHeight w:val="397"/>
          <w:ins w:id="5206" w:author="paulac" w:date="2013-10-08T15:45:00Z"/>
          <w:trPrChange w:id="5207" w:author="paulac" w:date="2013-10-10T11:23:00Z">
            <w:trPr>
              <w:gridBefore w:val="1"/>
              <w:trHeight w:val="397"/>
            </w:trPr>
          </w:trPrChange>
        </w:trPr>
        <w:tc>
          <w:tcPr>
            <w:cnfStyle w:val="001000000000"/>
            <w:tcW w:w="3118" w:type="dxa"/>
            <w:tcPrChange w:id="5208" w:author="paulac" w:date="2013-10-10T11:23:00Z">
              <w:tcPr>
                <w:tcW w:w="3396" w:type="dxa"/>
                <w:gridSpan w:val="3"/>
              </w:tcPr>
            </w:tcPrChange>
          </w:tcPr>
          <w:p w:rsidR="00E21426" w:rsidRDefault="000D0864">
            <w:pPr>
              <w:jc w:val="left"/>
              <w:cnfStyle w:val="001000100000"/>
              <w:rPr>
                <w:ins w:id="5209" w:author="paulac" w:date="2013-10-08T15:45:00Z"/>
                <w:rFonts w:eastAsiaTheme="minorHAnsi"/>
                <w:bCs w:val="0"/>
                <w:szCs w:val="22"/>
                <w:lang w:val="ca-ES" w:eastAsia="en-US"/>
                <w:rPrChange w:id="5210" w:author="paulac" w:date="2013-10-14T16:17:00Z">
                  <w:rPr>
                    <w:ins w:id="5211" w:author="paulac" w:date="2013-10-08T15:45:00Z"/>
                    <w:rFonts w:eastAsiaTheme="minorHAnsi"/>
                    <w:b w:val="0"/>
                    <w:bCs w:val="0"/>
                    <w:szCs w:val="22"/>
                    <w:lang w:val="ca-ES" w:eastAsia="en-US"/>
                  </w:rPr>
                </w:rPrChange>
              </w:rPr>
              <w:pPrChange w:id="5212" w:author="paulac" w:date="2013-10-08T15:46:00Z">
                <w:pPr>
                  <w:spacing w:after="200" w:line="276" w:lineRule="auto"/>
                  <w:jc w:val="left"/>
                  <w:cnfStyle w:val="001000100000"/>
                </w:pPr>
              </w:pPrChange>
            </w:pPr>
            <w:ins w:id="5213" w:author="paulac" w:date="2013-10-08T15:45:00Z">
              <w:r w:rsidRPr="000D0864">
                <w:rPr>
                  <w:rPrChange w:id="5214" w:author="paulac" w:date="2013-10-14T16:17:00Z">
                    <w:rPr>
                      <w:color w:val="0000FF" w:themeColor="hyperlink"/>
                      <w:u w:val="single"/>
                    </w:rPr>
                  </w:rPrChange>
                </w:rPr>
                <w:t>remitentNomEntitat</w:t>
              </w:r>
            </w:ins>
          </w:p>
        </w:tc>
        <w:tc>
          <w:tcPr>
            <w:tcW w:w="4820" w:type="dxa"/>
            <w:gridSpan w:val="2"/>
            <w:tcPrChange w:id="5215" w:author="paulac" w:date="2013-10-10T11:23:00Z">
              <w:tcPr>
                <w:tcW w:w="4542" w:type="dxa"/>
                <w:gridSpan w:val="2"/>
              </w:tcPr>
            </w:tcPrChange>
          </w:tcPr>
          <w:p w:rsidR="00E21426" w:rsidRDefault="00094FB4">
            <w:pPr>
              <w:jc w:val="left"/>
              <w:cnfStyle w:val="000000100000"/>
              <w:rPr>
                <w:ins w:id="5216" w:author="paulac" w:date="2013-10-08T15:45:00Z"/>
                <w:rFonts w:eastAsiaTheme="minorHAnsi"/>
                <w:szCs w:val="22"/>
                <w:lang w:val="ca-ES" w:eastAsia="en-US"/>
              </w:rPr>
              <w:pPrChange w:id="5217" w:author="paulac" w:date="2013-10-08T15:46:00Z">
                <w:pPr>
                  <w:spacing w:after="200" w:line="276" w:lineRule="auto"/>
                  <w:jc w:val="left"/>
                  <w:cnfStyle w:val="000000100000"/>
                </w:pPr>
              </w:pPrChange>
            </w:pPr>
            <w:ins w:id="5218" w:author="paulac" w:date="2013-10-08T15:45:00Z">
              <w:r>
                <w:t>Nom de l’entitat remitent</w:t>
              </w:r>
            </w:ins>
          </w:p>
        </w:tc>
      </w:tr>
      <w:tr w:rsidR="00094FB4" w:rsidRPr="00CE5945" w:rsidTr="00FB7BE1">
        <w:trPr>
          <w:trHeight w:val="397"/>
          <w:ins w:id="5219" w:author="paulac" w:date="2013-10-08T15:45:00Z"/>
          <w:trPrChange w:id="5220" w:author="paulac" w:date="2013-10-10T11:23:00Z">
            <w:trPr>
              <w:gridBefore w:val="1"/>
              <w:trHeight w:val="397"/>
            </w:trPr>
          </w:trPrChange>
        </w:trPr>
        <w:tc>
          <w:tcPr>
            <w:cnfStyle w:val="001000000000"/>
            <w:tcW w:w="3118" w:type="dxa"/>
            <w:tcPrChange w:id="5221" w:author="paulac" w:date="2013-10-10T11:23:00Z">
              <w:tcPr>
                <w:tcW w:w="3396" w:type="dxa"/>
                <w:gridSpan w:val="3"/>
              </w:tcPr>
            </w:tcPrChange>
          </w:tcPr>
          <w:p w:rsidR="00E21426" w:rsidRDefault="000D0864">
            <w:pPr>
              <w:jc w:val="left"/>
              <w:rPr>
                <w:ins w:id="5222" w:author="paulac" w:date="2013-10-08T15:45:00Z"/>
                <w:rFonts w:eastAsiaTheme="minorHAnsi"/>
                <w:bCs w:val="0"/>
                <w:szCs w:val="22"/>
                <w:lang w:val="ca-ES" w:eastAsia="en-US"/>
                <w:rPrChange w:id="5223" w:author="paulac" w:date="2013-10-14T16:17:00Z">
                  <w:rPr>
                    <w:ins w:id="5224" w:author="paulac" w:date="2013-10-08T15:45:00Z"/>
                    <w:rFonts w:eastAsiaTheme="minorHAnsi"/>
                    <w:b w:val="0"/>
                    <w:bCs w:val="0"/>
                    <w:szCs w:val="22"/>
                    <w:lang w:val="ca-ES" w:eastAsia="en-US"/>
                  </w:rPr>
                </w:rPrChange>
              </w:rPr>
              <w:pPrChange w:id="5225" w:author="paulac" w:date="2013-10-08T15:46:00Z">
                <w:pPr>
                  <w:spacing w:after="200" w:line="276" w:lineRule="auto"/>
                  <w:jc w:val="left"/>
                </w:pPr>
              </w:pPrChange>
            </w:pPr>
            <w:ins w:id="5226" w:author="paulac" w:date="2013-10-08T15:45:00Z">
              <w:r w:rsidRPr="000D0864">
                <w:rPr>
                  <w:rPrChange w:id="5227" w:author="paulac" w:date="2013-10-14T16:17:00Z">
                    <w:rPr>
                      <w:color w:val="0000FF" w:themeColor="hyperlink"/>
                      <w:u w:val="single"/>
                    </w:rPr>
                  </w:rPrChange>
                </w:rPr>
                <w:t>varRemitentNomEntitat</w:t>
              </w:r>
            </w:ins>
          </w:p>
        </w:tc>
        <w:tc>
          <w:tcPr>
            <w:tcW w:w="4820" w:type="dxa"/>
            <w:gridSpan w:val="2"/>
            <w:tcPrChange w:id="5228" w:author="paulac" w:date="2013-10-10T11:23:00Z">
              <w:tcPr>
                <w:tcW w:w="4542" w:type="dxa"/>
                <w:gridSpan w:val="2"/>
              </w:tcPr>
            </w:tcPrChange>
          </w:tcPr>
          <w:p w:rsidR="00E21426" w:rsidRDefault="00094FB4">
            <w:pPr>
              <w:jc w:val="left"/>
              <w:cnfStyle w:val="000000000000"/>
              <w:rPr>
                <w:ins w:id="5229" w:author="paulac" w:date="2013-10-08T15:45:00Z"/>
                <w:rFonts w:eastAsiaTheme="minorHAnsi"/>
                <w:b/>
                <w:bCs/>
                <w:szCs w:val="22"/>
                <w:lang w:val="ca-ES" w:eastAsia="en-US"/>
              </w:rPr>
              <w:pPrChange w:id="5230" w:author="paulac" w:date="2013-10-08T15:46:00Z">
                <w:pPr>
                  <w:spacing w:after="200" w:line="276" w:lineRule="auto"/>
                  <w:jc w:val="left"/>
                  <w:cnfStyle w:val="000000000000"/>
                </w:pPr>
              </w:pPrChange>
            </w:pPr>
            <w:ins w:id="5231" w:author="paulac" w:date="2013-10-08T15:45:00Z">
              <w:r w:rsidRPr="00CE5945">
                <w:t xml:space="preserve">Variable que conté el </w:t>
              </w:r>
              <w:r>
                <w:t>nom de l’entitat remitent</w:t>
              </w:r>
            </w:ins>
          </w:p>
        </w:tc>
      </w:tr>
      <w:tr w:rsidR="00094FB4" w:rsidRPr="00CE5945" w:rsidTr="00FB7BE1">
        <w:trPr>
          <w:cnfStyle w:val="000000100000"/>
          <w:trHeight w:val="397"/>
          <w:ins w:id="5232" w:author="paulac" w:date="2013-10-08T15:45:00Z"/>
          <w:trPrChange w:id="5233" w:author="paulac" w:date="2013-10-10T11:23:00Z">
            <w:trPr>
              <w:gridBefore w:val="1"/>
              <w:trHeight w:val="397"/>
            </w:trPr>
          </w:trPrChange>
        </w:trPr>
        <w:tc>
          <w:tcPr>
            <w:cnfStyle w:val="001000000000"/>
            <w:tcW w:w="3118" w:type="dxa"/>
            <w:tcPrChange w:id="5234" w:author="paulac" w:date="2013-10-10T11:23:00Z">
              <w:tcPr>
                <w:tcW w:w="3118" w:type="dxa"/>
                <w:gridSpan w:val="2"/>
              </w:tcPr>
            </w:tcPrChange>
          </w:tcPr>
          <w:p w:rsidR="00E21426" w:rsidRDefault="000D0864">
            <w:pPr>
              <w:jc w:val="left"/>
              <w:cnfStyle w:val="001000100000"/>
              <w:rPr>
                <w:ins w:id="5235" w:author="paulac" w:date="2013-10-08T15:45:00Z"/>
                <w:rFonts w:eastAsiaTheme="minorHAnsi"/>
                <w:bCs w:val="0"/>
                <w:szCs w:val="22"/>
                <w:lang w:val="ca-ES" w:eastAsia="en-US"/>
                <w:rPrChange w:id="5236" w:author="paulac" w:date="2013-10-14T16:17:00Z">
                  <w:rPr>
                    <w:ins w:id="5237" w:author="paulac" w:date="2013-10-08T15:45:00Z"/>
                    <w:rFonts w:eastAsiaTheme="minorHAnsi"/>
                    <w:b w:val="0"/>
                    <w:bCs w:val="0"/>
                    <w:szCs w:val="22"/>
                    <w:lang w:val="ca-ES" w:eastAsia="en-US"/>
                  </w:rPr>
                </w:rPrChange>
              </w:rPr>
              <w:pPrChange w:id="5238" w:author="paulac" w:date="2013-10-08T15:46:00Z">
                <w:pPr>
                  <w:spacing w:after="200" w:line="276" w:lineRule="auto"/>
                  <w:jc w:val="left"/>
                  <w:cnfStyle w:val="001000100000"/>
                </w:pPr>
              </w:pPrChange>
            </w:pPr>
            <w:ins w:id="5239" w:author="paulac" w:date="2013-10-08T15:45:00Z">
              <w:r w:rsidRPr="000D0864">
                <w:rPr>
                  <w:rPrChange w:id="5240" w:author="paulac" w:date="2013-10-14T16:17:00Z">
                    <w:rPr>
                      <w:color w:val="0000FF" w:themeColor="hyperlink"/>
                      <w:u w:val="single"/>
                    </w:rPr>
                  </w:rPrChange>
                </w:rPr>
                <w:t>remitentCodiGeografic</w:t>
              </w:r>
            </w:ins>
          </w:p>
        </w:tc>
        <w:tc>
          <w:tcPr>
            <w:tcW w:w="4820" w:type="dxa"/>
            <w:gridSpan w:val="2"/>
            <w:tcPrChange w:id="5241" w:author="paulac" w:date="2013-10-10T11:23:00Z">
              <w:tcPr>
                <w:tcW w:w="4820" w:type="dxa"/>
                <w:gridSpan w:val="3"/>
              </w:tcPr>
            </w:tcPrChange>
          </w:tcPr>
          <w:p w:rsidR="00E21426" w:rsidRDefault="00094FB4">
            <w:pPr>
              <w:jc w:val="left"/>
              <w:cnfStyle w:val="000000100000"/>
              <w:rPr>
                <w:ins w:id="5242" w:author="paulac" w:date="2013-10-08T15:45:00Z"/>
                <w:rFonts w:eastAsiaTheme="minorHAnsi"/>
                <w:szCs w:val="22"/>
                <w:lang w:val="ca-ES" w:eastAsia="en-US"/>
              </w:rPr>
              <w:pPrChange w:id="5243" w:author="paulac" w:date="2013-10-08T15:46:00Z">
                <w:pPr>
                  <w:spacing w:after="200" w:line="276" w:lineRule="auto"/>
                  <w:jc w:val="left"/>
                  <w:cnfStyle w:val="000000100000"/>
                </w:pPr>
              </w:pPrChange>
            </w:pPr>
            <w:ins w:id="5244" w:author="paulac" w:date="2013-10-08T15:45:00Z">
              <w:r>
                <w:t>Codi de l’origen geogràfic del remitent</w:t>
              </w:r>
            </w:ins>
          </w:p>
        </w:tc>
      </w:tr>
      <w:tr w:rsidR="00094FB4" w:rsidRPr="00CE5945" w:rsidTr="00FB7BE1">
        <w:trPr>
          <w:trHeight w:val="397"/>
          <w:ins w:id="5245" w:author="paulac" w:date="2013-10-08T15:45:00Z"/>
          <w:trPrChange w:id="5246" w:author="paulac" w:date="2013-10-10T11:23:00Z">
            <w:trPr>
              <w:gridBefore w:val="1"/>
              <w:trHeight w:val="397"/>
            </w:trPr>
          </w:trPrChange>
        </w:trPr>
        <w:tc>
          <w:tcPr>
            <w:cnfStyle w:val="001000000000"/>
            <w:tcW w:w="3118" w:type="dxa"/>
            <w:tcPrChange w:id="5247" w:author="paulac" w:date="2013-10-10T11:23:00Z">
              <w:tcPr>
                <w:tcW w:w="3118" w:type="dxa"/>
                <w:gridSpan w:val="2"/>
              </w:tcPr>
            </w:tcPrChange>
          </w:tcPr>
          <w:p w:rsidR="00E21426" w:rsidRDefault="000D0864">
            <w:pPr>
              <w:jc w:val="left"/>
              <w:rPr>
                <w:ins w:id="5248" w:author="paulac" w:date="2013-10-08T15:45:00Z"/>
                <w:rFonts w:eastAsiaTheme="minorHAnsi"/>
                <w:bCs w:val="0"/>
                <w:szCs w:val="22"/>
                <w:lang w:val="ca-ES" w:eastAsia="en-US"/>
                <w:rPrChange w:id="5249" w:author="paulac" w:date="2013-10-14T16:17:00Z">
                  <w:rPr>
                    <w:ins w:id="5250" w:author="paulac" w:date="2013-10-08T15:45:00Z"/>
                    <w:rFonts w:eastAsiaTheme="minorHAnsi"/>
                    <w:b w:val="0"/>
                    <w:bCs w:val="0"/>
                    <w:szCs w:val="22"/>
                    <w:lang w:val="ca-ES" w:eastAsia="en-US"/>
                  </w:rPr>
                </w:rPrChange>
              </w:rPr>
              <w:pPrChange w:id="5251" w:author="paulac" w:date="2013-10-08T15:46:00Z">
                <w:pPr>
                  <w:spacing w:after="200" w:line="276" w:lineRule="auto"/>
                  <w:jc w:val="left"/>
                </w:pPr>
              </w:pPrChange>
            </w:pPr>
            <w:ins w:id="5252" w:author="paulac" w:date="2013-10-08T15:45:00Z">
              <w:r w:rsidRPr="000D0864">
                <w:rPr>
                  <w:rPrChange w:id="5253" w:author="paulac" w:date="2013-10-14T16:17:00Z">
                    <w:rPr>
                      <w:color w:val="0000FF" w:themeColor="hyperlink"/>
                      <w:u w:val="single"/>
                    </w:rPr>
                  </w:rPrChange>
                </w:rPr>
                <w:t>varRemitentCodiGeografic</w:t>
              </w:r>
            </w:ins>
          </w:p>
        </w:tc>
        <w:tc>
          <w:tcPr>
            <w:tcW w:w="4820" w:type="dxa"/>
            <w:gridSpan w:val="2"/>
            <w:tcPrChange w:id="5254" w:author="paulac" w:date="2013-10-10T11:23:00Z">
              <w:tcPr>
                <w:tcW w:w="4820" w:type="dxa"/>
                <w:gridSpan w:val="3"/>
              </w:tcPr>
            </w:tcPrChange>
          </w:tcPr>
          <w:p w:rsidR="00E21426" w:rsidRDefault="00094FB4">
            <w:pPr>
              <w:jc w:val="left"/>
              <w:cnfStyle w:val="000000000000"/>
              <w:rPr>
                <w:ins w:id="5255" w:author="paulac" w:date="2013-10-08T15:45:00Z"/>
                <w:rFonts w:eastAsiaTheme="minorHAnsi"/>
                <w:szCs w:val="22"/>
                <w:lang w:val="ca-ES" w:eastAsia="en-US"/>
              </w:rPr>
              <w:pPrChange w:id="5256" w:author="paulac" w:date="2013-10-08T15:46:00Z">
                <w:pPr>
                  <w:spacing w:after="200" w:line="276" w:lineRule="auto"/>
                  <w:jc w:val="left"/>
                  <w:cnfStyle w:val="000000000000"/>
                </w:pPr>
              </w:pPrChange>
            </w:pPr>
            <w:ins w:id="5257" w:author="paulac" w:date="2013-10-08T15:45:00Z">
              <w:r w:rsidRPr="00CE5945">
                <w:t xml:space="preserve">Variable que conté el </w:t>
              </w:r>
              <w:r>
                <w:t>codi de l’origen geogràfic del remitent</w:t>
              </w:r>
            </w:ins>
          </w:p>
        </w:tc>
      </w:tr>
      <w:tr w:rsidR="00094FB4" w:rsidRPr="00CE5945" w:rsidTr="00FB7BE1">
        <w:trPr>
          <w:cnfStyle w:val="000000100000"/>
          <w:trHeight w:val="397"/>
          <w:ins w:id="5258" w:author="paulac" w:date="2013-10-08T15:45:00Z"/>
          <w:trPrChange w:id="5259" w:author="paulac" w:date="2013-10-10T11:23:00Z">
            <w:trPr>
              <w:gridBefore w:val="1"/>
              <w:trHeight w:val="397"/>
            </w:trPr>
          </w:trPrChange>
        </w:trPr>
        <w:tc>
          <w:tcPr>
            <w:cnfStyle w:val="001000000000"/>
            <w:tcW w:w="3118" w:type="dxa"/>
            <w:tcPrChange w:id="5260" w:author="paulac" w:date="2013-10-10T11:23:00Z">
              <w:tcPr>
                <w:tcW w:w="3118" w:type="dxa"/>
                <w:gridSpan w:val="2"/>
              </w:tcPr>
            </w:tcPrChange>
          </w:tcPr>
          <w:p w:rsidR="00E21426" w:rsidRDefault="000D0864">
            <w:pPr>
              <w:jc w:val="left"/>
              <w:cnfStyle w:val="001000100000"/>
              <w:rPr>
                <w:ins w:id="5261" w:author="paulac" w:date="2013-10-08T15:45:00Z"/>
                <w:rFonts w:eastAsiaTheme="minorHAnsi"/>
                <w:bCs w:val="0"/>
                <w:szCs w:val="22"/>
                <w:lang w:val="ca-ES" w:eastAsia="en-US"/>
                <w:rPrChange w:id="5262" w:author="paulac" w:date="2013-10-14T16:17:00Z">
                  <w:rPr>
                    <w:ins w:id="5263" w:author="paulac" w:date="2013-10-08T15:45:00Z"/>
                    <w:rFonts w:eastAsiaTheme="minorHAnsi"/>
                    <w:b w:val="0"/>
                    <w:bCs w:val="0"/>
                    <w:szCs w:val="22"/>
                    <w:lang w:val="ca-ES" w:eastAsia="en-US"/>
                  </w:rPr>
                </w:rPrChange>
              </w:rPr>
              <w:pPrChange w:id="5264" w:author="paulac" w:date="2013-10-08T15:46:00Z">
                <w:pPr>
                  <w:spacing w:after="200" w:line="276" w:lineRule="auto"/>
                  <w:jc w:val="left"/>
                  <w:cnfStyle w:val="001000100000"/>
                </w:pPr>
              </w:pPrChange>
            </w:pPr>
            <w:ins w:id="5265" w:author="paulac" w:date="2013-10-08T15:45:00Z">
              <w:r w:rsidRPr="000D0864">
                <w:rPr>
                  <w:rPrChange w:id="5266" w:author="paulac" w:date="2013-10-14T16:17:00Z">
                    <w:rPr>
                      <w:color w:val="0000FF" w:themeColor="hyperlink"/>
                      <w:u w:val="single"/>
                    </w:rPr>
                  </w:rPrChange>
                </w:rPr>
                <w:lastRenderedPageBreak/>
                <w:t>remitentNomGeografic</w:t>
              </w:r>
            </w:ins>
          </w:p>
        </w:tc>
        <w:tc>
          <w:tcPr>
            <w:tcW w:w="4820" w:type="dxa"/>
            <w:gridSpan w:val="2"/>
            <w:tcPrChange w:id="5267" w:author="paulac" w:date="2013-10-10T11:23:00Z">
              <w:tcPr>
                <w:tcW w:w="4820" w:type="dxa"/>
                <w:gridSpan w:val="3"/>
              </w:tcPr>
            </w:tcPrChange>
          </w:tcPr>
          <w:p w:rsidR="00E21426" w:rsidRDefault="00094FB4">
            <w:pPr>
              <w:jc w:val="left"/>
              <w:cnfStyle w:val="000000100000"/>
              <w:rPr>
                <w:ins w:id="5268" w:author="paulac" w:date="2013-10-08T15:45:00Z"/>
                <w:rFonts w:eastAsiaTheme="minorHAnsi"/>
                <w:szCs w:val="22"/>
                <w:lang w:val="ca-ES" w:eastAsia="en-US"/>
              </w:rPr>
              <w:pPrChange w:id="5269" w:author="paulac" w:date="2013-10-08T15:46:00Z">
                <w:pPr>
                  <w:spacing w:after="200" w:line="276" w:lineRule="auto"/>
                  <w:jc w:val="left"/>
                  <w:cnfStyle w:val="000000100000"/>
                </w:pPr>
              </w:pPrChange>
            </w:pPr>
            <w:ins w:id="5270" w:author="paulac" w:date="2013-10-08T15:45:00Z">
              <w:r>
                <w:t>Nom de l’origen geogràfic del remitent</w:t>
              </w:r>
            </w:ins>
          </w:p>
        </w:tc>
      </w:tr>
      <w:tr w:rsidR="00094FB4" w:rsidRPr="00CE5945" w:rsidTr="00FB7BE1">
        <w:trPr>
          <w:trHeight w:val="397"/>
          <w:ins w:id="5271" w:author="paulac" w:date="2013-10-08T15:45:00Z"/>
          <w:trPrChange w:id="5272" w:author="paulac" w:date="2013-10-10T11:23:00Z">
            <w:trPr>
              <w:gridBefore w:val="1"/>
              <w:trHeight w:val="397"/>
            </w:trPr>
          </w:trPrChange>
        </w:trPr>
        <w:tc>
          <w:tcPr>
            <w:cnfStyle w:val="001000000000"/>
            <w:tcW w:w="3118" w:type="dxa"/>
            <w:tcPrChange w:id="5273" w:author="paulac" w:date="2013-10-10T11:23:00Z">
              <w:tcPr>
                <w:tcW w:w="3118" w:type="dxa"/>
                <w:gridSpan w:val="2"/>
              </w:tcPr>
            </w:tcPrChange>
          </w:tcPr>
          <w:p w:rsidR="00E21426" w:rsidRDefault="000D0864">
            <w:pPr>
              <w:jc w:val="left"/>
              <w:rPr>
                <w:ins w:id="5274" w:author="paulac" w:date="2013-10-08T15:45:00Z"/>
                <w:rFonts w:eastAsiaTheme="minorHAnsi"/>
                <w:bCs w:val="0"/>
                <w:szCs w:val="22"/>
                <w:lang w:val="ca-ES" w:eastAsia="en-US"/>
                <w:rPrChange w:id="5275" w:author="paulac" w:date="2013-10-14T16:17:00Z">
                  <w:rPr>
                    <w:ins w:id="5276" w:author="paulac" w:date="2013-10-08T15:45:00Z"/>
                    <w:rFonts w:eastAsiaTheme="minorHAnsi"/>
                    <w:b w:val="0"/>
                    <w:bCs w:val="0"/>
                    <w:szCs w:val="22"/>
                    <w:lang w:val="ca-ES" w:eastAsia="en-US"/>
                  </w:rPr>
                </w:rPrChange>
              </w:rPr>
              <w:pPrChange w:id="5277" w:author="paulac" w:date="2013-10-08T15:46:00Z">
                <w:pPr>
                  <w:spacing w:after="200" w:line="276" w:lineRule="auto"/>
                  <w:jc w:val="left"/>
                </w:pPr>
              </w:pPrChange>
            </w:pPr>
            <w:ins w:id="5278" w:author="paulac" w:date="2013-10-08T15:45:00Z">
              <w:r w:rsidRPr="000D0864">
                <w:rPr>
                  <w:rPrChange w:id="5279" w:author="paulac" w:date="2013-10-14T16:17:00Z">
                    <w:rPr>
                      <w:color w:val="0000FF" w:themeColor="hyperlink"/>
                      <w:u w:val="single"/>
                    </w:rPr>
                  </w:rPrChange>
                </w:rPr>
                <w:t>varRemitentNomGeografic</w:t>
              </w:r>
            </w:ins>
          </w:p>
        </w:tc>
        <w:tc>
          <w:tcPr>
            <w:tcW w:w="4820" w:type="dxa"/>
            <w:gridSpan w:val="2"/>
            <w:tcPrChange w:id="5280" w:author="paulac" w:date="2013-10-10T11:23:00Z">
              <w:tcPr>
                <w:tcW w:w="4820" w:type="dxa"/>
                <w:gridSpan w:val="3"/>
              </w:tcPr>
            </w:tcPrChange>
          </w:tcPr>
          <w:p w:rsidR="00E21426" w:rsidRDefault="00094FB4">
            <w:pPr>
              <w:jc w:val="left"/>
              <w:cnfStyle w:val="000000000000"/>
              <w:rPr>
                <w:ins w:id="5281" w:author="paulac" w:date="2013-10-08T15:45:00Z"/>
                <w:rFonts w:eastAsiaTheme="minorHAnsi"/>
                <w:szCs w:val="22"/>
                <w:lang w:val="ca-ES" w:eastAsia="en-US"/>
              </w:rPr>
              <w:pPrChange w:id="5282" w:author="paulac" w:date="2013-10-08T15:46:00Z">
                <w:pPr>
                  <w:spacing w:after="200" w:line="276" w:lineRule="auto"/>
                  <w:jc w:val="left"/>
                  <w:cnfStyle w:val="000000000000"/>
                </w:pPr>
              </w:pPrChange>
            </w:pPr>
            <w:ins w:id="5283" w:author="paulac" w:date="2013-10-08T15:45:00Z">
              <w:r w:rsidRPr="00CE5945">
                <w:t xml:space="preserve">Variable que conté </w:t>
              </w:r>
              <w:r>
                <w:t>el nom de l’origen geogràfic del remitent</w:t>
              </w:r>
            </w:ins>
          </w:p>
        </w:tc>
      </w:tr>
      <w:tr w:rsidR="00094FB4" w:rsidRPr="00CE5945" w:rsidTr="00FB7BE1">
        <w:trPr>
          <w:cnfStyle w:val="000000100000"/>
          <w:trHeight w:val="397"/>
          <w:ins w:id="5284" w:author="paulac" w:date="2013-10-08T15:45:00Z"/>
          <w:trPrChange w:id="5285" w:author="paulac" w:date="2013-10-10T11:23:00Z">
            <w:trPr>
              <w:gridBefore w:val="1"/>
              <w:trHeight w:val="397"/>
            </w:trPr>
          </w:trPrChange>
        </w:trPr>
        <w:tc>
          <w:tcPr>
            <w:cnfStyle w:val="001000000000"/>
            <w:tcW w:w="3118" w:type="dxa"/>
            <w:tcPrChange w:id="5286" w:author="paulac" w:date="2013-10-10T11:23:00Z">
              <w:tcPr>
                <w:tcW w:w="3118" w:type="dxa"/>
                <w:gridSpan w:val="2"/>
              </w:tcPr>
            </w:tcPrChange>
          </w:tcPr>
          <w:p w:rsidR="00E21426" w:rsidRDefault="000D0864">
            <w:pPr>
              <w:jc w:val="left"/>
              <w:cnfStyle w:val="001000100000"/>
              <w:rPr>
                <w:ins w:id="5287" w:author="paulac" w:date="2013-10-08T15:45:00Z"/>
                <w:rFonts w:eastAsiaTheme="minorHAnsi"/>
                <w:bCs w:val="0"/>
                <w:szCs w:val="22"/>
                <w:lang w:val="ca-ES" w:eastAsia="en-US"/>
                <w:rPrChange w:id="5288" w:author="paulac" w:date="2013-10-14T16:17:00Z">
                  <w:rPr>
                    <w:ins w:id="5289" w:author="paulac" w:date="2013-10-08T15:45:00Z"/>
                    <w:rFonts w:eastAsiaTheme="minorHAnsi"/>
                    <w:b w:val="0"/>
                    <w:bCs w:val="0"/>
                    <w:szCs w:val="22"/>
                    <w:lang w:val="ca-ES" w:eastAsia="en-US"/>
                  </w:rPr>
                </w:rPrChange>
              </w:rPr>
              <w:pPrChange w:id="5290" w:author="paulac" w:date="2013-10-08T15:46:00Z">
                <w:pPr>
                  <w:spacing w:after="200" w:line="276" w:lineRule="auto"/>
                  <w:jc w:val="left"/>
                  <w:cnfStyle w:val="001000100000"/>
                </w:pPr>
              </w:pPrChange>
            </w:pPr>
            <w:ins w:id="5291" w:author="paulac" w:date="2013-10-08T15:45:00Z">
              <w:r w:rsidRPr="000D0864">
                <w:rPr>
                  <w:rPrChange w:id="5292" w:author="paulac" w:date="2013-10-14T16:17:00Z">
                    <w:rPr>
                      <w:color w:val="0000FF" w:themeColor="hyperlink"/>
                      <w:u w:val="single"/>
                    </w:rPr>
                  </w:rPrChange>
                </w:rPr>
                <w:t>remitentRegistreNumero</w:t>
              </w:r>
            </w:ins>
          </w:p>
        </w:tc>
        <w:tc>
          <w:tcPr>
            <w:tcW w:w="4820" w:type="dxa"/>
            <w:gridSpan w:val="2"/>
            <w:tcPrChange w:id="5293" w:author="paulac" w:date="2013-10-10T11:23:00Z">
              <w:tcPr>
                <w:tcW w:w="4820" w:type="dxa"/>
                <w:gridSpan w:val="3"/>
              </w:tcPr>
            </w:tcPrChange>
          </w:tcPr>
          <w:p w:rsidR="00E21426" w:rsidRDefault="00094FB4">
            <w:pPr>
              <w:jc w:val="left"/>
              <w:cnfStyle w:val="000000100000"/>
              <w:rPr>
                <w:ins w:id="5294" w:author="paulac" w:date="2013-10-08T15:45:00Z"/>
                <w:rFonts w:eastAsiaTheme="minorHAnsi"/>
                <w:szCs w:val="22"/>
                <w:lang w:val="ca-ES" w:eastAsia="en-US"/>
              </w:rPr>
              <w:pPrChange w:id="5295" w:author="paulac" w:date="2013-10-08T15:46:00Z">
                <w:pPr>
                  <w:spacing w:after="200" w:line="276" w:lineRule="auto"/>
                  <w:jc w:val="left"/>
                  <w:cnfStyle w:val="000000100000"/>
                </w:pPr>
              </w:pPrChange>
            </w:pPr>
            <w:ins w:id="5296" w:author="paulac" w:date="2013-10-08T15:45:00Z">
              <w:r>
                <w:t>Número de registre de sortida</w:t>
              </w:r>
            </w:ins>
          </w:p>
        </w:tc>
      </w:tr>
      <w:tr w:rsidR="00094FB4" w:rsidRPr="00CE5945" w:rsidTr="00FB7BE1">
        <w:trPr>
          <w:trHeight w:val="397"/>
          <w:ins w:id="5297" w:author="paulac" w:date="2013-10-08T15:45:00Z"/>
          <w:trPrChange w:id="5298" w:author="paulac" w:date="2013-10-10T11:23:00Z">
            <w:trPr>
              <w:gridBefore w:val="1"/>
              <w:trHeight w:val="397"/>
            </w:trPr>
          </w:trPrChange>
        </w:trPr>
        <w:tc>
          <w:tcPr>
            <w:cnfStyle w:val="001000000000"/>
            <w:tcW w:w="3118" w:type="dxa"/>
            <w:tcPrChange w:id="5299" w:author="paulac" w:date="2013-10-10T11:23:00Z">
              <w:tcPr>
                <w:tcW w:w="3118" w:type="dxa"/>
                <w:gridSpan w:val="2"/>
              </w:tcPr>
            </w:tcPrChange>
          </w:tcPr>
          <w:p w:rsidR="00E21426" w:rsidRDefault="000D0864">
            <w:pPr>
              <w:jc w:val="left"/>
              <w:rPr>
                <w:ins w:id="5300" w:author="paulac" w:date="2013-10-08T15:45:00Z"/>
                <w:rFonts w:eastAsiaTheme="minorHAnsi"/>
                <w:bCs w:val="0"/>
                <w:szCs w:val="22"/>
                <w:lang w:val="ca-ES" w:eastAsia="en-US"/>
                <w:rPrChange w:id="5301" w:author="paulac" w:date="2013-10-14T16:17:00Z">
                  <w:rPr>
                    <w:ins w:id="5302" w:author="paulac" w:date="2013-10-08T15:45:00Z"/>
                    <w:rFonts w:eastAsiaTheme="minorHAnsi"/>
                    <w:b w:val="0"/>
                    <w:bCs w:val="0"/>
                    <w:szCs w:val="22"/>
                    <w:lang w:val="ca-ES" w:eastAsia="en-US"/>
                  </w:rPr>
                </w:rPrChange>
              </w:rPr>
              <w:pPrChange w:id="5303" w:author="paulac" w:date="2013-10-08T15:46:00Z">
                <w:pPr>
                  <w:spacing w:after="200" w:line="276" w:lineRule="auto"/>
                  <w:jc w:val="left"/>
                </w:pPr>
              </w:pPrChange>
            </w:pPr>
            <w:ins w:id="5304" w:author="paulac" w:date="2013-10-08T15:45:00Z">
              <w:r w:rsidRPr="000D0864">
                <w:rPr>
                  <w:rPrChange w:id="5305" w:author="paulac" w:date="2013-10-14T16:17:00Z">
                    <w:rPr>
                      <w:color w:val="0000FF" w:themeColor="hyperlink"/>
                      <w:u w:val="single"/>
                    </w:rPr>
                  </w:rPrChange>
                </w:rPr>
                <w:t>varRemitentRegistreNumero</w:t>
              </w:r>
            </w:ins>
          </w:p>
        </w:tc>
        <w:tc>
          <w:tcPr>
            <w:tcW w:w="4820" w:type="dxa"/>
            <w:gridSpan w:val="2"/>
            <w:tcPrChange w:id="5306" w:author="paulac" w:date="2013-10-10T11:23:00Z">
              <w:tcPr>
                <w:tcW w:w="4820" w:type="dxa"/>
                <w:gridSpan w:val="3"/>
              </w:tcPr>
            </w:tcPrChange>
          </w:tcPr>
          <w:p w:rsidR="00E21426" w:rsidRDefault="00094FB4">
            <w:pPr>
              <w:jc w:val="left"/>
              <w:cnfStyle w:val="000000000000"/>
              <w:rPr>
                <w:ins w:id="5307" w:author="paulac" w:date="2013-10-08T15:45:00Z"/>
                <w:rFonts w:eastAsiaTheme="minorHAnsi"/>
                <w:szCs w:val="22"/>
                <w:lang w:val="ca-ES" w:eastAsia="en-US"/>
              </w:rPr>
              <w:pPrChange w:id="5308" w:author="paulac" w:date="2013-10-08T15:46:00Z">
                <w:pPr>
                  <w:spacing w:after="200" w:line="276" w:lineRule="auto"/>
                  <w:jc w:val="left"/>
                  <w:cnfStyle w:val="000000000000"/>
                </w:pPr>
              </w:pPrChange>
            </w:pPr>
            <w:ins w:id="5309" w:author="paulac" w:date="2013-10-08T15:45:00Z">
              <w:r w:rsidRPr="00CE5945">
                <w:t xml:space="preserve">Variable que conté el </w:t>
              </w:r>
              <w:r>
                <w:t>número de registre de sortida</w:t>
              </w:r>
            </w:ins>
          </w:p>
        </w:tc>
      </w:tr>
      <w:tr w:rsidR="00094FB4" w:rsidRPr="00CE5945" w:rsidTr="00FB7BE1">
        <w:trPr>
          <w:cnfStyle w:val="000000100000"/>
          <w:trHeight w:val="397"/>
          <w:ins w:id="5310" w:author="paulac" w:date="2013-10-08T15:45:00Z"/>
          <w:trPrChange w:id="5311" w:author="paulac" w:date="2013-10-10T11:23:00Z">
            <w:trPr>
              <w:gridBefore w:val="1"/>
              <w:trHeight w:val="397"/>
            </w:trPr>
          </w:trPrChange>
        </w:trPr>
        <w:tc>
          <w:tcPr>
            <w:cnfStyle w:val="001000000000"/>
            <w:tcW w:w="3118" w:type="dxa"/>
            <w:tcPrChange w:id="5312" w:author="paulac" w:date="2013-10-10T11:23:00Z">
              <w:tcPr>
                <w:tcW w:w="3118" w:type="dxa"/>
                <w:gridSpan w:val="2"/>
              </w:tcPr>
            </w:tcPrChange>
          </w:tcPr>
          <w:p w:rsidR="00E21426" w:rsidRDefault="000D0864">
            <w:pPr>
              <w:jc w:val="left"/>
              <w:cnfStyle w:val="001000100000"/>
              <w:rPr>
                <w:ins w:id="5313" w:author="paulac" w:date="2013-10-08T15:45:00Z"/>
                <w:rFonts w:eastAsiaTheme="minorHAnsi"/>
                <w:bCs w:val="0"/>
                <w:szCs w:val="22"/>
                <w:lang w:val="ca-ES" w:eastAsia="en-US"/>
                <w:rPrChange w:id="5314" w:author="paulac" w:date="2013-10-14T16:17:00Z">
                  <w:rPr>
                    <w:ins w:id="5315" w:author="paulac" w:date="2013-10-08T15:45:00Z"/>
                    <w:rFonts w:eastAsiaTheme="minorHAnsi"/>
                    <w:b w:val="0"/>
                    <w:bCs w:val="0"/>
                    <w:szCs w:val="22"/>
                    <w:lang w:val="ca-ES" w:eastAsia="en-US"/>
                  </w:rPr>
                </w:rPrChange>
              </w:rPr>
              <w:pPrChange w:id="5316" w:author="paulac" w:date="2013-10-08T15:46:00Z">
                <w:pPr>
                  <w:spacing w:after="200" w:line="276" w:lineRule="auto"/>
                  <w:jc w:val="left"/>
                  <w:cnfStyle w:val="001000100000"/>
                </w:pPr>
              </w:pPrChange>
            </w:pPr>
            <w:ins w:id="5317" w:author="paulac" w:date="2013-10-08T15:45:00Z">
              <w:r w:rsidRPr="000D0864">
                <w:rPr>
                  <w:rPrChange w:id="5318" w:author="paulac" w:date="2013-10-14T16:17:00Z">
                    <w:rPr>
                      <w:color w:val="0000FF" w:themeColor="hyperlink"/>
                      <w:u w:val="single"/>
                    </w:rPr>
                  </w:rPrChange>
                </w:rPr>
                <w:t>remitentRegistreAny</w:t>
              </w:r>
            </w:ins>
          </w:p>
        </w:tc>
        <w:tc>
          <w:tcPr>
            <w:tcW w:w="4820" w:type="dxa"/>
            <w:gridSpan w:val="2"/>
            <w:tcPrChange w:id="5319" w:author="paulac" w:date="2013-10-10T11:23:00Z">
              <w:tcPr>
                <w:tcW w:w="4820" w:type="dxa"/>
                <w:gridSpan w:val="3"/>
              </w:tcPr>
            </w:tcPrChange>
          </w:tcPr>
          <w:p w:rsidR="00E21426" w:rsidRDefault="00094FB4">
            <w:pPr>
              <w:jc w:val="left"/>
              <w:cnfStyle w:val="000000100000"/>
              <w:rPr>
                <w:ins w:id="5320" w:author="paulac" w:date="2013-10-08T15:45:00Z"/>
                <w:rFonts w:eastAsiaTheme="minorHAnsi"/>
                <w:szCs w:val="22"/>
                <w:lang w:val="ca-ES" w:eastAsia="en-US"/>
              </w:rPr>
              <w:pPrChange w:id="5321" w:author="paulac" w:date="2013-10-08T15:46:00Z">
                <w:pPr>
                  <w:spacing w:after="200" w:line="276" w:lineRule="auto"/>
                  <w:jc w:val="left"/>
                  <w:cnfStyle w:val="000000100000"/>
                </w:pPr>
              </w:pPrChange>
            </w:pPr>
            <w:ins w:id="5322" w:author="paulac" w:date="2013-10-08T15:45:00Z">
              <w:r>
                <w:t>Any de registre de sortida</w:t>
              </w:r>
            </w:ins>
          </w:p>
        </w:tc>
      </w:tr>
      <w:tr w:rsidR="00094FB4" w:rsidRPr="00CE5945" w:rsidTr="00FB7BE1">
        <w:trPr>
          <w:trHeight w:val="397"/>
          <w:ins w:id="5323" w:author="paulac" w:date="2013-10-08T15:45:00Z"/>
          <w:trPrChange w:id="5324" w:author="paulac" w:date="2013-10-10T11:23:00Z">
            <w:trPr>
              <w:gridBefore w:val="1"/>
              <w:trHeight w:val="397"/>
            </w:trPr>
          </w:trPrChange>
        </w:trPr>
        <w:tc>
          <w:tcPr>
            <w:cnfStyle w:val="001000000000"/>
            <w:tcW w:w="3118" w:type="dxa"/>
            <w:tcPrChange w:id="5325" w:author="paulac" w:date="2013-10-10T11:23:00Z">
              <w:tcPr>
                <w:tcW w:w="3118" w:type="dxa"/>
                <w:gridSpan w:val="2"/>
              </w:tcPr>
            </w:tcPrChange>
          </w:tcPr>
          <w:p w:rsidR="00E21426" w:rsidRDefault="000D0864">
            <w:pPr>
              <w:jc w:val="left"/>
              <w:rPr>
                <w:ins w:id="5326" w:author="paulac" w:date="2013-10-08T15:45:00Z"/>
                <w:rFonts w:eastAsiaTheme="minorHAnsi"/>
                <w:bCs w:val="0"/>
                <w:szCs w:val="22"/>
                <w:lang w:val="ca-ES" w:eastAsia="en-US"/>
                <w:rPrChange w:id="5327" w:author="paulac" w:date="2013-10-14T16:17:00Z">
                  <w:rPr>
                    <w:ins w:id="5328" w:author="paulac" w:date="2013-10-08T15:45:00Z"/>
                    <w:rFonts w:eastAsiaTheme="minorHAnsi"/>
                    <w:b w:val="0"/>
                    <w:bCs w:val="0"/>
                    <w:szCs w:val="22"/>
                    <w:lang w:val="ca-ES" w:eastAsia="en-US"/>
                  </w:rPr>
                </w:rPrChange>
              </w:rPr>
              <w:pPrChange w:id="5329" w:author="paulac" w:date="2013-10-08T15:46:00Z">
                <w:pPr>
                  <w:spacing w:after="200" w:line="276" w:lineRule="auto"/>
                  <w:jc w:val="left"/>
                </w:pPr>
              </w:pPrChange>
            </w:pPr>
            <w:ins w:id="5330" w:author="paulac" w:date="2013-10-08T15:45:00Z">
              <w:r w:rsidRPr="000D0864">
                <w:rPr>
                  <w:rPrChange w:id="5331" w:author="paulac" w:date="2013-10-14T16:17:00Z">
                    <w:rPr>
                      <w:color w:val="0000FF" w:themeColor="hyperlink"/>
                      <w:u w:val="single"/>
                    </w:rPr>
                  </w:rPrChange>
                </w:rPr>
                <w:t>varRemitentRegistreAny</w:t>
              </w:r>
            </w:ins>
          </w:p>
        </w:tc>
        <w:tc>
          <w:tcPr>
            <w:tcW w:w="4820" w:type="dxa"/>
            <w:gridSpan w:val="2"/>
            <w:tcPrChange w:id="5332" w:author="paulac" w:date="2013-10-10T11:23:00Z">
              <w:tcPr>
                <w:tcW w:w="4820" w:type="dxa"/>
                <w:gridSpan w:val="3"/>
              </w:tcPr>
            </w:tcPrChange>
          </w:tcPr>
          <w:p w:rsidR="00E21426" w:rsidRDefault="00094FB4">
            <w:pPr>
              <w:jc w:val="left"/>
              <w:cnfStyle w:val="000000000000"/>
              <w:rPr>
                <w:ins w:id="5333" w:author="paulac" w:date="2013-10-08T15:45:00Z"/>
                <w:rFonts w:eastAsiaTheme="minorHAnsi"/>
                <w:szCs w:val="22"/>
                <w:lang w:val="ca-ES" w:eastAsia="en-US"/>
              </w:rPr>
              <w:pPrChange w:id="5334" w:author="paulac" w:date="2013-10-08T15:46:00Z">
                <w:pPr>
                  <w:spacing w:after="200" w:line="276" w:lineRule="auto"/>
                  <w:jc w:val="left"/>
                  <w:cnfStyle w:val="000000000000"/>
                </w:pPr>
              </w:pPrChange>
            </w:pPr>
            <w:ins w:id="5335" w:author="paulac" w:date="2013-10-08T15:45:00Z">
              <w:r w:rsidRPr="00CE5945">
                <w:t xml:space="preserve">Variable que conté </w:t>
              </w:r>
              <w:r>
                <w:t>l’any de registre de sortida</w:t>
              </w:r>
            </w:ins>
          </w:p>
        </w:tc>
      </w:tr>
      <w:tr w:rsidR="00094FB4" w:rsidRPr="00CE5945" w:rsidTr="00FB7BE1">
        <w:trPr>
          <w:cnfStyle w:val="000000100000"/>
          <w:trHeight w:val="397"/>
          <w:ins w:id="5336" w:author="paulac" w:date="2013-10-08T15:45:00Z"/>
          <w:trPrChange w:id="5337" w:author="paulac" w:date="2013-10-10T11:23:00Z">
            <w:trPr>
              <w:gridBefore w:val="1"/>
              <w:trHeight w:val="397"/>
            </w:trPr>
          </w:trPrChange>
        </w:trPr>
        <w:tc>
          <w:tcPr>
            <w:cnfStyle w:val="001000000000"/>
            <w:tcW w:w="3118" w:type="dxa"/>
            <w:tcPrChange w:id="5338" w:author="paulac" w:date="2013-10-10T11:23:00Z">
              <w:tcPr>
                <w:tcW w:w="3118" w:type="dxa"/>
                <w:gridSpan w:val="2"/>
              </w:tcPr>
            </w:tcPrChange>
          </w:tcPr>
          <w:p w:rsidR="00E21426" w:rsidRDefault="000D0864">
            <w:pPr>
              <w:jc w:val="left"/>
              <w:cnfStyle w:val="001000100000"/>
              <w:rPr>
                <w:ins w:id="5339" w:author="paulac" w:date="2013-10-08T15:45:00Z"/>
                <w:rFonts w:eastAsiaTheme="minorHAnsi"/>
                <w:bCs w:val="0"/>
                <w:szCs w:val="22"/>
                <w:lang w:val="ca-ES" w:eastAsia="en-US"/>
                <w:rPrChange w:id="5340" w:author="paulac" w:date="2013-10-14T16:17:00Z">
                  <w:rPr>
                    <w:ins w:id="5341" w:author="paulac" w:date="2013-10-08T15:45:00Z"/>
                    <w:rFonts w:eastAsiaTheme="minorHAnsi"/>
                    <w:b w:val="0"/>
                    <w:bCs w:val="0"/>
                    <w:szCs w:val="22"/>
                    <w:lang w:val="ca-ES" w:eastAsia="en-US"/>
                  </w:rPr>
                </w:rPrChange>
              </w:rPr>
              <w:pPrChange w:id="5342" w:author="paulac" w:date="2013-10-08T15:46:00Z">
                <w:pPr>
                  <w:spacing w:after="200" w:line="276" w:lineRule="auto"/>
                  <w:jc w:val="left"/>
                  <w:cnfStyle w:val="001000100000"/>
                </w:pPr>
              </w:pPrChange>
            </w:pPr>
            <w:ins w:id="5343" w:author="paulac" w:date="2013-10-08T15:45:00Z">
              <w:r w:rsidRPr="000D0864">
                <w:rPr>
                  <w:rPrChange w:id="5344" w:author="paulac" w:date="2013-10-14T16:17:00Z">
                    <w:rPr>
                      <w:color w:val="0000FF" w:themeColor="hyperlink"/>
                      <w:u w:val="single"/>
                    </w:rPr>
                  </w:rPrChange>
                </w:rPr>
                <w:t>destinatariCodiEntitat</w:t>
              </w:r>
            </w:ins>
          </w:p>
        </w:tc>
        <w:tc>
          <w:tcPr>
            <w:tcW w:w="4820" w:type="dxa"/>
            <w:gridSpan w:val="2"/>
            <w:tcPrChange w:id="5345" w:author="paulac" w:date="2013-10-10T11:23:00Z">
              <w:tcPr>
                <w:tcW w:w="4820" w:type="dxa"/>
                <w:gridSpan w:val="3"/>
              </w:tcPr>
            </w:tcPrChange>
          </w:tcPr>
          <w:p w:rsidR="00E21426" w:rsidRDefault="00094FB4">
            <w:pPr>
              <w:jc w:val="left"/>
              <w:cnfStyle w:val="000000100000"/>
              <w:rPr>
                <w:ins w:id="5346" w:author="paulac" w:date="2013-10-08T15:45:00Z"/>
                <w:rFonts w:eastAsiaTheme="minorHAnsi"/>
                <w:szCs w:val="22"/>
                <w:lang w:val="ca-ES" w:eastAsia="en-US"/>
              </w:rPr>
              <w:pPrChange w:id="5347" w:author="paulac" w:date="2013-10-08T15:46:00Z">
                <w:pPr>
                  <w:spacing w:after="200" w:line="276" w:lineRule="auto"/>
                  <w:jc w:val="left"/>
                  <w:cnfStyle w:val="000000100000"/>
                </w:pPr>
              </w:pPrChange>
            </w:pPr>
            <w:ins w:id="5348" w:author="paulac" w:date="2013-10-08T15:45:00Z">
              <w:r>
                <w:t>Codi de l’entitat destinatària</w:t>
              </w:r>
            </w:ins>
          </w:p>
        </w:tc>
      </w:tr>
      <w:tr w:rsidR="00094FB4" w:rsidRPr="00CE5945" w:rsidTr="00FB7BE1">
        <w:trPr>
          <w:trHeight w:val="397"/>
          <w:ins w:id="5349" w:author="paulac" w:date="2013-10-08T15:45:00Z"/>
          <w:trPrChange w:id="5350" w:author="paulac" w:date="2013-10-10T11:23:00Z">
            <w:trPr>
              <w:gridBefore w:val="1"/>
              <w:trHeight w:val="397"/>
            </w:trPr>
          </w:trPrChange>
        </w:trPr>
        <w:tc>
          <w:tcPr>
            <w:cnfStyle w:val="001000000000"/>
            <w:tcW w:w="3118" w:type="dxa"/>
            <w:tcPrChange w:id="5351" w:author="paulac" w:date="2013-10-10T11:23:00Z">
              <w:tcPr>
                <w:tcW w:w="3118" w:type="dxa"/>
                <w:gridSpan w:val="2"/>
              </w:tcPr>
            </w:tcPrChange>
          </w:tcPr>
          <w:p w:rsidR="00E21426" w:rsidRDefault="000D0864">
            <w:pPr>
              <w:jc w:val="left"/>
              <w:rPr>
                <w:ins w:id="5352" w:author="paulac" w:date="2013-10-08T15:45:00Z"/>
                <w:rFonts w:eastAsiaTheme="minorHAnsi"/>
                <w:bCs w:val="0"/>
                <w:szCs w:val="22"/>
                <w:lang w:val="ca-ES" w:eastAsia="en-US"/>
                <w:rPrChange w:id="5353" w:author="paulac" w:date="2013-10-14T16:17:00Z">
                  <w:rPr>
                    <w:ins w:id="5354" w:author="paulac" w:date="2013-10-08T15:45:00Z"/>
                    <w:rFonts w:eastAsiaTheme="minorHAnsi"/>
                    <w:b w:val="0"/>
                    <w:bCs w:val="0"/>
                    <w:szCs w:val="22"/>
                    <w:lang w:val="ca-ES" w:eastAsia="en-US"/>
                  </w:rPr>
                </w:rPrChange>
              </w:rPr>
              <w:pPrChange w:id="5355" w:author="paulac" w:date="2013-10-08T15:46:00Z">
                <w:pPr>
                  <w:spacing w:after="200" w:line="276" w:lineRule="auto"/>
                  <w:jc w:val="left"/>
                </w:pPr>
              </w:pPrChange>
            </w:pPr>
            <w:ins w:id="5356" w:author="paulac" w:date="2013-10-08T15:45:00Z">
              <w:r w:rsidRPr="000D0864">
                <w:rPr>
                  <w:rPrChange w:id="5357" w:author="paulac" w:date="2013-10-14T16:17:00Z">
                    <w:rPr>
                      <w:color w:val="0000FF" w:themeColor="hyperlink"/>
                      <w:u w:val="single"/>
                    </w:rPr>
                  </w:rPrChange>
                </w:rPr>
                <w:t>varDestinatariCodiEntitat</w:t>
              </w:r>
            </w:ins>
          </w:p>
        </w:tc>
        <w:tc>
          <w:tcPr>
            <w:tcW w:w="4820" w:type="dxa"/>
            <w:gridSpan w:val="2"/>
            <w:tcPrChange w:id="5358" w:author="paulac" w:date="2013-10-10T11:23:00Z">
              <w:tcPr>
                <w:tcW w:w="4820" w:type="dxa"/>
                <w:gridSpan w:val="3"/>
              </w:tcPr>
            </w:tcPrChange>
          </w:tcPr>
          <w:p w:rsidR="00E21426" w:rsidRDefault="00094FB4">
            <w:pPr>
              <w:jc w:val="left"/>
              <w:cnfStyle w:val="000000000000"/>
              <w:rPr>
                <w:ins w:id="5359" w:author="paulac" w:date="2013-10-08T15:45:00Z"/>
                <w:rFonts w:eastAsiaTheme="minorHAnsi"/>
                <w:szCs w:val="22"/>
                <w:lang w:val="ca-ES" w:eastAsia="en-US"/>
              </w:rPr>
              <w:pPrChange w:id="5360" w:author="paulac" w:date="2013-10-08T15:46:00Z">
                <w:pPr>
                  <w:spacing w:after="200" w:line="276" w:lineRule="auto"/>
                  <w:jc w:val="left"/>
                  <w:cnfStyle w:val="000000000000"/>
                </w:pPr>
              </w:pPrChange>
            </w:pPr>
            <w:ins w:id="5361" w:author="paulac" w:date="2013-10-08T15:45:00Z">
              <w:r w:rsidRPr="00CE5945">
                <w:t xml:space="preserve">Variable que conté el </w:t>
              </w:r>
              <w:r>
                <w:t>codi de l’entitat destinatària</w:t>
              </w:r>
            </w:ins>
          </w:p>
        </w:tc>
      </w:tr>
      <w:tr w:rsidR="00094FB4" w:rsidRPr="00CE5945" w:rsidTr="00FB7BE1">
        <w:trPr>
          <w:cnfStyle w:val="000000100000"/>
          <w:trHeight w:val="397"/>
          <w:ins w:id="5362" w:author="paulac" w:date="2013-10-08T15:45:00Z"/>
          <w:trPrChange w:id="5363" w:author="paulac" w:date="2013-10-10T11:23:00Z">
            <w:trPr>
              <w:gridBefore w:val="1"/>
              <w:trHeight w:val="397"/>
            </w:trPr>
          </w:trPrChange>
        </w:trPr>
        <w:tc>
          <w:tcPr>
            <w:cnfStyle w:val="001000000000"/>
            <w:tcW w:w="3118" w:type="dxa"/>
            <w:tcPrChange w:id="5364" w:author="paulac" w:date="2013-10-10T11:23:00Z">
              <w:tcPr>
                <w:tcW w:w="3118" w:type="dxa"/>
                <w:gridSpan w:val="2"/>
              </w:tcPr>
            </w:tcPrChange>
          </w:tcPr>
          <w:p w:rsidR="00E21426" w:rsidRDefault="000D0864">
            <w:pPr>
              <w:jc w:val="left"/>
              <w:cnfStyle w:val="001000100000"/>
              <w:rPr>
                <w:ins w:id="5365" w:author="paulac" w:date="2013-10-08T15:45:00Z"/>
                <w:rFonts w:eastAsiaTheme="minorHAnsi"/>
                <w:bCs w:val="0"/>
                <w:szCs w:val="22"/>
                <w:lang w:val="ca-ES" w:eastAsia="en-US"/>
                <w:rPrChange w:id="5366" w:author="paulac" w:date="2013-10-14T16:17:00Z">
                  <w:rPr>
                    <w:ins w:id="5367" w:author="paulac" w:date="2013-10-08T15:45:00Z"/>
                    <w:rFonts w:eastAsiaTheme="minorHAnsi"/>
                    <w:b w:val="0"/>
                    <w:bCs w:val="0"/>
                    <w:szCs w:val="22"/>
                    <w:lang w:val="ca-ES" w:eastAsia="en-US"/>
                  </w:rPr>
                </w:rPrChange>
              </w:rPr>
              <w:pPrChange w:id="5368" w:author="paulac" w:date="2013-10-08T15:46:00Z">
                <w:pPr>
                  <w:spacing w:after="200" w:line="276" w:lineRule="auto"/>
                  <w:jc w:val="left"/>
                  <w:cnfStyle w:val="001000100000"/>
                </w:pPr>
              </w:pPrChange>
            </w:pPr>
            <w:ins w:id="5369" w:author="paulac" w:date="2013-10-08T15:45:00Z">
              <w:r w:rsidRPr="000D0864">
                <w:rPr>
                  <w:rPrChange w:id="5370" w:author="paulac" w:date="2013-10-14T16:17:00Z">
                    <w:rPr>
                      <w:color w:val="0000FF" w:themeColor="hyperlink"/>
                      <w:u w:val="single"/>
                    </w:rPr>
                  </w:rPrChange>
                </w:rPr>
                <w:t>destinatariNomEntitat</w:t>
              </w:r>
            </w:ins>
          </w:p>
        </w:tc>
        <w:tc>
          <w:tcPr>
            <w:tcW w:w="4820" w:type="dxa"/>
            <w:gridSpan w:val="2"/>
            <w:tcPrChange w:id="5371" w:author="paulac" w:date="2013-10-10T11:23:00Z">
              <w:tcPr>
                <w:tcW w:w="4820" w:type="dxa"/>
                <w:gridSpan w:val="3"/>
              </w:tcPr>
            </w:tcPrChange>
          </w:tcPr>
          <w:p w:rsidR="00E21426" w:rsidRDefault="00094FB4">
            <w:pPr>
              <w:jc w:val="left"/>
              <w:cnfStyle w:val="000000100000"/>
              <w:rPr>
                <w:ins w:id="5372" w:author="paulac" w:date="2013-10-08T15:45:00Z"/>
                <w:rFonts w:eastAsiaTheme="minorHAnsi"/>
                <w:szCs w:val="22"/>
                <w:lang w:val="ca-ES" w:eastAsia="en-US"/>
              </w:rPr>
              <w:pPrChange w:id="5373" w:author="paulac" w:date="2013-10-08T15:46:00Z">
                <w:pPr>
                  <w:spacing w:after="200" w:line="276" w:lineRule="auto"/>
                  <w:jc w:val="left"/>
                  <w:cnfStyle w:val="000000100000"/>
                </w:pPr>
              </w:pPrChange>
            </w:pPr>
            <w:ins w:id="5374" w:author="paulac" w:date="2013-10-08T15:45:00Z">
              <w:r>
                <w:t>Nom de l’entitat destinatària</w:t>
              </w:r>
            </w:ins>
          </w:p>
        </w:tc>
      </w:tr>
      <w:tr w:rsidR="00094FB4" w:rsidRPr="00CE5945" w:rsidTr="00FB7BE1">
        <w:trPr>
          <w:trHeight w:val="397"/>
          <w:ins w:id="5375" w:author="paulac" w:date="2013-10-08T15:45:00Z"/>
          <w:trPrChange w:id="5376" w:author="paulac" w:date="2013-10-10T11:23:00Z">
            <w:trPr>
              <w:gridBefore w:val="1"/>
              <w:trHeight w:val="397"/>
            </w:trPr>
          </w:trPrChange>
        </w:trPr>
        <w:tc>
          <w:tcPr>
            <w:cnfStyle w:val="001000000000"/>
            <w:tcW w:w="3118" w:type="dxa"/>
            <w:tcPrChange w:id="5377" w:author="paulac" w:date="2013-10-10T11:23:00Z">
              <w:tcPr>
                <w:tcW w:w="3118" w:type="dxa"/>
                <w:gridSpan w:val="2"/>
              </w:tcPr>
            </w:tcPrChange>
          </w:tcPr>
          <w:p w:rsidR="00E21426" w:rsidRDefault="000D0864">
            <w:pPr>
              <w:jc w:val="left"/>
              <w:rPr>
                <w:ins w:id="5378" w:author="paulac" w:date="2013-10-08T15:45:00Z"/>
                <w:rFonts w:eastAsiaTheme="minorHAnsi"/>
                <w:bCs w:val="0"/>
                <w:szCs w:val="22"/>
                <w:lang w:val="ca-ES" w:eastAsia="en-US"/>
                <w:rPrChange w:id="5379" w:author="paulac" w:date="2013-10-14T16:17:00Z">
                  <w:rPr>
                    <w:ins w:id="5380" w:author="paulac" w:date="2013-10-08T15:45:00Z"/>
                    <w:rFonts w:eastAsiaTheme="minorHAnsi"/>
                    <w:b w:val="0"/>
                    <w:bCs w:val="0"/>
                    <w:szCs w:val="22"/>
                    <w:lang w:val="ca-ES" w:eastAsia="en-US"/>
                  </w:rPr>
                </w:rPrChange>
              </w:rPr>
              <w:pPrChange w:id="5381" w:author="paulac" w:date="2013-10-08T15:46:00Z">
                <w:pPr>
                  <w:spacing w:after="200" w:line="276" w:lineRule="auto"/>
                  <w:jc w:val="left"/>
                </w:pPr>
              </w:pPrChange>
            </w:pPr>
            <w:ins w:id="5382" w:author="paulac" w:date="2013-10-08T15:45:00Z">
              <w:r w:rsidRPr="000D0864">
                <w:rPr>
                  <w:rPrChange w:id="5383" w:author="paulac" w:date="2013-10-14T16:17:00Z">
                    <w:rPr>
                      <w:color w:val="0000FF" w:themeColor="hyperlink"/>
                      <w:u w:val="single"/>
                    </w:rPr>
                  </w:rPrChange>
                </w:rPr>
                <w:t>varDestinatariNomEntitat</w:t>
              </w:r>
            </w:ins>
          </w:p>
        </w:tc>
        <w:tc>
          <w:tcPr>
            <w:tcW w:w="4820" w:type="dxa"/>
            <w:gridSpan w:val="2"/>
            <w:tcPrChange w:id="5384" w:author="paulac" w:date="2013-10-10T11:23:00Z">
              <w:tcPr>
                <w:tcW w:w="4820" w:type="dxa"/>
                <w:gridSpan w:val="3"/>
              </w:tcPr>
            </w:tcPrChange>
          </w:tcPr>
          <w:p w:rsidR="00E21426" w:rsidRDefault="00094FB4">
            <w:pPr>
              <w:jc w:val="left"/>
              <w:cnfStyle w:val="000000000000"/>
              <w:rPr>
                <w:ins w:id="5385" w:author="paulac" w:date="2013-10-08T15:45:00Z"/>
                <w:rFonts w:eastAsiaTheme="minorHAnsi"/>
                <w:szCs w:val="22"/>
                <w:lang w:val="ca-ES" w:eastAsia="en-US"/>
              </w:rPr>
              <w:pPrChange w:id="5386" w:author="paulac" w:date="2013-10-08T15:46:00Z">
                <w:pPr>
                  <w:spacing w:after="200" w:line="276" w:lineRule="auto"/>
                  <w:jc w:val="left"/>
                  <w:cnfStyle w:val="000000000000"/>
                </w:pPr>
              </w:pPrChange>
            </w:pPr>
            <w:ins w:id="5387" w:author="paulac" w:date="2013-10-08T15:45:00Z">
              <w:r w:rsidRPr="00CE5945">
                <w:t xml:space="preserve">Variable que conté el </w:t>
              </w:r>
              <w:r>
                <w:t>nom de l’entitat destinatària</w:t>
              </w:r>
            </w:ins>
          </w:p>
        </w:tc>
      </w:tr>
      <w:tr w:rsidR="00094FB4" w:rsidRPr="00CE5945" w:rsidTr="00FB7BE1">
        <w:trPr>
          <w:cnfStyle w:val="000000100000"/>
          <w:trHeight w:val="397"/>
          <w:ins w:id="5388" w:author="paulac" w:date="2013-10-08T15:45:00Z"/>
          <w:trPrChange w:id="5389" w:author="paulac" w:date="2013-10-10T11:23:00Z">
            <w:trPr>
              <w:gridBefore w:val="1"/>
              <w:trHeight w:val="397"/>
            </w:trPr>
          </w:trPrChange>
        </w:trPr>
        <w:tc>
          <w:tcPr>
            <w:cnfStyle w:val="001000000000"/>
            <w:tcW w:w="3118" w:type="dxa"/>
            <w:tcPrChange w:id="5390" w:author="paulac" w:date="2013-10-10T11:23:00Z">
              <w:tcPr>
                <w:tcW w:w="3118" w:type="dxa"/>
                <w:gridSpan w:val="2"/>
              </w:tcPr>
            </w:tcPrChange>
          </w:tcPr>
          <w:p w:rsidR="00E21426" w:rsidRDefault="000D0864">
            <w:pPr>
              <w:jc w:val="left"/>
              <w:cnfStyle w:val="001000100000"/>
              <w:rPr>
                <w:ins w:id="5391" w:author="paulac" w:date="2013-10-08T15:45:00Z"/>
                <w:rFonts w:eastAsiaTheme="minorHAnsi"/>
                <w:bCs w:val="0"/>
                <w:szCs w:val="22"/>
                <w:lang w:val="ca-ES" w:eastAsia="en-US"/>
                <w:rPrChange w:id="5392" w:author="paulac" w:date="2013-10-14T16:17:00Z">
                  <w:rPr>
                    <w:ins w:id="5393" w:author="paulac" w:date="2013-10-08T15:45:00Z"/>
                    <w:rFonts w:eastAsiaTheme="minorHAnsi"/>
                    <w:b w:val="0"/>
                    <w:bCs w:val="0"/>
                    <w:szCs w:val="22"/>
                    <w:lang w:val="ca-ES" w:eastAsia="en-US"/>
                  </w:rPr>
                </w:rPrChange>
              </w:rPr>
              <w:pPrChange w:id="5394" w:author="paulac" w:date="2013-10-08T15:46:00Z">
                <w:pPr>
                  <w:spacing w:after="200" w:line="276" w:lineRule="auto"/>
                  <w:jc w:val="left"/>
                  <w:cnfStyle w:val="001000100000"/>
                </w:pPr>
              </w:pPrChange>
            </w:pPr>
            <w:ins w:id="5395" w:author="paulac" w:date="2013-10-08T15:45:00Z">
              <w:r w:rsidRPr="000D0864">
                <w:rPr>
                  <w:rPrChange w:id="5396" w:author="paulac" w:date="2013-10-14T16:17:00Z">
                    <w:rPr>
                      <w:color w:val="0000FF" w:themeColor="hyperlink"/>
                      <w:u w:val="single"/>
                    </w:rPr>
                  </w:rPrChange>
                </w:rPr>
                <w:t>destinatariCodiGeografic</w:t>
              </w:r>
            </w:ins>
          </w:p>
        </w:tc>
        <w:tc>
          <w:tcPr>
            <w:tcW w:w="4820" w:type="dxa"/>
            <w:gridSpan w:val="2"/>
            <w:tcPrChange w:id="5397" w:author="paulac" w:date="2013-10-10T11:23:00Z">
              <w:tcPr>
                <w:tcW w:w="4820" w:type="dxa"/>
                <w:gridSpan w:val="3"/>
              </w:tcPr>
            </w:tcPrChange>
          </w:tcPr>
          <w:p w:rsidR="00E21426" w:rsidRDefault="00094FB4">
            <w:pPr>
              <w:jc w:val="left"/>
              <w:cnfStyle w:val="000000100000"/>
              <w:rPr>
                <w:ins w:id="5398" w:author="paulac" w:date="2013-10-08T15:45:00Z"/>
                <w:rFonts w:eastAsiaTheme="minorHAnsi"/>
                <w:szCs w:val="22"/>
                <w:lang w:val="ca-ES" w:eastAsia="en-US"/>
              </w:rPr>
              <w:pPrChange w:id="5399" w:author="paulac" w:date="2013-10-08T15:46:00Z">
                <w:pPr>
                  <w:spacing w:after="200" w:line="276" w:lineRule="auto"/>
                  <w:jc w:val="left"/>
                  <w:cnfStyle w:val="000000100000"/>
                </w:pPr>
              </w:pPrChange>
            </w:pPr>
            <w:ins w:id="5400" w:author="paulac" w:date="2013-10-08T15:45:00Z">
              <w:r>
                <w:t>Codi de l’origen geogràfic del destinatari</w:t>
              </w:r>
            </w:ins>
          </w:p>
        </w:tc>
      </w:tr>
      <w:tr w:rsidR="00094FB4" w:rsidRPr="00CE5945" w:rsidTr="00FB7BE1">
        <w:trPr>
          <w:trHeight w:val="397"/>
          <w:ins w:id="5401" w:author="paulac" w:date="2013-10-08T15:45:00Z"/>
          <w:trPrChange w:id="5402" w:author="paulac" w:date="2013-10-10T11:23:00Z">
            <w:trPr>
              <w:gridBefore w:val="1"/>
              <w:trHeight w:val="397"/>
            </w:trPr>
          </w:trPrChange>
        </w:trPr>
        <w:tc>
          <w:tcPr>
            <w:cnfStyle w:val="001000000000"/>
            <w:tcW w:w="3118" w:type="dxa"/>
            <w:tcPrChange w:id="5403" w:author="paulac" w:date="2013-10-10T11:23:00Z">
              <w:tcPr>
                <w:tcW w:w="3118" w:type="dxa"/>
                <w:gridSpan w:val="2"/>
              </w:tcPr>
            </w:tcPrChange>
          </w:tcPr>
          <w:p w:rsidR="00E21426" w:rsidRDefault="000D0864">
            <w:pPr>
              <w:jc w:val="left"/>
              <w:rPr>
                <w:ins w:id="5404" w:author="paulac" w:date="2013-10-08T15:45:00Z"/>
                <w:rFonts w:eastAsiaTheme="minorHAnsi"/>
                <w:bCs w:val="0"/>
                <w:szCs w:val="22"/>
                <w:lang w:val="ca-ES" w:eastAsia="en-US"/>
                <w:rPrChange w:id="5405" w:author="paulac" w:date="2013-10-14T16:17:00Z">
                  <w:rPr>
                    <w:ins w:id="5406" w:author="paulac" w:date="2013-10-08T15:45:00Z"/>
                    <w:rFonts w:eastAsiaTheme="minorHAnsi"/>
                    <w:b w:val="0"/>
                    <w:bCs w:val="0"/>
                    <w:szCs w:val="22"/>
                    <w:lang w:val="ca-ES" w:eastAsia="en-US"/>
                  </w:rPr>
                </w:rPrChange>
              </w:rPr>
              <w:pPrChange w:id="5407" w:author="paulac" w:date="2013-10-08T15:46:00Z">
                <w:pPr>
                  <w:spacing w:after="200" w:line="276" w:lineRule="auto"/>
                  <w:jc w:val="left"/>
                </w:pPr>
              </w:pPrChange>
            </w:pPr>
            <w:ins w:id="5408" w:author="paulac" w:date="2013-10-08T15:45:00Z">
              <w:r w:rsidRPr="000D0864">
                <w:rPr>
                  <w:rPrChange w:id="5409" w:author="paulac" w:date="2013-10-14T16:17:00Z">
                    <w:rPr>
                      <w:color w:val="0000FF" w:themeColor="hyperlink"/>
                      <w:u w:val="single"/>
                    </w:rPr>
                  </w:rPrChange>
                </w:rPr>
                <w:t>varDestinatariCodiGeografic</w:t>
              </w:r>
            </w:ins>
          </w:p>
        </w:tc>
        <w:tc>
          <w:tcPr>
            <w:tcW w:w="4820" w:type="dxa"/>
            <w:gridSpan w:val="2"/>
            <w:tcPrChange w:id="5410" w:author="paulac" w:date="2013-10-10T11:23:00Z">
              <w:tcPr>
                <w:tcW w:w="4820" w:type="dxa"/>
                <w:gridSpan w:val="3"/>
              </w:tcPr>
            </w:tcPrChange>
          </w:tcPr>
          <w:p w:rsidR="00E21426" w:rsidRDefault="00094FB4">
            <w:pPr>
              <w:jc w:val="left"/>
              <w:cnfStyle w:val="000000000000"/>
              <w:rPr>
                <w:ins w:id="5411" w:author="paulac" w:date="2013-10-08T15:45:00Z"/>
                <w:rFonts w:eastAsiaTheme="minorHAnsi"/>
                <w:szCs w:val="22"/>
                <w:lang w:val="ca-ES" w:eastAsia="en-US"/>
              </w:rPr>
              <w:pPrChange w:id="5412" w:author="paulac" w:date="2013-10-08T15:46:00Z">
                <w:pPr>
                  <w:spacing w:after="200" w:line="276" w:lineRule="auto"/>
                  <w:jc w:val="left"/>
                  <w:cnfStyle w:val="000000000000"/>
                </w:pPr>
              </w:pPrChange>
            </w:pPr>
            <w:ins w:id="5413" w:author="paulac" w:date="2013-10-08T15:45:00Z">
              <w:r w:rsidRPr="00CE5945">
                <w:t xml:space="preserve">Variable que conté el </w:t>
              </w:r>
              <w:r>
                <w:t>codi de l’origen geogràfic del destinatari</w:t>
              </w:r>
            </w:ins>
          </w:p>
        </w:tc>
      </w:tr>
      <w:tr w:rsidR="00094FB4" w:rsidRPr="00CE5945" w:rsidTr="00FB7BE1">
        <w:trPr>
          <w:cnfStyle w:val="000000100000"/>
          <w:trHeight w:val="397"/>
          <w:ins w:id="5414" w:author="paulac" w:date="2013-10-08T15:45:00Z"/>
          <w:trPrChange w:id="5415" w:author="paulac" w:date="2013-10-10T11:23:00Z">
            <w:trPr>
              <w:gridBefore w:val="1"/>
              <w:trHeight w:val="397"/>
            </w:trPr>
          </w:trPrChange>
        </w:trPr>
        <w:tc>
          <w:tcPr>
            <w:cnfStyle w:val="001000000000"/>
            <w:tcW w:w="3118" w:type="dxa"/>
            <w:tcPrChange w:id="5416" w:author="paulac" w:date="2013-10-10T11:23:00Z">
              <w:tcPr>
                <w:tcW w:w="3118" w:type="dxa"/>
                <w:gridSpan w:val="2"/>
              </w:tcPr>
            </w:tcPrChange>
          </w:tcPr>
          <w:p w:rsidR="00E21426" w:rsidRDefault="000D0864">
            <w:pPr>
              <w:jc w:val="left"/>
              <w:cnfStyle w:val="001000100000"/>
              <w:rPr>
                <w:ins w:id="5417" w:author="paulac" w:date="2013-10-08T15:45:00Z"/>
                <w:rFonts w:eastAsiaTheme="minorHAnsi"/>
                <w:bCs w:val="0"/>
                <w:szCs w:val="22"/>
                <w:lang w:val="ca-ES" w:eastAsia="en-US"/>
                <w:rPrChange w:id="5418" w:author="paulac" w:date="2013-10-14T16:17:00Z">
                  <w:rPr>
                    <w:ins w:id="5419" w:author="paulac" w:date="2013-10-08T15:45:00Z"/>
                    <w:rFonts w:eastAsiaTheme="minorHAnsi"/>
                    <w:b w:val="0"/>
                    <w:bCs w:val="0"/>
                    <w:szCs w:val="22"/>
                    <w:lang w:val="ca-ES" w:eastAsia="en-US"/>
                  </w:rPr>
                </w:rPrChange>
              </w:rPr>
              <w:pPrChange w:id="5420" w:author="paulac" w:date="2013-10-08T15:46:00Z">
                <w:pPr>
                  <w:spacing w:after="200" w:line="276" w:lineRule="auto"/>
                  <w:jc w:val="left"/>
                  <w:cnfStyle w:val="001000100000"/>
                </w:pPr>
              </w:pPrChange>
            </w:pPr>
            <w:ins w:id="5421" w:author="paulac" w:date="2013-10-08T15:45:00Z">
              <w:r w:rsidRPr="000D0864">
                <w:rPr>
                  <w:rPrChange w:id="5422" w:author="paulac" w:date="2013-10-14T16:17:00Z">
                    <w:rPr>
                      <w:color w:val="0000FF" w:themeColor="hyperlink"/>
                      <w:u w:val="single"/>
                    </w:rPr>
                  </w:rPrChange>
                </w:rPr>
                <w:t>destinatariNomGeografic</w:t>
              </w:r>
            </w:ins>
          </w:p>
        </w:tc>
        <w:tc>
          <w:tcPr>
            <w:tcW w:w="4820" w:type="dxa"/>
            <w:gridSpan w:val="2"/>
            <w:tcPrChange w:id="5423" w:author="paulac" w:date="2013-10-10T11:23:00Z">
              <w:tcPr>
                <w:tcW w:w="4820" w:type="dxa"/>
                <w:gridSpan w:val="3"/>
              </w:tcPr>
            </w:tcPrChange>
          </w:tcPr>
          <w:p w:rsidR="00E21426" w:rsidRDefault="00094FB4">
            <w:pPr>
              <w:jc w:val="left"/>
              <w:cnfStyle w:val="000000100000"/>
              <w:rPr>
                <w:ins w:id="5424" w:author="paulac" w:date="2013-10-08T15:45:00Z"/>
                <w:rFonts w:eastAsiaTheme="minorHAnsi"/>
                <w:szCs w:val="22"/>
                <w:lang w:val="ca-ES" w:eastAsia="en-US"/>
              </w:rPr>
              <w:pPrChange w:id="5425" w:author="paulac" w:date="2013-10-08T15:46:00Z">
                <w:pPr>
                  <w:spacing w:after="200" w:line="276" w:lineRule="auto"/>
                  <w:jc w:val="left"/>
                  <w:cnfStyle w:val="000000100000"/>
                </w:pPr>
              </w:pPrChange>
            </w:pPr>
            <w:ins w:id="5426" w:author="paulac" w:date="2013-10-08T15:45:00Z">
              <w:r>
                <w:t>Nom de l’origen geogràfic del destinatari</w:t>
              </w:r>
            </w:ins>
          </w:p>
        </w:tc>
      </w:tr>
      <w:tr w:rsidR="00094FB4" w:rsidRPr="00CE5945" w:rsidTr="00FB7BE1">
        <w:trPr>
          <w:trHeight w:val="397"/>
          <w:ins w:id="5427" w:author="paulac" w:date="2013-10-08T15:45:00Z"/>
          <w:trPrChange w:id="5428" w:author="paulac" w:date="2013-10-10T11:23:00Z">
            <w:trPr>
              <w:gridBefore w:val="1"/>
              <w:trHeight w:val="397"/>
            </w:trPr>
          </w:trPrChange>
        </w:trPr>
        <w:tc>
          <w:tcPr>
            <w:cnfStyle w:val="001000000000"/>
            <w:tcW w:w="3118" w:type="dxa"/>
            <w:tcPrChange w:id="5429" w:author="paulac" w:date="2013-10-10T11:23:00Z">
              <w:tcPr>
                <w:tcW w:w="3118" w:type="dxa"/>
                <w:gridSpan w:val="2"/>
              </w:tcPr>
            </w:tcPrChange>
          </w:tcPr>
          <w:p w:rsidR="00E21426" w:rsidRDefault="000D0864">
            <w:pPr>
              <w:jc w:val="left"/>
              <w:rPr>
                <w:ins w:id="5430" w:author="paulac" w:date="2013-10-08T15:45:00Z"/>
                <w:rFonts w:eastAsiaTheme="minorHAnsi"/>
                <w:bCs w:val="0"/>
                <w:szCs w:val="22"/>
                <w:lang w:val="ca-ES" w:eastAsia="en-US"/>
                <w:rPrChange w:id="5431" w:author="paulac" w:date="2013-10-14T16:17:00Z">
                  <w:rPr>
                    <w:ins w:id="5432" w:author="paulac" w:date="2013-10-08T15:45:00Z"/>
                    <w:rFonts w:eastAsiaTheme="minorHAnsi"/>
                    <w:b w:val="0"/>
                    <w:bCs w:val="0"/>
                    <w:szCs w:val="22"/>
                    <w:lang w:val="ca-ES" w:eastAsia="en-US"/>
                  </w:rPr>
                </w:rPrChange>
              </w:rPr>
              <w:pPrChange w:id="5433" w:author="paulac" w:date="2013-10-08T15:46:00Z">
                <w:pPr>
                  <w:spacing w:after="200" w:line="276" w:lineRule="auto"/>
                  <w:jc w:val="left"/>
                </w:pPr>
              </w:pPrChange>
            </w:pPr>
            <w:ins w:id="5434" w:author="paulac" w:date="2013-10-08T15:45:00Z">
              <w:r w:rsidRPr="000D0864">
                <w:rPr>
                  <w:rPrChange w:id="5435" w:author="paulac" w:date="2013-10-14T16:17:00Z">
                    <w:rPr>
                      <w:color w:val="0000FF" w:themeColor="hyperlink"/>
                      <w:u w:val="single"/>
                    </w:rPr>
                  </w:rPrChange>
                </w:rPr>
                <w:t>varDestinatariNomGeografic</w:t>
              </w:r>
            </w:ins>
          </w:p>
        </w:tc>
        <w:tc>
          <w:tcPr>
            <w:tcW w:w="4820" w:type="dxa"/>
            <w:gridSpan w:val="2"/>
            <w:tcPrChange w:id="5436" w:author="paulac" w:date="2013-10-10T11:23:00Z">
              <w:tcPr>
                <w:tcW w:w="4820" w:type="dxa"/>
                <w:gridSpan w:val="3"/>
              </w:tcPr>
            </w:tcPrChange>
          </w:tcPr>
          <w:p w:rsidR="00E21426" w:rsidRDefault="00094FB4">
            <w:pPr>
              <w:jc w:val="left"/>
              <w:cnfStyle w:val="000000000000"/>
              <w:rPr>
                <w:ins w:id="5437" w:author="paulac" w:date="2013-10-08T15:45:00Z"/>
                <w:rFonts w:eastAsiaTheme="minorHAnsi"/>
                <w:szCs w:val="22"/>
                <w:lang w:val="ca-ES" w:eastAsia="en-US"/>
              </w:rPr>
              <w:pPrChange w:id="5438" w:author="paulac" w:date="2013-10-08T15:46:00Z">
                <w:pPr>
                  <w:spacing w:after="200" w:line="276" w:lineRule="auto"/>
                  <w:jc w:val="left"/>
                  <w:cnfStyle w:val="000000000000"/>
                </w:pPr>
              </w:pPrChange>
            </w:pPr>
            <w:ins w:id="5439" w:author="paulac" w:date="2013-10-08T15:45:00Z">
              <w:r w:rsidRPr="00CE5945">
                <w:t xml:space="preserve">Variable que conté </w:t>
              </w:r>
              <w:r>
                <w:t>el nom de l’origen geogràfic del destinatari</w:t>
              </w:r>
            </w:ins>
          </w:p>
        </w:tc>
      </w:tr>
      <w:tr w:rsidR="00094FB4" w:rsidRPr="00CE5945" w:rsidTr="00FB7BE1">
        <w:trPr>
          <w:cnfStyle w:val="000000100000"/>
          <w:trHeight w:val="397"/>
          <w:ins w:id="5440" w:author="paulac" w:date="2013-10-08T15:45:00Z"/>
          <w:trPrChange w:id="5441" w:author="paulac" w:date="2013-10-10T11:23:00Z">
            <w:trPr>
              <w:gridBefore w:val="1"/>
              <w:trHeight w:val="397"/>
            </w:trPr>
          </w:trPrChange>
        </w:trPr>
        <w:tc>
          <w:tcPr>
            <w:cnfStyle w:val="001000000000"/>
            <w:tcW w:w="3118" w:type="dxa"/>
            <w:tcPrChange w:id="5442" w:author="paulac" w:date="2013-10-10T11:23:00Z">
              <w:tcPr>
                <w:tcW w:w="3118" w:type="dxa"/>
                <w:gridSpan w:val="2"/>
              </w:tcPr>
            </w:tcPrChange>
          </w:tcPr>
          <w:p w:rsidR="00E21426" w:rsidRDefault="000D0864">
            <w:pPr>
              <w:jc w:val="left"/>
              <w:cnfStyle w:val="001000100000"/>
              <w:rPr>
                <w:ins w:id="5443" w:author="paulac" w:date="2013-10-08T15:45:00Z"/>
                <w:rFonts w:eastAsiaTheme="minorHAnsi"/>
                <w:bCs w:val="0"/>
                <w:szCs w:val="22"/>
                <w:lang w:val="ca-ES" w:eastAsia="en-US"/>
                <w:rPrChange w:id="5444" w:author="paulac" w:date="2013-10-14T16:17:00Z">
                  <w:rPr>
                    <w:ins w:id="5445" w:author="paulac" w:date="2013-10-08T15:45:00Z"/>
                    <w:rFonts w:eastAsiaTheme="minorHAnsi"/>
                    <w:b w:val="0"/>
                    <w:bCs w:val="0"/>
                    <w:szCs w:val="22"/>
                    <w:lang w:val="ca-ES" w:eastAsia="en-US"/>
                  </w:rPr>
                </w:rPrChange>
              </w:rPr>
              <w:pPrChange w:id="5446" w:author="paulac" w:date="2013-10-08T15:46:00Z">
                <w:pPr>
                  <w:spacing w:after="200" w:line="276" w:lineRule="auto"/>
                  <w:jc w:val="left"/>
                  <w:cnfStyle w:val="001000100000"/>
                </w:pPr>
              </w:pPrChange>
            </w:pPr>
            <w:ins w:id="5447" w:author="paulac" w:date="2013-10-08T15:45:00Z">
              <w:r w:rsidRPr="000D0864">
                <w:rPr>
                  <w:rPrChange w:id="5448" w:author="paulac" w:date="2013-10-14T16:17:00Z">
                    <w:rPr>
                      <w:color w:val="0000FF" w:themeColor="hyperlink"/>
                      <w:u w:val="single"/>
                    </w:rPr>
                  </w:rPrChange>
                </w:rPr>
                <w:t>destinatariRegistreNumero</w:t>
              </w:r>
            </w:ins>
          </w:p>
        </w:tc>
        <w:tc>
          <w:tcPr>
            <w:tcW w:w="4820" w:type="dxa"/>
            <w:gridSpan w:val="2"/>
            <w:tcPrChange w:id="5449" w:author="paulac" w:date="2013-10-10T11:23:00Z">
              <w:tcPr>
                <w:tcW w:w="4820" w:type="dxa"/>
                <w:gridSpan w:val="3"/>
              </w:tcPr>
            </w:tcPrChange>
          </w:tcPr>
          <w:p w:rsidR="00E21426" w:rsidRDefault="00094FB4">
            <w:pPr>
              <w:jc w:val="left"/>
              <w:cnfStyle w:val="000000100000"/>
              <w:rPr>
                <w:ins w:id="5450" w:author="paulac" w:date="2013-10-08T15:45:00Z"/>
                <w:rFonts w:eastAsiaTheme="minorHAnsi"/>
                <w:szCs w:val="22"/>
                <w:lang w:val="ca-ES" w:eastAsia="en-US"/>
              </w:rPr>
              <w:pPrChange w:id="5451" w:author="paulac" w:date="2013-10-08T15:47:00Z">
                <w:pPr>
                  <w:spacing w:after="200" w:line="276" w:lineRule="auto"/>
                  <w:jc w:val="left"/>
                  <w:cnfStyle w:val="000000100000"/>
                </w:pPr>
              </w:pPrChange>
            </w:pPr>
            <w:ins w:id="5452" w:author="paulac" w:date="2013-10-08T15:45:00Z">
              <w:r>
                <w:t>Número de registre d</w:t>
              </w:r>
            </w:ins>
            <w:ins w:id="5453" w:author="paulac" w:date="2013-10-08T15:47:00Z">
              <w:r w:rsidR="00135C50">
                <w:t>e sortida</w:t>
              </w:r>
            </w:ins>
          </w:p>
        </w:tc>
      </w:tr>
      <w:tr w:rsidR="00094FB4" w:rsidRPr="00CE5945" w:rsidTr="00FB7BE1">
        <w:trPr>
          <w:trHeight w:val="397"/>
          <w:ins w:id="5454" w:author="paulac" w:date="2013-10-08T15:45:00Z"/>
          <w:trPrChange w:id="5455" w:author="paulac" w:date="2013-10-10T11:23:00Z">
            <w:trPr>
              <w:gridBefore w:val="1"/>
              <w:trHeight w:val="397"/>
            </w:trPr>
          </w:trPrChange>
        </w:trPr>
        <w:tc>
          <w:tcPr>
            <w:cnfStyle w:val="001000000000"/>
            <w:tcW w:w="3118" w:type="dxa"/>
            <w:tcPrChange w:id="5456" w:author="paulac" w:date="2013-10-10T11:23:00Z">
              <w:tcPr>
                <w:tcW w:w="3118" w:type="dxa"/>
                <w:gridSpan w:val="2"/>
              </w:tcPr>
            </w:tcPrChange>
          </w:tcPr>
          <w:p w:rsidR="00E21426" w:rsidRDefault="000D0864">
            <w:pPr>
              <w:jc w:val="left"/>
              <w:rPr>
                <w:ins w:id="5457" w:author="paulac" w:date="2013-10-08T15:45:00Z"/>
                <w:rFonts w:eastAsiaTheme="minorHAnsi"/>
                <w:bCs w:val="0"/>
                <w:szCs w:val="22"/>
                <w:lang w:val="ca-ES" w:eastAsia="en-US"/>
                <w:rPrChange w:id="5458" w:author="paulac" w:date="2013-10-14T16:17:00Z">
                  <w:rPr>
                    <w:ins w:id="5459" w:author="paulac" w:date="2013-10-08T15:45:00Z"/>
                    <w:rFonts w:eastAsiaTheme="minorHAnsi"/>
                    <w:b w:val="0"/>
                    <w:bCs w:val="0"/>
                    <w:szCs w:val="22"/>
                    <w:lang w:val="ca-ES" w:eastAsia="en-US"/>
                  </w:rPr>
                </w:rPrChange>
              </w:rPr>
              <w:pPrChange w:id="5460" w:author="paulac" w:date="2013-10-08T15:46:00Z">
                <w:pPr>
                  <w:spacing w:after="200" w:line="276" w:lineRule="auto"/>
                  <w:jc w:val="left"/>
                </w:pPr>
              </w:pPrChange>
            </w:pPr>
            <w:ins w:id="5461" w:author="paulac" w:date="2013-10-08T15:45:00Z">
              <w:r w:rsidRPr="000D0864">
                <w:rPr>
                  <w:rPrChange w:id="5462" w:author="paulac" w:date="2013-10-14T16:17:00Z">
                    <w:rPr>
                      <w:color w:val="0000FF" w:themeColor="hyperlink"/>
                      <w:u w:val="single"/>
                    </w:rPr>
                  </w:rPrChange>
                </w:rPr>
                <w:t>varDestinatariRegistreNumero</w:t>
              </w:r>
            </w:ins>
          </w:p>
        </w:tc>
        <w:tc>
          <w:tcPr>
            <w:tcW w:w="4820" w:type="dxa"/>
            <w:gridSpan w:val="2"/>
            <w:tcPrChange w:id="5463" w:author="paulac" w:date="2013-10-10T11:23:00Z">
              <w:tcPr>
                <w:tcW w:w="4820" w:type="dxa"/>
                <w:gridSpan w:val="3"/>
              </w:tcPr>
            </w:tcPrChange>
          </w:tcPr>
          <w:p w:rsidR="00E21426" w:rsidRDefault="00094FB4">
            <w:pPr>
              <w:jc w:val="left"/>
              <w:cnfStyle w:val="000000000000"/>
              <w:rPr>
                <w:ins w:id="5464" w:author="paulac" w:date="2013-10-08T15:45:00Z"/>
                <w:rFonts w:eastAsiaTheme="minorHAnsi"/>
                <w:szCs w:val="22"/>
                <w:lang w:val="ca-ES" w:eastAsia="en-US"/>
              </w:rPr>
              <w:pPrChange w:id="5465" w:author="paulac" w:date="2013-10-08T15:47:00Z">
                <w:pPr>
                  <w:spacing w:after="200" w:line="276" w:lineRule="auto"/>
                  <w:jc w:val="left"/>
                  <w:cnfStyle w:val="000000000000"/>
                </w:pPr>
              </w:pPrChange>
            </w:pPr>
            <w:ins w:id="5466" w:author="paulac" w:date="2013-10-08T15:45:00Z">
              <w:r w:rsidRPr="00CE5945">
                <w:t xml:space="preserve">Variable que conté el </w:t>
              </w:r>
              <w:r>
                <w:t>número de registre d</w:t>
              </w:r>
            </w:ins>
            <w:ins w:id="5467" w:author="paulac" w:date="2013-10-08T15:47:00Z">
              <w:r w:rsidR="00135C50">
                <w:t>e sortida</w:t>
              </w:r>
            </w:ins>
          </w:p>
        </w:tc>
      </w:tr>
      <w:tr w:rsidR="00094FB4" w:rsidRPr="00CE5945" w:rsidTr="00FB7BE1">
        <w:trPr>
          <w:cnfStyle w:val="000000100000"/>
          <w:trHeight w:val="397"/>
          <w:ins w:id="5468" w:author="paulac" w:date="2013-10-08T15:45:00Z"/>
          <w:trPrChange w:id="5469" w:author="paulac" w:date="2013-10-10T11:23:00Z">
            <w:trPr>
              <w:gridBefore w:val="1"/>
              <w:trHeight w:val="397"/>
            </w:trPr>
          </w:trPrChange>
        </w:trPr>
        <w:tc>
          <w:tcPr>
            <w:cnfStyle w:val="001000000000"/>
            <w:tcW w:w="3118" w:type="dxa"/>
            <w:tcPrChange w:id="5470" w:author="paulac" w:date="2013-10-10T11:23:00Z">
              <w:tcPr>
                <w:tcW w:w="3118" w:type="dxa"/>
                <w:gridSpan w:val="2"/>
              </w:tcPr>
            </w:tcPrChange>
          </w:tcPr>
          <w:p w:rsidR="00E21426" w:rsidRDefault="000D0864">
            <w:pPr>
              <w:jc w:val="left"/>
              <w:cnfStyle w:val="001000100000"/>
              <w:rPr>
                <w:ins w:id="5471" w:author="paulac" w:date="2013-10-08T15:45:00Z"/>
                <w:rFonts w:eastAsiaTheme="minorHAnsi"/>
                <w:bCs w:val="0"/>
                <w:szCs w:val="22"/>
                <w:lang w:val="ca-ES" w:eastAsia="en-US"/>
                <w:rPrChange w:id="5472" w:author="paulac" w:date="2013-10-14T16:17:00Z">
                  <w:rPr>
                    <w:ins w:id="5473" w:author="paulac" w:date="2013-10-08T15:45:00Z"/>
                    <w:rFonts w:eastAsiaTheme="minorHAnsi"/>
                    <w:b w:val="0"/>
                    <w:bCs w:val="0"/>
                    <w:szCs w:val="22"/>
                    <w:lang w:val="ca-ES" w:eastAsia="en-US"/>
                  </w:rPr>
                </w:rPrChange>
              </w:rPr>
              <w:pPrChange w:id="5474" w:author="paulac" w:date="2013-10-08T15:46:00Z">
                <w:pPr>
                  <w:spacing w:after="200" w:line="276" w:lineRule="auto"/>
                  <w:jc w:val="left"/>
                  <w:cnfStyle w:val="001000100000"/>
                </w:pPr>
              </w:pPrChange>
            </w:pPr>
            <w:ins w:id="5475" w:author="paulac" w:date="2013-10-08T15:45:00Z">
              <w:r w:rsidRPr="000D0864">
                <w:rPr>
                  <w:rPrChange w:id="5476" w:author="paulac" w:date="2013-10-14T16:17:00Z">
                    <w:rPr>
                      <w:color w:val="0000FF" w:themeColor="hyperlink"/>
                      <w:u w:val="single"/>
                    </w:rPr>
                  </w:rPrChange>
                </w:rPr>
                <w:t>destinatariRegistreAny</w:t>
              </w:r>
            </w:ins>
          </w:p>
        </w:tc>
        <w:tc>
          <w:tcPr>
            <w:tcW w:w="4820" w:type="dxa"/>
            <w:gridSpan w:val="2"/>
            <w:tcPrChange w:id="5477" w:author="paulac" w:date="2013-10-10T11:23:00Z">
              <w:tcPr>
                <w:tcW w:w="4820" w:type="dxa"/>
                <w:gridSpan w:val="3"/>
              </w:tcPr>
            </w:tcPrChange>
          </w:tcPr>
          <w:p w:rsidR="00E21426" w:rsidRDefault="00094FB4">
            <w:pPr>
              <w:jc w:val="left"/>
              <w:cnfStyle w:val="000000100000"/>
              <w:rPr>
                <w:ins w:id="5478" w:author="paulac" w:date="2013-10-08T15:45:00Z"/>
                <w:rFonts w:eastAsiaTheme="minorHAnsi"/>
                <w:szCs w:val="22"/>
                <w:lang w:val="ca-ES" w:eastAsia="en-US"/>
              </w:rPr>
              <w:pPrChange w:id="5479" w:author="paulac" w:date="2013-10-08T15:46:00Z">
                <w:pPr>
                  <w:spacing w:after="200" w:line="276" w:lineRule="auto"/>
                  <w:jc w:val="left"/>
                  <w:cnfStyle w:val="000000100000"/>
                </w:pPr>
              </w:pPrChange>
            </w:pPr>
            <w:ins w:id="5480" w:author="paulac" w:date="2013-10-08T15:45:00Z">
              <w:r>
                <w:t>Any de registre d</w:t>
              </w:r>
            </w:ins>
            <w:ins w:id="5481" w:author="paulac" w:date="2013-10-08T15:47:00Z">
              <w:r w:rsidR="00135C50">
                <w:t>e sortida</w:t>
              </w:r>
            </w:ins>
          </w:p>
        </w:tc>
      </w:tr>
      <w:tr w:rsidR="00094FB4" w:rsidRPr="00CE5945" w:rsidTr="00FB7BE1">
        <w:trPr>
          <w:trHeight w:val="397"/>
          <w:ins w:id="5482" w:author="paulac" w:date="2013-10-08T15:45:00Z"/>
          <w:trPrChange w:id="5483" w:author="paulac" w:date="2013-10-10T11:23:00Z">
            <w:trPr>
              <w:gridBefore w:val="1"/>
              <w:trHeight w:val="397"/>
            </w:trPr>
          </w:trPrChange>
        </w:trPr>
        <w:tc>
          <w:tcPr>
            <w:cnfStyle w:val="001000000000"/>
            <w:tcW w:w="3118" w:type="dxa"/>
            <w:tcPrChange w:id="5484" w:author="paulac" w:date="2013-10-10T11:23:00Z">
              <w:tcPr>
                <w:tcW w:w="3118" w:type="dxa"/>
                <w:gridSpan w:val="2"/>
              </w:tcPr>
            </w:tcPrChange>
          </w:tcPr>
          <w:p w:rsidR="00E21426" w:rsidRDefault="000D0864">
            <w:pPr>
              <w:jc w:val="left"/>
              <w:rPr>
                <w:ins w:id="5485" w:author="paulac" w:date="2013-10-08T15:45:00Z"/>
                <w:rFonts w:eastAsiaTheme="minorHAnsi"/>
                <w:bCs w:val="0"/>
                <w:szCs w:val="22"/>
                <w:lang w:val="ca-ES" w:eastAsia="en-US"/>
                <w:rPrChange w:id="5486" w:author="paulac" w:date="2013-10-14T16:17:00Z">
                  <w:rPr>
                    <w:ins w:id="5487" w:author="paulac" w:date="2013-10-08T15:45:00Z"/>
                    <w:rFonts w:eastAsiaTheme="minorHAnsi"/>
                    <w:b w:val="0"/>
                    <w:bCs w:val="0"/>
                    <w:szCs w:val="22"/>
                    <w:lang w:val="ca-ES" w:eastAsia="en-US"/>
                  </w:rPr>
                </w:rPrChange>
              </w:rPr>
              <w:pPrChange w:id="5488" w:author="paulac" w:date="2013-10-08T15:46:00Z">
                <w:pPr>
                  <w:spacing w:after="200" w:line="276" w:lineRule="auto"/>
                  <w:jc w:val="left"/>
                </w:pPr>
              </w:pPrChange>
            </w:pPr>
            <w:ins w:id="5489" w:author="paulac" w:date="2013-10-08T15:45:00Z">
              <w:r w:rsidRPr="000D0864">
                <w:rPr>
                  <w:rPrChange w:id="5490" w:author="paulac" w:date="2013-10-14T16:17:00Z">
                    <w:rPr>
                      <w:color w:val="0000FF" w:themeColor="hyperlink"/>
                      <w:u w:val="single"/>
                    </w:rPr>
                  </w:rPrChange>
                </w:rPr>
                <w:t>varDestinatariRegistreAny</w:t>
              </w:r>
            </w:ins>
          </w:p>
        </w:tc>
        <w:tc>
          <w:tcPr>
            <w:tcW w:w="4820" w:type="dxa"/>
            <w:gridSpan w:val="2"/>
            <w:tcPrChange w:id="5491" w:author="paulac" w:date="2013-10-10T11:23:00Z">
              <w:tcPr>
                <w:tcW w:w="4820" w:type="dxa"/>
                <w:gridSpan w:val="3"/>
              </w:tcPr>
            </w:tcPrChange>
          </w:tcPr>
          <w:p w:rsidR="00E21426" w:rsidRDefault="00094FB4">
            <w:pPr>
              <w:jc w:val="left"/>
              <w:cnfStyle w:val="000000000000"/>
              <w:rPr>
                <w:ins w:id="5492" w:author="paulac" w:date="2013-10-08T15:45:00Z"/>
                <w:rFonts w:eastAsiaTheme="minorHAnsi"/>
                <w:szCs w:val="22"/>
                <w:lang w:val="ca-ES" w:eastAsia="en-US"/>
              </w:rPr>
              <w:pPrChange w:id="5493" w:author="paulac" w:date="2013-10-08T15:46:00Z">
                <w:pPr>
                  <w:spacing w:after="200" w:line="276" w:lineRule="auto"/>
                  <w:jc w:val="left"/>
                  <w:cnfStyle w:val="000000000000"/>
                </w:pPr>
              </w:pPrChange>
            </w:pPr>
            <w:ins w:id="5494" w:author="paulac" w:date="2013-10-08T15:45:00Z">
              <w:r w:rsidRPr="00CE5945">
                <w:t xml:space="preserve">Variable que conté </w:t>
              </w:r>
              <w:r w:rsidR="00135C50">
                <w:t>l’any de registre d</w:t>
              </w:r>
            </w:ins>
            <w:ins w:id="5495" w:author="paulac" w:date="2013-10-08T15:47:00Z">
              <w:r w:rsidR="00135C50">
                <w:t>e sortida</w:t>
              </w:r>
            </w:ins>
          </w:p>
        </w:tc>
      </w:tr>
      <w:tr w:rsidR="00094FB4" w:rsidRPr="00CE5945" w:rsidTr="00FB7BE1">
        <w:trPr>
          <w:cnfStyle w:val="000000100000"/>
          <w:trHeight w:val="397"/>
          <w:ins w:id="5496" w:author="paulac" w:date="2013-10-08T15:45:00Z"/>
          <w:trPrChange w:id="5497" w:author="paulac" w:date="2013-10-10T11:23:00Z">
            <w:trPr>
              <w:gridBefore w:val="1"/>
              <w:trHeight w:val="397"/>
            </w:trPr>
          </w:trPrChange>
        </w:trPr>
        <w:tc>
          <w:tcPr>
            <w:cnfStyle w:val="001000000000"/>
            <w:tcW w:w="3118" w:type="dxa"/>
            <w:tcPrChange w:id="5498" w:author="paulac" w:date="2013-10-10T11:23:00Z">
              <w:tcPr>
                <w:tcW w:w="3118" w:type="dxa"/>
                <w:gridSpan w:val="2"/>
              </w:tcPr>
            </w:tcPrChange>
          </w:tcPr>
          <w:p w:rsidR="00E21426" w:rsidRDefault="000D0864">
            <w:pPr>
              <w:jc w:val="left"/>
              <w:cnfStyle w:val="001000100000"/>
              <w:rPr>
                <w:ins w:id="5499" w:author="paulac" w:date="2013-10-08T15:45:00Z"/>
                <w:rFonts w:eastAsiaTheme="minorHAnsi"/>
                <w:bCs w:val="0"/>
                <w:szCs w:val="22"/>
                <w:lang w:val="ca-ES" w:eastAsia="en-US"/>
                <w:rPrChange w:id="5500" w:author="paulac" w:date="2013-10-14T16:17:00Z">
                  <w:rPr>
                    <w:ins w:id="5501" w:author="paulac" w:date="2013-10-08T15:45:00Z"/>
                    <w:rFonts w:eastAsiaTheme="minorHAnsi"/>
                    <w:b w:val="0"/>
                    <w:bCs w:val="0"/>
                    <w:szCs w:val="22"/>
                    <w:lang w:val="ca-ES" w:eastAsia="en-US"/>
                  </w:rPr>
                </w:rPrChange>
              </w:rPr>
              <w:pPrChange w:id="5502" w:author="paulac" w:date="2013-10-08T15:46:00Z">
                <w:pPr>
                  <w:spacing w:after="200" w:line="276" w:lineRule="auto"/>
                  <w:jc w:val="left"/>
                  <w:cnfStyle w:val="001000100000"/>
                </w:pPr>
              </w:pPrChange>
            </w:pPr>
            <w:ins w:id="5503" w:author="paulac" w:date="2013-10-08T15:45:00Z">
              <w:r w:rsidRPr="000D0864">
                <w:rPr>
                  <w:rPrChange w:id="5504" w:author="paulac" w:date="2013-10-14T16:17:00Z">
                    <w:rPr>
                      <w:color w:val="0000FF" w:themeColor="hyperlink"/>
                      <w:u w:val="single"/>
                    </w:rPr>
                  </w:rPrChange>
                </w:rPr>
                <w:t>documentTipus</w:t>
              </w:r>
            </w:ins>
          </w:p>
        </w:tc>
        <w:tc>
          <w:tcPr>
            <w:tcW w:w="4820" w:type="dxa"/>
            <w:gridSpan w:val="2"/>
            <w:tcPrChange w:id="5505" w:author="paulac" w:date="2013-10-10T11:23:00Z">
              <w:tcPr>
                <w:tcW w:w="4820" w:type="dxa"/>
                <w:gridSpan w:val="3"/>
              </w:tcPr>
            </w:tcPrChange>
          </w:tcPr>
          <w:p w:rsidR="00E21426" w:rsidRDefault="00094FB4">
            <w:pPr>
              <w:jc w:val="left"/>
              <w:cnfStyle w:val="000000100000"/>
              <w:rPr>
                <w:ins w:id="5506" w:author="paulac" w:date="2013-10-08T15:45:00Z"/>
                <w:rFonts w:eastAsiaTheme="minorHAnsi"/>
                <w:szCs w:val="22"/>
                <w:lang w:val="ca-ES" w:eastAsia="en-US"/>
              </w:rPr>
              <w:pPrChange w:id="5507" w:author="paulac" w:date="2013-10-08T15:46:00Z">
                <w:pPr>
                  <w:spacing w:after="200" w:line="276" w:lineRule="auto"/>
                  <w:jc w:val="left"/>
                  <w:cnfStyle w:val="000000100000"/>
                </w:pPr>
              </w:pPrChange>
            </w:pPr>
            <w:ins w:id="5508" w:author="paulac" w:date="2013-10-08T15:45:00Z">
              <w:r>
                <w:t>Tipus del document</w:t>
              </w:r>
            </w:ins>
          </w:p>
        </w:tc>
      </w:tr>
      <w:tr w:rsidR="00094FB4" w:rsidRPr="00CE5945" w:rsidTr="00FB7BE1">
        <w:trPr>
          <w:trHeight w:val="397"/>
          <w:ins w:id="5509" w:author="paulac" w:date="2013-10-08T15:45:00Z"/>
          <w:trPrChange w:id="5510" w:author="paulac" w:date="2013-10-10T11:23:00Z">
            <w:trPr>
              <w:gridBefore w:val="1"/>
              <w:trHeight w:val="397"/>
            </w:trPr>
          </w:trPrChange>
        </w:trPr>
        <w:tc>
          <w:tcPr>
            <w:cnfStyle w:val="001000000000"/>
            <w:tcW w:w="3118" w:type="dxa"/>
            <w:tcPrChange w:id="5511" w:author="paulac" w:date="2013-10-10T11:23:00Z">
              <w:tcPr>
                <w:tcW w:w="3118" w:type="dxa"/>
                <w:gridSpan w:val="2"/>
              </w:tcPr>
            </w:tcPrChange>
          </w:tcPr>
          <w:p w:rsidR="00E21426" w:rsidRDefault="000D0864">
            <w:pPr>
              <w:jc w:val="left"/>
              <w:rPr>
                <w:ins w:id="5512" w:author="paulac" w:date="2013-10-08T15:45:00Z"/>
                <w:rFonts w:eastAsiaTheme="minorHAnsi"/>
                <w:bCs w:val="0"/>
                <w:szCs w:val="22"/>
                <w:lang w:val="ca-ES" w:eastAsia="en-US"/>
                <w:rPrChange w:id="5513" w:author="paulac" w:date="2013-10-14T16:17:00Z">
                  <w:rPr>
                    <w:ins w:id="5514" w:author="paulac" w:date="2013-10-08T15:45:00Z"/>
                    <w:rFonts w:eastAsiaTheme="minorHAnsi"/>
                    <w:b w:val="0"/>
                    <w:bCs w:val="0"/>
                    <w:szCs w:val="22"/>
                    <w:lang w:val="ca-ES" w:eastAsia="en-US"/>
                  </w:rPr>
                </w:rPrChange>
              </w:rPr>
              <w:pPrChange w:id="5515" w:author="paulac" w:date="2013-10-08T15:46:00Z">
                <w:pPr>
                  <w:spacing w:after="200" w:line="276" w:lineRule="auto"/>
                  <w:jc w:val="left"/>
                </w:pPr>
              </w:pPrChange>
            </w:pPr>
            <w:ins w:id="5516" w:author="paulac" w:date="2013-10-08T15:45:00Z">
              <w:r w:rsidRPr="000D0864">
                <w:rPr>
                  <w:rPrChange w:id="5517" w:author="paulac" w:date="2013-10-14T16:17:00Z">
                    <w:rPr>
                      <w:color w:val="0000FF" w:themeColor="hyperlink"/>
                      <w:u w:val="single"/>
                    </w:rPr>
                  </w:rPrChange>
                </w:rPr>
                <w:t>varDocumentTipus</w:t>
              </w:r>
            </w:ins>
          </w:p>
        </w:tc>
        <w:tc>
          <w:tcPr>
            <w:tcW w:w="4820" w:type="dxa"/>
            <w:gridSpan w:val="2"/>
            <w:tcPrChange w:id="5518" w:author="paulac" w:date="2013-10-10T11:23:00Z">
              <w:tcPr>
                <w:tcW w:w="4820" w:type="dxa"/>
                <w:gridSpan w:val="3"/>
              </w:tcPr>
            </w:tcPrChange>
          </w:tcPr>
          <w:p w:rsidR="00E21426" w:rsidRDefault="00094FB4">
            <w:pPr>
              <w:jc w:val="left"/>
              <w:cnfStyle w:val="000000000000"/>
              <w:rPr>
                <w:ins w:id="5519" w:author="paulac" w:date="2013-10-08T15:45:00Z"/>
                <w:rFonts w:eastAsiaTheme="minorHAnsi"/>
                <w:szCs w:val="22"/>
                <w:lang w:val="ca-ES" w:eastAsia="en-US"/>
              </w:rPr>
              <w:pPrChange w:id="5520" w:author="paulac" w:date="2013-10-08T15:46:00Z">
                <w:pPr>
                  <w:spacing w:after="200" w:line="276" w:lineRule="auto"/>
                  <w:jc w:val="left"/>
                  <w:cnfStyle w:val="000000000000"/>
                </w:pPr>
              </w:pPrChange>
            </w:pPr>
            <w:ins w:id="5521" w:author="paulac" w:date="2013-10-08T15:45:00Z">
              <w:r w:rsidRPr="00CE5945">
                <w:t xml:space="preserve">Variable que conté el </w:t>
              </w:r>
              <w:r>
                <w:t>tipus del document</w:t>
              </w:r>
            </w:ins>
          </w:p>
        </w:tc>
      </w:tr>
      <w:tr w:rsidR="00094FB4" w:rsidRPr="00CE5945" w:rsidTr="00FB7BE1">
        <w:trPr>
          <w:cnfStyle w:val="000000100000"/>
          <w:trHeight w:val="397"/>
          <w:ins w:id="5522" w:author="paulac" w:date="2013-10-08T15:45:00Z"/>
          <w:trPrChange w:id="5523" w:author="paulac" w:date="2013-10-10T11:23:00Z">
            <w:trPr>
              <w:gridBefore w:val="1"/>
              <w:trHeight w:val="397"/>
            </w:trPr>
          </w:trPrChange>
        </w:trPr>
        <w:tc>
          <w:tcPr>
            <w:cnfStyle w:val="001000000000"/>
            <w:tcW w:w="3118" w:type="dxa"/>
            <w:tcPrChange w:id="5524" w:author="paulac" w:date="2013-10-10T11:23:00Z">
              <w:tcPr>
                <w:tcW w:w="3118" w:type="dxa"/>
                <w:gridSpan w:val="2"/>
              </w:tcPr>
            </w:tcPrChange>
          </w:tcPr>
          <w:p w:rsidR="00E21426" w:rsidRDefault="000D0864">
            <w:pPr>
              <w:jc w:val="left"/>
              <w:cnfStyle w:val="001000100000"/>
              <w:rPr>
                <w:ins w:id="5525" w:author="paulac" w:date="2013-10-08T15:45:00Z"/>
                <w:rFonts w:eastAsiaTheme="minorHAnsi"/>
                <w:bCs w:val="0"/>
                <w:szCs w:val="22"/>
                <w:lang w:val="ca-ES" w:eastAsia="en-US"/>
                <w:rPrChange w:id="5526" w:author="paulac" w:date="2013-10-14T16:17:00Z">
                  <w:rPr>
                    <w:ins w:id="5527" w:author="paulac" w:date="2013-10-08T15:45:00Z"/>
                    <w:rFonts w:eastAsiaTheme="minorHAnsi"/>
                    <w:b w:val="0"/>
                    <w:bCs w:val="0"/>
                    <w:szCs w:val="22"/>
                    <w:lang w:val="ca-ES" w:eastAsia="en-US"/>
                  </w:rPr>
                </w:rPrChange>
              </w:rPr>
              <w:pPrChange w:id="5528" w:author="paulac" w:date="2013-10-08T15:46:00Z">
                <w:pPr>
                  <w:spacing w:after="200" w:line="276" w:lineRule="auto"/>
                  <w:jc w:val="left"/>
                  <w:cnfStyle w:val="001000100000"/>
                </w:pPr>
              </w:pPrChange>
            </w:pPr>
            <w:ins w:id="5529" w:author="paulac" w:date="2013-10-08T15:45:00Z">
              <w:r w:rsidRPr="000D0864">
                <w:rPr>
                  <w:rPrChange w:id="5530" w:author="paulac" w:date="2013-10-14T16:17:00Z">
                    <w:rPr>
                      <w:color w:val="0000FF" w:themeColor="hyperlink"/>
                      <w:u w:val="single"/>
                    </w:rPr>
                  </w:rPrChange>
                </w:rPr>
                <w:t>documentIdiomaDocument</w:t>
              </w:r>
            </w:ins>
          </w:p>
        </w:tc>
        <w:tc>
          <w:tcPr>
            <w:tcW w:w="4820" w:type="dxa"/>
            <w:gridSpan w:val="2"/>
            <w:tcPrChange w:id="5531" w:author="paulac" w:date="2013-10-10T11:23:00Z">
              <w:tcPr>
                <w:tcW w:w="4820" w:type="dxa"/>
                <w:gridSpan w:val="3"/>
              </w:tcPr>
            </w:tcPrChange>
          </w:tcPr>
          <w:p w:rsidR="00E21426" w:rsidRDefault="00094FB4">
            <w:pPr>
              <w:jc w:val="left"/>
              <w:cnfStyle w:val="000000100000"/>
              <w:rPr>
                <w:ins w:id="5532" w:author="paulac" w:date="2013-10-08T15:45:00Z"/>
                <w:rFonts w:eastAsiaTheme="minorHAnsi"/>
                <w:szCs w:val="22"/>
                <w:lang w:val="ca-ES" w:eastAsia="en-US"/>
              </w:rPr>
              <w:pPrChange w:id="5533" w:author="paulac" w:date="2013-10-08T15:46:00Z">
                <w:pPr>
                  <w:spacing w:after="200" w:line="276" w:lineRule="auto"/>
                  <w:jc w:val="left"/>
                  <w:cnfStyle w:val="000000100000"/>
                </w:pPr>
              </w:pPrChange>
            </w:pPr>
            <w:ins w:id="5534" w:author="paulac" w:date="2013-10-08T15:45:00Z">
              <w:r>
                <w:t>Idioma del document</w:t>
              </w:r>
            </w:ins>
          </w:p>
        </w:tc>
      </w:tr>
      <w:tr w:rsidR="00094FB4" w:rsidRPr="00CE5945" w:rsidTr="00FB7BE1">
        <w:trPr>
          <w:trHeight w:val="397"/>
          <w:ins w:id="5535" w:author="paulac" w:date="2013-10-08T15:45:00Z"/>
          <w:trPrChange w:id="5536" w:author="paulac" w:date="2013-10-10T11:23:00Z">
            <w:trPr>
              <w:gridBefore w:val="1"/>
              <w:trHeight w:val="397"/>
            </w:trPr>
          </w:trPrChange>
        </w:trPr>
        <w:tc>
          <w:tcPr>
            <w:cnfStyle w:val="001000000000"/>
            <w:tcW w:w="3118" w:type="dxa"/>
            <w:tcPrChange w:id="5537" w:author="paulac" w:date="2013-10-10T11:23:00Z">
              <w:tcPr>
                <w:tcW w:w="3118" w:type="dxa"/>
                <w:gridSpan w:val="2"/>
              </w:tcPr>
            </w:tcPrChange>
          </w:tcPr>
          <w:p w:rsidR="00E21426" w:rsidRDefault="000D0864">
            <w:pPr>
              <w:jc w:val="left"/>
              <w:rPr>
                <w:ins w:id="5538" w:author="paulac" w:date="2013-10-08T15:45:00Z"/>
                <w:rFonts w:eastAsiaTheme="minorHAnsi"/>
                <w:bCs w:val="0"/>
                <w:szCs w:val="22"/>
                <w:lang w:val="ca-ES" w:eastAsia="en-US"/>
                <w:rPrChange w:id="5539" w:author="paulac" w:date="2013-10-14T16:17:00Z">
                  <w:rPr>
                    <w:ins w:id="5540" w:author="paulac" w:date="2013-10-08T15:45:00Z"/>
                    <w:rFonts w:eastAsiaTheme="minorHAnsi"/>
                    <w:b w:val="0"/>
                    <w:bCs w:val="0"/>
                    <w:szCs w:val="22"/>
                    <w:lang w:val="ca-ES" w:eastAsia="en-US"/>
                  </w:rPr>
                </w:rPrChange>
              </w:rPr>
              <w:pPrChange w:id="5541" w:author="paulac" w:date="2013-10-08T15:46:00Z">
                <w:pPr>
                  <w:spacing w:after="200" w:line="276" w:lineRule="auto"/>
                  <w:jc w:val="left"/>
                </w:pPr>
              </w:pPrChange>
            </w:pPr>
            <w:ins w:id="5542" w:author="paulac" w:date="2013-10-08T15:45:00Z">
              <w:r w:rsidRPr="000D0864">
                <w:rPr>
                  <w:rPrChange w:id="5543" w:author="paulac" w:date="2013-10-14T16:17:00Z">
                    <w:rPr>
                      <w:color w:val="0000FF" w:themeColor="hyperlink"/>
                      <w:u w:val="single"/>
                    </w:rPr>
                  </w:rPrChange>
                </w:rPr>
                <w:t>varDocumentIdiomaDocument</w:t>
              </w:r>
            </w:ins>
          </w:p>
        </w:tc>
        <w:tc>
          <w:tcPr>
            <w:tcW w:w="4820" w:type="dxa"/>
            <w:gridSpan w:val="2"/>
            <w:tcPrChange w:id="5544" w:author="paulac" w:date="2013-10-10T11:23:00Z">
              <w:tcPr>
                <w:tcW w:w="4820" w:type="dxa"/>
                <w:gridSpan w:val="3"/>
              </w:tcPr>
            </w:tcPrChange>
          </w:tcPr>
          <w:p w:rsidR="00E21426" w:rsidRDefault="00094FB4">
            <w:pPr>
              <w:jc w:val="left"/>
              <w:cnfStyle w:val="000000000000"/>
              <w:rPr>
                <w:ins w:id="5545" w:author="paulac" w:date="2013-10-08T15:45:00Z"/>
                <w:rFonts w:eastAsiaTheme="minorHAnsi"/>
                <w:szCs w:val="22"/>
                <w:lang w:val="ca-ES" w:eastAsia="en-US"/>
              </w:rPr>
              <w:pPrChange w:id="5546" w:author="paulac" w:date="2013-10-08T15:46:00Z">
                <w:pPr>
                  <w:spacing w:after="200" w:line="276" w:lineRule="auto"/>
                  <w:jc w:val="left"/>
                  <w:cnfStyle w:val="000000000000"/>
                </w:pPr>
              </w:pPrChange>
            </w:pPr>
            <w:ins w:id="5547" w:author="paulac" w:date="2013-10-08T15:45:00Z">
              <w:r w:rsidRPr="00CE5945">
                <w:t xml:space="preserve">Variable que conté </w:t>
              </w:r>
              <w:r>
                <w:t>l’idioma del document</w:t>
              </w:r>
            </w:ins>
          </w:p>
        </w:tc>
      </w:tr>
      <w:tr w:rsidR="00094FB4" w:rsidRPr="00CE5945" w:rsidTr="00FB7BE1">
        <w:trPr>
          <w:cnfStyle w:val="000000100000"/>
          <w:trHeight w:val="397"/>
          <w:ins w:id="5548" w:author="paulac" w:date="2013-10-08T15:45:00Z"/>
          <w:trPrChange w:id="5549" w:author="paulac" w:date="2013-10-10T11:23:00Z">
            <w:trPr>
              <w:gridBefore w:val="1"/>
              <w:trHeight w:val="397"/>
            </w:trPr>
          </w:trPrChange>
        </w:trPr>
        <w:tc>
          <w:tcPr>
            <w:cnfStyle w:val="001000000000"/>
            <w:tcW w:w="3118" w:type="dxa"/>
            <w:tcPrChange w:id="5550" w:author="paulac" w:date="2013-10-10T11:23:00Z">
              <w:tcPr>
                <w:tcW w:w="3118" w:type="dxa"/>
                <w:gridSpan w:val="2"/>
              </w:tcPr>
            </w:tcPrChange>
          </w:tcPr>
          <w:p w:rsidR="00E21426" w:rsidRDefault="000D0864">
            <w:pPr>
              <w:jc w:val="left"/>
              <w:cnfStyle w:val="001000100000"/>
              <w:rPr>
                <w:ins w:id="5551" w:author="paulac" w:date="2013-10-08T15:45:00Z"/>
                <w:rFonts w:eastAsiaTheme="minorHAnsi"/>
                <w:bCs w:val="0"/>
                <w:szCs w:val="22"/>
                <w:lang w:val="ca-ES" w:eastAsia="en-US"/>
                <w:rPrChange w:id="5552" w:author="paulac" w:date="2013-10-14T16:17:00Z">
                  <w:rPr>
                    <w:ins w:id="5553" w:author="paulac" w:date="2013-10-08T15:45:00Z"/>
                    <w:rFonts w:eastAsiaTheme="minorHAnsi"/>
                    <w:b w:val="0"/>
                    <w:bCs w:val="0"/>
                    <w:szCs w:val="22"/>
                    <w:lang w:val="ca-ES" w:eastAsia="en-US"/>
                  </w:rPr>
                </w:rPrChange>
              </w:rPr>
              <w:pPrChange w:id="5554" w:author="paulac" w:date="2013-10-08T15:46:00Z">
                <w:pPr>
                  <w:spacing w:after="200" w:line="276" w:lineRule="auto"/>
                  <w:jc w:val="left"/>
                  <w:cnfStyle w:val="001000100000"/>
                </w:pPr>
              </w:pPrChange>
            </w:pPr>
            <w:ins w:id="5555" w:author="paulac" w:date="2013-10-08T15:45:00Z">
              <w:r w:rsidRPr="000D0864">
                <w:rPr>
                  <w:rPrChange w:id="5556" w:author="paulac" w:date="2013-10-14T16:17:00Z">
                    <w:rPr>
                      <w:color w:val="0000FF" w:themeColor="hyperlink"/>
                      <w:u w:val="single"/>
                    </w:rPr>
                  </w:rPrChange>
                </w:rPr>
                <w:t>documentIdiomaExtracte</w:t>
              </w:r>
            </w:ins>
          </w:p>
        </w:tc>
        <w:tc>
          <w:tcPr>
            <w:tcW w:w="4820" w:type="dxa"/>
            <w:gridSpan w:val="2"/>
            <w:tcPrChange w:id="5557" w:author="paulac" w:date="2013-10-10T11:23:00Z">
              <w:tcPr>
                <w:tcW w:w="4820" w:type="dxa"/>
                <w:gridSpan w:val="3"/>
              </w:tcPr>
            </w:tcPrChange>
          </w:tcPr>
          <w:p w:rsidR="00E21426" w:rsidRDefault="00094FB4">
            <w:pPr>
              <w:jc w:val="left"/>
              <w:cnfStyle w:val="000000100000"/>
              <w:rPr>
                <w:ins w:id="5558" w:author="paulac" w:date="2013-10-08T15:45:00Z"/>
                <w:rFonts w:eastAsiaTheme="minorHAnsi"/>
                <w:szCs w:val="22"/>
                <w:lang w:val="ca-ES" w:eastAsia="en-US"/>
              </w:rPr>
              <w:pPrChange w:id="5559" w:author="paulac" w:date="2013-10-08T15:46:00Z">
                <w:pPr>
                  <w:spacing w:after="200" w:line="276" w:lineRule="auto"/>
                  <w:jc w:val="left"/>
                  <w:cnfStyle w:val="000000100000"/>
                </w:pPr>
              </w:pPrChange>
            </w:pPr>
            <w:ins w:id="5560" w:author="paulac" w:date="2013-10-08T15:45:00Z">
              <w:r>
                <w:t>Idioma de l’extracte</w:t>
              </w:r>
            </w:ins>
          </w:p>
        </w:tc>
      </w:tr>
      <w:tr w:rsidR="00094FB4" w:rsidRPr="00CE5945" w:rsidTr="00FB7BE1">
        <w:trPr>
          <w:trHeight w:val="397"/>
          <w:ins w:id="5561" w:author="paulac" w:date="2013-10-08T15:45:00Z"/>
          <w:trPrChange w:id="5562" w:author="paulac" w:date="2013-10-10T11:23:00Z">
            <w:trPr>
              <w:gridBefore w:val="1"/>
              <w:trHeight w:val="397"/>
            </w:trPr>
          </w:trPrChange>
        </w:trPr>
        <w:tc>
          <w:tcPr>
            <w:cnfStyle w:val="001000000000"/>
            <w:tcW w:w="3118" w:type="dxa"/>
            <w:tcPrChange w:id="5563" w:author="paulac" w:date="2013-10-10T11:23:00Z">
              <w:tcPr>
                <w:tcW w:w="3118" w:type="dxa"/>
                <w:gridSpan w:val="2"/>
              </w:tcPr>
            </w:tcPrChange>
          </w:tcPr>
          <w:p w:rsidR="00E21426" w:rsidRDefault="000D0864">
            <w:pPr>
              <w:jc w:val="left"/>
              <w:rPr>
                <w:ins w:id="5564" w:author="paulac" w:date="2013-10-08T15:45:00Z"/>
                <w:rFonts w:eastAsiaTheme="minorHAnsi"/>
                <w:bCs w:val="0"/>
                <w:szCs w:val="22"/>
                <w:lang w:val="ca-ES" w:eastAsia="en-US"/>
                <w:rPrChange w:id="5565" w:author="paulac" w:date="2013-10-14T16:17:00Z">
                  <w:rPr>
                    <w:ins w:id="5566" w:author="paulac" w:date="2013-10-08T15:45:00Z"/>
                    <w:rFonts w:eastAsiaTheme="minorHAnsi"/>
                    <w:b w:val="0"/>
                    <w:bCs w:val="0"/>
                    <w:szCs w:val="22"/>
                    <w:lang w:val="ca-ES" w:eastAsia="en-US"/>
                  </w:rPr>
                </w:rPrChange>
              </w:rPr>
              <w:pPrChange w:id="5567" w:author="paulac" w:date="2013-10-08T15:46:00Z">
                <w:pPr>
                  <w:spacing w:after="200" w:line="276" w:lineRule="auto"/>
                  <w:jc w:val="left"/>
                </w:pPr>
              </w:pPrChange>
            </w:pPr>
            <w:ins w:id="5568" w:author="paulac" w:date="2013-10-08T15:45:00Z">
              <w:r w:rsidRPr="000D0864">
                <w:rPr>
                  <w:rPrChange w:id="5569" w:author="paulac" w:date="2013-10-14T16:17:00Z">
                    <w:rPr>
                      <w:color w:val="0000FF" w:themeColor="hyperlink"/>
                      <w:u w:val="single"/>
                    </w:rPr>
                  </w:rPrChange>
                </w:rPr>
                <w:t>varDocumentIdiomaExtracte</w:t>
              </w:r>
            </w:ins>
          </w:p>
        </w:tc>
        <w:tc>
          <w:tcPr>
            <w:tcW w:w="4820" w:type="dxa"/>
            <w:gridSpan w:val="2"/>
            <w:tcPrChange w:id="5570" w:author="paulac" w:date="2013-10-10T11:23:00Z">
              <w:tcPr>
                <w:tcW w:w="4820" w:type="dxa"/>
                <w:gridSpan w:val="3"/>
              </w:tcPr>
            </w:tcPrChange>
          </w:tcPr>
          <w:p w:rsidR="00E21426" w:rsidRDefault="00094FB4">
            <w:pPr>
              <w:jc w:val="left"/>
              <w:cnfStyle w:val="000000000000"/>
              <w:rPr>
                <w:ins w:id="5571" w:author="paulac" w:date="2013-10-08T15:45:00Z"/>
                <w:rFonts w:eastAsiaTheme="minorHAnsi"/>
                <w:szCs w:val="22"/>
                <w:lang w:val="ca-ES" w:eastAsia="en-US"/>
              </w:rPr>
              <w:pPrChange w:id="5572" w:author="paulac" w:date="2013-10-08T15:46:00Z">
                <w:pPr>
                  <w:spacing w:after="200" w:line="276" w:lineRule="auto"/>
                  <w:jc w:val="left"/>
                  <w:cnfStyle w:val="000000000000"/>
                </w:pPr>
              </w:pPrChange>
            </w:pPr>
            <w:ins w:id="5573" w:author="paulac" w:date="2013-10-08T15:45:00Z">
              <w:r w:rsidRPr="00CE5945">
                <w:t xml:space="preserve">Variable que conté </w:t>
              </w:r>
              <w:r>
                <w:t>l’idioma de l’extracte</w:t>
              </w:r>
            </w:ins>
          </w:p>
        </w:tc>
      </w:tr>
      <w:tr w:rsidR="00094FB4" w:rsidRPr="00CE5945" w:rsidTr="00FB7BE1">
        <w:trPr>
          <w:cnfStyle w:val="000000100000"/>
          <w:trHeight w:val="397"/>
          <w:ins w:id="5574" w:author="paulac" w:date="2013-10-08T15:45:00Z"/>
          <w:trPrChange w:id="5575" w:author="paulac" w:date="2013-10-10T11:23:00Z">
            <w:trPr>
              <w:gridBefore w:val="1"/>
              <w:trHeight w:val="397"/>
            </w:trPr>
          </w:trPrChange>
        </w:trPr>
        <w:tc>
          <w:tcPr>
            <w:cnfStyle w:val="001000000000"/>
            <w:tcW w:w="3118" w:type="dxa"/>
            <w:tcPrChange w:id="5576" w:author="paulac" w:date="2013-10-10T11:23:00Z">
              <w:tcPr>
                <w:tcW w:w="3118" w:type="dxa"/>
                <w:gridSpan w:val="2"/>
              </w:tcPr>
            </w:tcPrChange>
          </w:tcPr>
          <w:p w:rsidR="00E21426" w:rsidRDefault="000D0864">
            <w:pPr>
              <w:jc w:val="left"/>
              <w:cnfStyle w:val="001000100000"/>
              <w:rPr>
                <w:ins w:id="5577" w:author="paulac" w:date="2013-10-08T15:45:00Z"/>
                <w:rFonts w:eastAsiaTheme="minorHAnsi"/>
                <w:bCs w:val="0"/>
                <w:szCs w:val="22"/>
                <w:lang w:val="ca-ES" w:eastAsia="en-US"/>
                <w:rPrChange w:id="5578" w:author="paulac" w:date="2013-10-14T16:17:00Z">
                  <w:rPr>
                    <w:ins w:id="5579" w:author="paulac" w:date="2013-10-08T15:45:00Z"/>
                    <w:rFonts w:eastAsiaTheme="minorHAnsi"/>
                    <w:b w:val="0"/>
                    <w:bCs w:val="0"/>
                    <w:szCs w:val="22"/>
                    <w:lang w:val="ca-ES" w:eastAsia="en-US"/>
                  </w:rPr>
                </w:rPrChange>
              </w:rPr>
              <w:pPrChange w:id="5580" w:author="paulac" w:date="2013-10-08T15:46:00Z">
                <w:pPr>
                  <w:spacing w:after="200" w:line="276" w:lineRule="auto"/>
                  <w:jc w:val="left"/>
                  <w:cnfStyle w:val="001000100000"/>
                </w:pPr>
              </w:pPrChange>
            </w:pPr>
            <w:ins w:id="5581" w:author="paulac" w:date="2013-10-08T15:45:00Z">
              <w:r w:rsidRPr="000D0864">
                <w:rPr>
                  <w:rPrChange w:id="5582" w:author="paulac" w:date="2013-10-14T16:17:00Z">
                    <w:rPr>
                      <w:color w:val="0000FF" w:themeColor="hyperlink"/>
                      <w:u w:val="single"/>
                    </w:rPr>
                  </w:rPrChange>
                </w:rPr>
                <w:t>varDocument</w:t>
              </w:r>
            </w:ins>
          </w:p>
        </w:tc>
        <w:tc>
          <w:tcPr>
            <w:tcW w:w="4820" w:type="dxa"/>
            <w:gridSpan w:val="2"/>
            <w:tcPrChange w:id="5583" w:author="paulac" w:date="2013-10-10T11:23:00Z">
              <w:tcPr>
                <w:tcW w:w="4820" w:type="dxa"/>
                <w:gridSpan w:val="3"/>
              </w:tcPr>
            </w:tcPrChange>
          </w:tcPr>
          <w:p w:rsidR="00E21426" w:rsidRDefault="00094FB4">
            <w:pPr>
              <w:jc w:val="left"/>
              <w:cnfStyle w:val="000000100000"/>
              <w:rPr>
                <w:ins w:id="5584" w:author="paulac" w:date="2013-10-08T15:45:00Z"/>
                <w:rFonts w:eastAsiaTheme="minorHAnsi"/>
                <w:szCs w:val="22"/>
                <w:lang w:val="ca-ES" w:eastAsia="en-US"/>
              </w:rPr>
              <w:pPrChange w:id="5585" w:author="paulac" w:date="2013-10-08T15:46:00Z">
                <w:pPr>
                  <w:spacing w:after="200" w:line="276" w:lineRule="auto"/>
                  <w:jc w:val="left"/>
                  <w:cnfStyle w:val="000000100000"/>
                </w:pPr>
              </w:pPrChange>
            </w:pPr>
            <w:ins w:id="5586" w:author="paulac" w:date="2013-10-08T15:45:00Z">
              <w:r>
                <w:t>Codi del document que es vol registrar</w:t>
              </w:r>
            </w:ins>
          </w:p>
        </w:tc>
      </w:tr>
      <w:tr w:rsidR="00094FB4" w:rsidRPr="00CE5945" w:rsidTr="00FB7BE1">
        <w:trPr>
          <w:trHeight w:val="397"/>
          <w:ins w:id="5587" w:author="paulac" w:date="2013-10-08T15:45:00Z"/>
          <w:trPrChange w:id="5588" w:author="paulac" w:date="2013-10-10T11:23:00Z">
            <w:trPr>
              <w:gridBefore w:val="1"/>
              <w:trHeight w:val="397"/>
            </w:trPr>
          </w:trPrChange>
        </w:trPr>
        <w:tc>
          <w:tcPr>
            <w:cnfStyle w:val="001000000000"/>
            <w:tcW w:w="3118" w:type="dxa"/>
            <w:tcPrChange w:id="5589" w:author="paulac" w:date="2013-10-10T11:23:00Z">
              <w:tcPr>
                <w:tcW w:w="3118" w:type="dxa"/>
                <w:gridSpan w:val="2"/>
              </w:tcPr>
            </w:tcPrChange>
          </w:tcPr>
          <w:p w:rsidR="00E21426" w:rsidRDefault="000D0864">
            <w:pPr>
              <w:jc w:val="left"/>
              <w:rPr>
                <w:ins w:id="5590" w:author="paulac" w:date="2013-10-08T15:45:00Z"/>
                <w:rFonts w:eastAsiaTheme="minorHAnsi"/>
                <w:bCs w:val="0"/>
                <w:szCs w:val="22"/>
                <w:lang w:val="ca-ES" w:eastAsia="en-US"/>
                <w:rPrChange w:id="5591" w:author="paulac" w:date="2013-10-14T16:17:00Z">
                  <w:rPr>
                    <w:ins w:id="5592" w:author="paulac" w:date="2013-10-08T15:45:00Z"/>
                    <w:rFonts w:eastAsiaTheme="minorHAnsi"/>
                    <w:b w:val="0"/>
                    <w:bCs w:val="0"/>
                    <w:szCs w:val="22"/>
                    <w:lang w:val="ca-ES" w:eastAsia="en-US"/>
                  </w:rPr>
                </w:rPrChange>
              </w:rPr>
              <w:pPrChange w:id="5593" w:author="paulac" w:date="2013-10-08T15:46:00Z">
                <w:pPr>
                  <w:spacing w:after="200" w:line="276" w:lineRule="auto"/>
                  <w:jc w:val="left"/>
                </w:pPr>
              </w:pPrChange>
            </w:pPr>
            <w:ins w:id="5594" w:author="paulac" w:date="2013-10-08T15:45:00Z">
              <w:r w:rsidRPr="000D0864">
                <w:rPr>
                  <w:rPrChange w:id="5595" w:author="paulac" w:date="2013-10-14T16:17:00Z">
                    <w:rPr>
                      <w:color w:val="0000FF" w:themeColor="hyperlink"/>
                      <w:u w:val="single"/>
                    </w:rPr>
                  </w:rPrChange>
                </w:rPr>
                <w:t>varNumeroRegistre</w:t>
              </w:r>
            </w:ins>
          </w:p>
        </w:tc>
        <w:tc>
          <w:tcPr>
            <w:tcW w:w="4820" w:type="dxa"/>
            <w:gridSpan w:val="2"/>
            <w:tcPrChange w:id="5596" w:author="paulac" w:date="2013-10-10T11:23:00Z">
              <w:tcPr>
                <w:tcW w:w="4820" w:type="dxa"/>
                <w:gridSpan w:val="3"/>
              </w:tcPr>
            </w:tcPrChange>
          </w:tcPr>
          <w:p w:rsidR="00E21426" w:rsidRDefault="00094FB4">
            <w:pPr>
              <w:jc w:val="left"/>
              <w:cnfStyle w:val="000000000000"/>
              <w:rPr>
                <w:ins w:id="5597" w:author="paulac" w:date="2013-10-08T15:45:00Z"/>
                <w:rFonts w:eastAsiaTheme="minorHAnsi"/>
                <w:szCs w:val="22"/>
                <w:lang w:val="ca-ES" w:eastAsia="en-US"/>
              </w:rPr>
              <w:pPrChange w:id="5598" w:author="paulac" w:date="2013-10-08T15:46:00Z">
                <w:pPr>
                  <w:spacing w:after="200" w:line="276" w:lineRule="auto"/>
                  <w:jc w:val="left"/>
                  <w:cnfStyle w:val="000000000000"/>
                </w:pPr>
              </w:pPrChange>
            </w:pPr>
            <w:ins w:id="5599" w:author="paulac" w:date="2013-10-08T15:45:00Z">
              <w:r w:rsidRPr="00CE5945">
                <w:t xml:space="preserve">Variable </w:t>
              </w:r>
              <w:r>
                <w:t>per guardar el número de registre</w:t>
              </w:r>
            </w:ins>
          </w:p>
        </w:tc>
      </w:tr>
      <w:tr w:rsidR="00094FB4" w:rsidRPr="00CE5945" w:rsidTr="00FB7BE1">
        <w:trPr>
          <w:cnfStyle w:val="000000100000"/>
          <w:trHeight w:val="397"/>
          <w:ins w:id="5600" w:author="paulac" w:date="2013-10-08T15:45:00Z"/>
          <w:trPrChange w:id="5601" w:author="paulac" w:date="2013-10-10T11:23:00Z">
            <w:trPr>
              <w:gridBefore w:val="1"/>
              <w:trHeight w:val="397"/>
            </w:trPr>
          </w:trPrChange>
        </w:trPr>
        <w:tc>
          <w:tcPr>
            <w:cnfStyle w:val="001000000000"/>
            <w:tcW w:w="3118" w:type="dxa"/>
            <w:tcPrChange w:id="5602" w:author="paulac" w:date="2013-10-10T11:23:00Z">
              <w:tcPr>
                <w:tcW w:w="3118" w:type="dxa"/>
                <w:gridSpan w:val="2"/>
              </w:tcPr>
            </w:tcPrChange>
          </w:tcPr>
          <w:p w:rsidR="00E21426" w:rsidRDefault="000D0864">
            <w:pPr>
              <w:jc w:val="left"/>
              <w:cnfStyle w:val="001000100000"/>
              <w:rPr>
                <w:ins w:id="5603" w:author="paulac" w:date="2013-10-08T15:45:00Z"/>
                <w:rFonts w:eastAsiaTheme="minorHAnsi"/>
                <w:bCs w:val="0"/>
                <w:szCs w:val="22"/>
                <w:lang w:val="ca-ES" w:eastAsia="en-US"/>
                <w:rPrChange w:id="5604" w:author="paulac" w:date="2013-10-14T16:17:00Z">
                  <w:rPr>
                    <w:ins w:id="5605" w:author="paulac" w:date="2013-10-08T15:45:00Z"/>
                    <w:rFonts w:eastAsiaTheme="minorHAnsi"/>
                    <w:b w:val="0"/>
                    <w:bCs w:val="0"/>
                    <w:szCs w:val="22"/>
                    <w:lang w:val="ca-ES" w:eastAsia="en-US"/>
                  </w:rPr>
                </w:rPrChange>
              </w:rPr>
              <w:pPrChange w:id="5606" w:author="paulac" w:date="2013-10-08T15:46:00Z">
                <w:pPr>
                  <w:spacing w:after="200" w:line="276" w:lineRule="auto"/>
                  <w:jc w:val="left"/>
                  <w:cnfStyle w:val="001000100000"/>
                </w:pPr>
              </w:pPrChange>
            </w:pPr>
            <w:ins w:id="5607" w:author="paulac" w:date="2013-10-08T15:45:00Z">
              <w:r w:rsidRPr="000D0864">
                <w:rPr>
                  <w:rPrChange w:id="5608" w:author="paulac" w:date="2013-10-14T16:17:00Z">
                    <w:rPr>
                      <w:color w:val="0000FF" w:themeColor="hyperlink"/>
                      <w:u w:val="single"/>
                    </w:rPr>
                  </w:rPrChange>
                </w:rPr>
                <w:t>varNumeroAnyRegistre</w:t>
              </w:r>
            </w:ins>
          </w:p>
        </w:tc>
        <w:tc>
          <w:tcPr>
            <w:tcW w:w="4820" w:type="dxa"/>
            <w:gridSpan w:val="2"/>
            <w:tcPrChange w:id="5609" w:author="paulac" w:date="2013-10-10T11:23:00Z">
              <w:tcPr>
                <w:tcW w:w="4820" w:type="dxa"/>
                <w:gridSpan w:val="3"/>
              </w:tcPr>
            </w:tcPrChange>
          </w:tcPr>
          <w:p w:rsidR="00E21426" w:rsidRDefault="00094FB4">
            <w:pPr>
              <w:jc w:val="left"/>
              <w:cnfStyle w:val="000000100000"/>
              <w:rPr>
                <w:ins w:id="5610" w:author="paulac" w:date="2013-10-08T15:45:00Z"/>
                <w:rFonts w:eastAsiaTheme="minorHAnsi"/>
                <w:szCs w:val="22"/>
                <w:lang w:val="ca-ES" w:eastAsia="en-US"/>
              </w:rPr>
              <w:pPrChange w:id="5611" w:author="paulac" w:date="2013-10-08T15:46:00Z">
                <w:pPr>
                  <w:spacing w:after="200" w:line="276" w:lineRule="auto"/>
                  <w:jc w:val="left"/>
                  <w:cnfStyle w:val="000000100000"/>
                </w:pPr>
              </w:pPrChange>
            </w:pPr>
            <w:ins w:id="5612" w:author="paulac" w:date="2013-10-08T15:45:00Z">
              <w:r w:rsidRPr="00CE5945">
                <w:t xml:space="preserve">Variable </w:t>
              </w:r>
              <w:r>
                <w:t>per guardar el número i l’any de registre</w:t>
              </w:r>
            </w:ins>
          </w:p>
        </w:tc>
      </w:tr>
      <w:tr w:rsidR="00094FB4" w:rsidRPr="00CE5945" w:rsidTr="00FB7BE1">
        <w:trPr>
          <w:trHeight w:val="397"/>
          <w:ins w:id="5613" w:author="paulac" w:date="2013-10-08T15:45:00Z"/>
          <w:trPrChange w:id="5614" w:author="paulac" w:date="2013-10-10T11:23:00Z">
            <w:trPr>
              <w:gridBefore w:val="1"/>
              <w:trHeight w:val="397"/>
            </w:trPr>
          </w:trPrChange>
        </w:trPr>
        <w:tc>
          <w:tcPr>
            <w:cnfStyle w:val="001000000000"/>
            <w:tcW w:w="3118" w:type="dxa"/>
            <w:tcPrChange w:id="5615" w:author="paulac" w:date="2013-10-10T11:23:00Z">
              <w:tcPr>
                <w:tcW w:w="3118" w:type="dxa"/>
                <w:gridSpan w:val="2"/>
              </w:tcPr>
            </w:tcPrChange>
          </w:tcPr>
          <w:p w:rsidR="00E21426" w:rsidRDefault="000D0864">
            <w:pPr>
              <w:jc w:val="left"/>
              <w:rPr>
                <w:ins w:id="5616" w:author="paulac" w:date="2013-10-08T15:45:00Z"/>
                <w:rFonts w:eastAsiaTheme="minorHAnsi"/>
                <w:bCs w:val="0"/>
                <w:szCs w:val="22"/>
                <w:lang w:val="ca-ES" w:eastAsia="en-US"/>
                <w:rPrChange w:id="5617" w:author="paulac" w:date="2013-10-14T16:17:00Z">
                  <w:rPr>
                    <w:ins w:id="5618" w:author="paulac" w:date="2013-10-08T15:45:00Z"/>
                    <w:rFonts w:eastAsiaTheme="minorHAnsi"/>
                    <w:b w:val="0"/>
                    <w:bCs w:val="0"/>
                    <w:szCs w:val="22"/>
                    <w:highlight w:val="yellow"/>
                    <w:lang w:val="ca-ES" w:eastAsia="en-US"/>
                  </w:rPr>
                </w:rPrChange>
              </w:rPr>
              <w:pPrChange w:id="5619" w:author="paulac" w:date="2013-10-08T15:46:00Z">
                <w:pPr>
                  <w:spacing w:after="200" w:line="276" w:lineRule="auto"/>
                  <w:jc w:val="left"/>
                </w:pPr>
              </w:pPrChange>
            </w:pPr>
            <w:ins w:id="5620" w:author="paulac" w:date="2013-10-08T15:45:00Z">
              <w:r w:rsidRPr="000D0864">
                <w:rPr>
                  <w:rPrChange w:id="5621" w:author="paulac" w:date="2013-10-14T16:17:00Z">
                    <w:rPr>
                      <w:color w:val="0000FF" w:themeColor="hyperlink"/>
                      <w:highlight w:val="yellow"/>
                      <w:u w:val="single"/>
                    </w:rPr>
                  </w:rPrChange>
                </w:rPr>
                <w:t>varDataRegistre</w:t>
              </w:r>
            </w:ins>
          </w:p>
        </w:tc>
        <w:tc>
          <w:tcPr>
            <w:tcW w:w="4820" w:type="dxa"/>
            <w:gridSpan w:val="2"/>
            <w:tcPrChange w:id="5622" w:author="paulac" w:date="2013-10-10T11:23:00Z">
              <w:tcPr>
                <w:tcW w:w="4820" w:type="dxa"/>
                <w:gridSpan w:val="3"/>
              </w:tcPr>
            </w:tcPrChange>
          </w:tcPr>
          <w:p w:rsidR="00E21426" w:rsidRDefault="000D0864">
            <w:pPr>
              <w:jc w:val="left"/>
              <w:cnfStyle w:val="000000000000"/>
              <w:rPr>
                <w:ins w:id="5623" w:author="paulac" w:date="2013-10-08T15:45:00Z"/>
                <w:rFonts w:eastAsiaTheme="minorHAnsi"/>
                <w:szCs w:val="22"/>
                <w:lang w:val="ca-ES" w:eastAsia="en-US"/>
              </w:rPr>
              <w:pPrChange w:id="5624" w:author="paulac" w:date="2013-10-14T13:30:00Z">
                <w:pPr>
                  <w:spacing w:after="200" w:line="276" w:lineRule="auto"/>
                  <w:jc w:val="left"/>
                  <w:cnfStyle w:val="000000000000"/>
                </w:pPr>
              </w:pPrChange>
            </w:pPr>
            <w:ins w:id="5625" w:author="paulac" w:date="2013-10-08T15:45:00Z">
              <w:r w:rsidRPr="000D0864">
                <w:rPr>
                  <w:rPrChange w:id="5626" w:author="paulac" w:date="2013-10-14T13:30:00Z">
                    <w:rPr>
                      <w:color w:val="0000FF" w:themeColor="hyperlink"/>
                      <w:highlight w:val="yellow"/>
                      <w:u w:val="single"/>
                    </w:rPr>
                  </w:rPrChange>
                </w:rPr>
                <w:t xml:space="preserve">Variable que conté la data </w:t>
              </w:r>
            </w:ins>
            <w:ins w:id="5627" w:author="paulac" w:date="2013-10-14T13:30:00Z">
              <w:r w:rsidRPr="000D0864">
                <w:rPr>
                  <w:rPrChange w:id="5628" w:author="paulac" w:date="2013-10-14T13:30:00Z">
                    <w:rPr>
                      <w:color w:val="0000FF" w:themeColor="hyperlink"/>
                      <w:highlight w:val="yellow"/>
                      <w:u w:val="single"/>
                    </w:rPr>
                  </w:rPrChange>
                </w:rPr>
                <w:t xml:space="preserve">amb la què registrar </w:t>
              </w:r>
            </w:ins>
            <w:ins w:id="5629" w:author="paulac" w:date="2013-10-08T15:47:00Z">
              <w:r w:rsidRPr="000D0864">
                <w:rPr>
                  <w:rPrChange w:id="5630" w:author="paulac" w:date="2013-10-14T13:30:00Z">
                    <w:rPr>
                      <w:color w:val="0000FF" w:themeColor="hyperlink"/>
                      <w:highlight w:val="yellow"/>
                      <w:u w:val="single"/>
                    </w:rPr>
                  </w:rPrChange>
                </w:rPr>
                <w:t>la sortida</w:t>
              </w:r>
            </w:ins>
          </w:p>
        </w:tc>
      </w:tr>
      <w:tr w:rsidR="00094FB4" w:rsidRPr="00CE5945" w:rsidTr="00FB7BE1">
        <w:trPr>
          <w:cnfStyle w:val="000000100000"/>
          <w:trHeight w:val="397"/>
          <w:ins w:id="5631" w:author="paulac" w:date="2013-10-08T15:45:00Z"/>
          <w:trPrChange w:id="5632" w:author="paulac" w:date="2013-10-10T11:23:00Z">
            <w:trPr>
              <w:gridBefore w:val="1"/>
              <w:trHeight w:val="397"/>
            </w:trPr>
          </w:trPrChange>
        </w:trPr>
        <w:tc>
          <w:tcPr>
            <w:cnfStyle w:val="001000000000"/>
            <w:tcW w:w="3118" w:type="dxa"/>
            <w:tcPrChange w:id="5633" w:author="paulac" w:date="2013-10-10T11:23:00Z">
              <w:tcPr>
                <w:tcW w:w="3118" w:type="dxa"/>
                <w:gridSpan w:val="2"/>
              </w:tcPr>
            </w:tcPrChange>
          </w:tcPr>
          <w:p w:rsidR="00E21426" w:rsidRDefault="000D0864">
            <w:pPr>
              <w:jc w:val="left"/>
              <w:cnfStyle w:val="001000100000"/>
              <w:rPr>
                <w:ins w:id="5634" w:author="paulac" w:date="2013-10-08T15:45:00Z"/>
                <w:rFonts w:eastAsiaTheme="minorHAnsi"/>
                <w:bCs w:val="0"/>
                <w:szCs w:val="22"/>
                <w:lang w:val="ca-ES" w:eastAsia="en-US"/>
                <w:rPrChange w:id="5635" w:author="paulac" w:date="2013-10-14T16:17:00Z">
                  <w:rPr>
                    <w:ins w:id="5636" w:author="paulac" w:date="2013-10-08T15:45:00Z"/>
                    <w:rFonts w:eastAsiaTheme="minorHAnsi"/>
                    <w:b w:val="0"/>
                    <w:bCs w:val="0"/>
                    <w:szCs w:val="22"/>
                    <w:lang w:val="ca-ES" w:eastAsia="en-US"/>
                  </w:rPr>
                </w:rPrChange>
              </w:rPr>
              <w:pPrChange w:id="5637" w:author="paulac" w:date="2013-10-08T15:46:00Z">
                <w:pPr>
                  <w:spacing w:after="200" w:line="276" w:lineRule="auto"/>
                  <w:jc w:val="left"/>
                  <w:cnfStyle w:val="001000100000"/>
                </w:pPr>
              </w:pPrChange>
            </w:pPr>
            <w:ins w:id="5638" w:author="paulac" w:date="2013-10-08T15:45:00Z">
              <w:r w:rsidRPr="000D0864">
                <w:rPr>
                  <w:rPrChange w:id="5639" w:author="paulac" w:date="2013-10-14T16:17:00Z">
                    <w:rPr>
                      <w:color w:val="0000FF" w:themeColor="hyperlink"/>
                      <w:u w:val="single"/>
                    </w:rPr>
                  </w:rPrChange>
                </w:rPr>
                <w:t>varData</w:t>
              </w:r>
            </w:ins>
          </w:p>
        </w:tc>
        <w:tc>
          <w:tcPr>
            <w:tcW w:w="4820" w:type="dxa"/>
            <w:gridSpan w:val="2"/>
            <w:tcPrChange w:id="5640" w:author="paulac" w:date="2013-10-10T11:23:00Z">
              <w:tcPr>
                <w:tcW w:w="4820" w:type="dxa"/>
                <w:gridSpan w:val="3"/>
              </w:tcPr>
            </w:tcPrChange>
          </w:tcPr>
          <w:p w:rsidR="00E21426" w:rsidRDefault="00094FB4">
            <w:pPr>
              <w:jc w:val="left"/>
              <w:cnfStyle w:val="000000100000"/>
              <w:rPr>
                <w:ins w:id="5641" w:author="paulac" w:date="2013-10-08T15:45:00Z"/>
                <w:rFonts w:eastAsiaTheme="minorHAnsi"/>
                <w:szCs w:val="22"/>
                <w:lang w:val="ca-ES" w:eastAsia="en-US"/>
              </w:rPr>
              <w:pPrChange w:id="5642" w:author="paulac" w:date="2013-10-14T13:30:00Z">
                <w:pPr>
                  <w:spacing w:after="200" w:line="276" w:lineRule="auto"/>
                  <w:jc w:val="left"/>
                  <w:cnfStyle w:val="000000100000"/>
                </w:pPr>
              </w:pPrChange>
            </w:pPr>
            <w:ins w:id="5643" w:author="paulac" w:date="2013-10-08T15:45:00Z">
              <w:r w:rsidRPr="00CE5945">
                <w:t xml:space="preserve">Variable </w:t>
              </w:r>
            </w:ins>
            <w:ins w:id="5644" w:author="paulac" w:date="2013-10-14T13:30:00Z">
              <w:r w:rsidR="00564981">
                <w:t xml:space="preserve">de retorn </w:t>
              </w:r>
            </w:ins>
            <w:ins w:id="5645" w:author="paulac" w:date="2013-10-08T15:45:00Z">
              <w:r w:rsidRPr="00CE5945">
                <w:t xml:space="preserve">que conté </w:t>
              </w:r>
              <w:r>
                <w:t>la data de</w:t>
              </w:r>
            </w:ins>
            <w:ins w:id="5646" w:author="paulac" w:date="2013-10-14T13:30:00Z">
              <w:r w:rsidR="00564981">
                <w:t xml:space="preserve">l registre </w:t>
              </w:r>
            </w:ins>
            <w:ins w:id="5647" w:author="paulac" w:date="2013-10-08T15:47:00Z">
              <w:r>
                <w:t>la sortida</w:t>
              </w:r>
            </w:ins>
          </w:p>
        </w:tc>
      </w:tr>
      <w:tr w:rsidR="002E6FBB" w:rsidRPr="00332B27" w:rsidDel="00094FB4" w:rsidTr="00FB7BE1">
        <w:tblPrEx>
          <w:tblPrExChange w:id="5648" w:author="paulac" w:date="2013-10-10T11:23:00Z">
            <w:tblPrEx>
              <w:tblW w:w="7860" w:type="dxa"/>
              <w:jc w:val="center"/>
              <w:tblInd w:w="-157"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Ex>
          </w:tblPrExChange>
        </w:tblPrEx>
        <w:trPr>
          <w:trHeight w:val="340"/>
          <w:del w:id="5649" w:author="paulac" w:date="2013-10-08T15:44:00Z"/>
          <w:trPrChange w:id="5650" w:author="paulac" w:date="2013-10-10T11:23:00Z">
            <w:trPr>
              <w:gridAfter w:val="0"/>
              <w:trHeight w:val="340"/>
              <w:jc w:val="center"/>
            </w:trPr>
          </w:trPrChange>
        </w:trPr>
        <w:tc>
          <w:tcPr>
            <w:cnfStyle w:val="001000000000"/>
            <w:tcW w:w="3396" w:type="dxa"/>
            <w:gridSpan w:val="2"/>
            <w:tcPrChange w:id="5651" w:author="paulac" w:date="2013-10-10T11:23:00Z">
              <w:tcPr>
                <w:tcW w:w="3080" w:type="dxa"/>
                <w:gridSpan w:val="2"/>
              </w:tcPr>
            </w:tcPrChange>
          </w:tcPr>
          <w:p w:rsidR="00E21426" w:rsidRDefault="002E6FBB">
            <w:pPr>
              <w:jc w:val="left"/>
              <w:rPr>
                <w:del w:id="5652" w:author="paulac" w:date="2013-10-08T15:44:00Z"/>
                <w:rFonts w:eastAsiaTheme="minorHAnsi"/>
                <w:b w:val="0"/>
                <w:bCs w:val="0"/>
                <w:szCs w:val="22"/>
                <w:lang w:val="ca-ES" w:eastAsia="en-US"/>
              </w:rPr>
              <w:pPrChange w:id="5653" w:author="paulac" w:date="2013-10-08T15:46:00Z">
                <w:pPr>
                  <w:spacing w:after="200" w:line="276" w:lineRule="auto"/>
                </w:pPr>
              </w:pPrChange>
            </w:pPr>
            <w:del w:id="5654" w:author="paulac" w:date="2013-10-08T15:44:00Z">
              <w:r w:rsidRPr="00332B27" w:rsidDel="00094FB4">
                <w:delText>Nom paràmetre</w:delText>
              </w:r>
            </w:del>
          </w:p>
        </w:tc>
        <w:tc>
          <w:tcPr>
            <w:tcW w:w="4542" w:type="dxa"/>
            <w:tcPrChange w:id="5655" w:author="paulac" w:date="2013-10-10T11:23:00Z">
              <w:tcPr>
                <w:tcW w:w="4780" w:type="dxa"/>
                <w:gridSpan w:val="3"/>
              </w:tcPr>
            </w:tcPrChange>
          </w:tcPr>
          <w:p w:rsidR="00E21426" w:rsidRDefault="002E6FBB">
            <w:pPr>
              <w:jc w:val="left"/>
              <w:cnfStyle w:val="000000000000"/>
              <w:rPr>
                <w:del w:id="5656" w:author="paulac" w:date="2013-10-08T15:44:00Z"/>
                <w:rFonts w:eastAsiaTheme="minorHAnsi"/>
                <w:szCs w:val="22"/>
                <w:lang w:val="ca-ES" w:eastAsia="en-US"/>
              </w:rPr>
              <w:pPrChange w:id="5657" w:author="paulac" w:date="2013-10-08T15:46:00Z">
                <w:pPr>
                  <w:spacing w:after="200" w:line="276" w:lineRule="auto"/>
                  <w:cnfStyle w:val="000000000000"/>
                </w:pPr>
              </w:pPrChange>
            </w:pPr>
            <w:del w:id="5658" w:author="paulac" w:date="2013-10-08T15:44:00Z">
              <w:r w:rsidRPr="00332B27" w:rsidDel="00094FB4">
                <w:delText>Descripció</w:delText>
              </w:r>
            </w:del>
          </w:p>
        </w:tc>
      </w:tr>
      <w:tr w:rsidR="002E6FBB" w:rsidRPr="00CE5945" w:rsidDel="00094FB4" w:rsidTr="00FB7BE1">
        <w:tblPrEx>
          <w:tblPrExChange w:id="5659" w:author="paulac" w:date="2013-10-10T11:23:00Z">
            <w:tblPrEx>
              <w:tblW w:w="7860" w:type="dxa"/>
              <w:jc w:val="center"/>
              <w:tblInd w:w="-157"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Ex>
          </w:tblPrExChange>
        </w:tblPrEx>
        <w:trPr>
          <w:cnfStyle w:val="000000100000"/>
          <w:trHeight w:val="397"/>
          <w:del w:id="5660" w:author="paulac" w:date="2013-10-08T15:44:00Z"/>
          <w:trPrChange w:id="5661" w:author="paulac" w:date="2013-10-10T11:23:00Z">
            <w:trPr>
              <w:gridAfter w:val="0"/>
              <w:trHeight w:val="397"/>
              <w:jc w:val="center"/>
            </w:trPr>
          </w:trPrChange>
        </w:trPr>
        <w:tc>
          <w:tcPr>
            <w:cnfStyle w:val="001000000000"/>
            <w:tcW w:w="3396" w:type="dxa"/>
            <w:gridSpan w:val="2"/>
            <w:tcPrChange w:id="5662" w:author="paulac" w:date="2013-10-10T11:23:00Z">
              <w:tcPr>
                <w:tcW w:w="3080" w:type="dxa"/>
                <w:gridSpan w:val="2"/>
                <w:vAlign w:val="center"/>
              </w:tcPr>
            </w:tcPrChange>
          </w:tcPr>
          <w:p w:rsidR="00E21426" w:rsidRDefault="002E6FBB">
            <w:pPr>
              <w:jc w:val="left"/>
              <w:cnfStyle w:val="001000100000"/>
              <w:rPr>
                <w:del w:id="5663" w:author="paulac" w:date="2013-10-08T15:44:00Z"/>
                <w:rFonts w:eastAsiaTheme="minorHAnsi"/>
                <w:b w:val="0"/>
                <w:bCs w:val="0"/>
                <w:szCs w:val="22"/>
                <w:lang w:val="ca-ES" w:eastAsia="en-US"/>
              </w:rPr>
              <w:pPrChange w:id="5664" w:author="paulac" w:date="2013-10-08T15:46:00Z">
                <w:pPr>
                  <w:spacing w:after="200" w:line="276" w:lineRule="auto"/>
                  <w:jc w:val="left"/>
                  <w:cnfStyle w:val="001000100000"/>
                </w:pPr>
              </w:pPrChange>
            </w:pPr>
            <w:del w:id="5665" w:author="paulac" w:date="2013-10-08T15:44:00Z">
              <w:r w:rsidDel="00094FB4">
                <w:rPr>
                  <w:b w:val="0"/>
                  <w:bCs w:val="0"/>
                </w:rPr>
                <w:delText>data</w:delText>
              </w:r>
            </w:del>
          </w:p>
        </w:tc>
        <w:tc>
          <w:tcPr>
            <w:tcW w:w="4542" w:type="dxa"/>
            <w:tcPrChange w:id="5666" w:author="paulac" w:date="2013-10-10T11:23:00Z">
              <w:tcPr>
                <w:tcW w:w="4780" w:type="dxa"/>
                <w:gridSpan w:val="3"/>
                <w:vAlign w:val="center"/>
              </w:tcPr>
            </w:tcPrChange>
          </w:tcPr>
          <w:p w:rsidR="00E21426" w:rsidRDefault="002E6FBB">
            <w:pPr>
              <w:jc w:val="left"/>
              <w:cnfStyle w:val="000000100000"/>
              <w:rPr>
                <w:del w:id="5667" w:author="paulac" w:date="2013-10-08T15:44:00Z"/>
                <w:rFonts w:eastAsiaTheme="minorHAnsi"/>
                <w:szCs w:val="22"/>
                <w:lang w:val="ca-ES" w:eastAsia="en-US"/>
              </w:rPr>
              <w:pPrChange w:id="5668" w:author="paulac" w:date="2013-10-08T15:46:00Z">
                <w:pPr>
                  <w:spacing w:after="200" w:line="276" w:lineRule="auto"/>
                  <w:jc w:val="left"/>
                  <w:cnfStyle w:val="000000100000"/>
                </w:pPr>
              </w:pPrChange>
            </w:pPr>
            <w:del w:id="5669" w:author="paulac" w:date="2013-10-08T15:44:00Z">
              <w:r w:rsidDel="00094FB4">
                <w:delText>Data de la sortida</w:delText>
              </w:r>
            </w:del>
          </w:p>
        </w:tc>
      </w:tr>
      <w:tr w:rsidR="002E6FBB" w:rsidRPr="00CE5945" w:rsidDel="00094FB4" w:rsidTr="00FB7BE1">
        <w:tblPrEx>
          <w:tblPrExChange w:id="5670" w:author="paulac" w:date="2013-10-10T11:23:00Z">
            <w:tblPrEx>
              <w:tblW w:w="7860" w:type="dxa"/>
              <w:jc w:val="center"/>
              <w:tblInd w:w="-157"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Ex>
          </w:tblPrExChange>
        </w:tblPrEx>
        <w:trPr>
          <w:trHeight w:val="397"/>
          <w:del w:id="5671" w:author="paulac" w:date="2013-10-08T15:44:00Z"/>
          <w:trPrChange w:id="5672" w:author="paulac" w:date="2013-10-10T11:23:00Z">
            <w:trPr>
              <w:gridAfter w:val="0"/>
              <w:trHeight w:val="397"/>
              <w:jc w:val="center"/>
            </w:trPr>
          </w:trPrChange>
        </w:trPr>
        <w:tc>
          <w:tcPr>
            <w:cnfStyle w:val="001000000000"/>
            <w:tcW w:w="3396" w:type="dxa"/>
            <w:gridSpan w:val="2"/>
            <w:tcPrChange w:id="5673" w:author="paulac" w:date="2013-10-10T11:23:00Z">
              <w:tcPr>
                <w:tcW w:w="3080" w:type="dxa"/>
                <w:gridSpan w:val="2"/>
                <w:vAlign w:val="center"/>
              </w:tcPr>
            </w:tcPrChange>
          </w:tcPr>
          <w:p w:rsidR="00E21426" w:rsidRDefault="002E6FBB">
            <w:pPr>
              <w:jc w:val="left"/>
              <w:rPr>
                <w:del w:id="5674" w:author="paulac" w:date="2013-10-08T15:44:00Z"/>
                <w:rFonts w:eastAsiaTheme="minorHAnsi"/>
                <w:b w:val="0"/>
                <w:bCs w:val="0"/>
                <w:szCs w:val="22"/>
                <w:lang w:val="ca-ES" w:eastAsia="en-US"/>
              </w:rPr>
              <w:pPrChange w:id="5675" w:author="paulac" w:date="2013-10-08T15:46:00Z">
                <w:pPr>
                  <w:spacing w:after="200" w:line="276" w:lineRule="auto"/>
                  <w:jc w:val="left"/>
                </w:pPr>
              </w:pPrChange>
            </w:pPr>
            <w:del w:id="5676" w:author="paulac" w:date="2013-10-08T15:44:00Z">
              <w:r w:rsidRPr="00CE5945" w:rsidDel="00094FB4">
                <w:rPr>
                  <w:b w:val="0"/>
                  <w:bCs w:val="0"/>
                </w:rPr>
                <w:delText>var</w:delText>
              </w:r>
              <w:r w:rsidDel="00094FB4">
                <w:rPr>
                  <w:b w:val="0"/>
                  <w:bCs w:val="0"/>
                </w:rPr>
                <w:delText>Data</w:delText>
              </w:r>
            </w:del>
          </w:p>
        </w:tc>
        <w:tc>
          <w:tcPr>
            <w:tcW w:w="4542" w:type="dxa"/>
            <w:tcPrChange w:id="5677" w:author="paulac" w:date="2013-10-10T11:23:00Z">
              <w:tcPr>
                <w:tcW w:w="4780" w:type="dxa"/>
                <w:gridSpan w:val="3"/>
                <w:vAlign w:val="center"/>
              </w:tcPr>
            </w:tcPrChange>
          </w:tcPr>
          <w:p w:rsidR="00E21426" w:rsidRDefault="002E6FBB">
            <w:pPr>
              <w:jc w:val="left"/>
              <w:cnfStyle w:val="000000000000"/>
              <w:rPr>
                <w:del w:id="5678" w:author="paulac" w:date="2013-10-08T15:44:00Z"/>
                <w:rFonts w:eastAsiaTheme="minorHAnsi"/>
                <w:szCs w:val="22"/>
                <w:lang w:val="ca-ES" w:eastAsia="en-US"/>
              </w:rPr>
              <w:pPrChange w:id="5679" w:author="paulac" w:date="2013-10-08T15:46:00Z">
                <w:pPr>
                  <w:spacing w:after="200" w:line="276" w:lineRule="auto"/>
                  <w:jc w:val="left"/>
                  <w:cnfStyle w:val="000000000000"/>
                </w:pPr>
              </w:pPrChange>
            </w:pPr>
            <w:del w:id="5680" w:author="paulac" w:date="2013-10-08T15:44:00Z">
              <w:r w:rsidRPr="00CE5945" w:rsidDel="00094FB4">
                <w:delText xml:space="preserve">Variable que conté </w:delText>
              </w:r>
              <w:r w:rsidDel="00094FB4">
                <w:delText>la data de la sortida</w:delText>
              </w:r>
            </w:del>
          </w:p>
        </w:tc>
      </w:tr>
      <w:tr w:rsidR="002E6FBB" w:rsidRPr="00CE5945" w:rsidDel="00094FB4" w:rsidTr="00FB7BE1">
        <w:tblPrEx>
          <w:tblPrExChange w:id="5681" w:author="paulac" w:date="2013-10-10T11:23:00Z">
            <w:tblPrEx>
              <w:tblW w:w="7860" w:type="dxa"/>
              <w:jc w:val="center"/>
              <w:tblInd w:w="-157"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Ex>
          </w:tblPrExChange>
        </w:tblPrEx>
        <w:trPr>
          <w:cnfStyle w:val="000000100000"/>
          <w:trHeight w:val="397"/>
          <w:del w:id="5682" w:author="paulac" w:date="2013-10-08T15:44:00Z"/>
          <w:trPrChange w:id="5683" w:author="paulac" w:date="2013-10-10T11:23:00Z">
            <w:trPr>
              <w:gridAfter w:val="0"/>
              <w:trHeight w:val="397"/>
              <w:jc w:val="center"/>
            </w:trPr>
          </w:trPrChange>
        </w:trPr>
        <w:tc>
          <w:tcPr>
            <w:cnfStyle w:val="001000000000"/>
            <w:tcW w:w="3396" w:type="dxa"/>
            <w:gridSpan w:val="2"/>
            <w:tcPrChange w:id="5684" w:author="paulac" w:date="2013-10-10T11:23:00Z">
              <w:tcPr>
                <w:tcW w:w="3080" w:type="dxa"/>
                <w:gridSpan w:val="2"/>
                <w:vAlign w:val="center"/>
              </w:tcPr>
            </w:tcPrChange>
          </w:tcPr>
          <w:p w:rsidR="00E21426" w:rsidRDefault="002E6FBB">
            <w:pPr>
              <w:jc w:val="left"/>
              <w:cnfStyle w:val="001000100000"/>
              <w:rPr>
                <w:del w:id="5685" w:author="paulac" w:date="2013-10-08T15:44:00Z"/>
                <w:rFonts w:eastAsiaTheme="minorHAnsi"/>
                <w:b w:val="0"/>
                <w:bCs w:val="0"/>
                <w:szCs w:val="22"/>
                <w:lang w:val="ca-ES" w:eastAsia="en-US"/>
              </w:rPr>
              <w:pPrChange w:id="5686" w:author="paulac" w:date="2013-10-08T15:46:00Z">
                <w:pPr>
                  <w:spacing w:after="200" w:line="276" w:lineRule="auto"/>
                  <w:jc w:val="left"/>
                  <w:cnfStyle w:val="001000100000"/>
                </w:pPr>
              </w:pPrChange>
            </w:pPr>
            <w:del w:id="5687" w:author="paulac" w:date="2013-10-08T15:44:00Z">
              <w:r w:rsidDel="00094FB4">
                <w:rPr>
                  <w:b w:val="0"/>
                  <w:bCs w:val="0"/>
                </w:rPr>
                <w:delText>hora</w:delText>
              </w:r>
            </w:del>
          </w:p>
        </w:tc>
        <w:tc>
          <w:tcPr>
            <w:tcW w:w="4542" w:type="dxa"/>
            <w:tcPrChange w:id="5688" w:author="paulac" w:date="2013-10-10T11:23:00Z">
              <w:tcPr>
                <w:tcW w:w="4780" w:type="dxa"/>
                <w:gridSpan w:val="3"/>
                <w:vAlign w:val="center"/>
              </w:tcPr>
            </w:tcPrChange>
          </w:tcPr>
          <w:p w:rsidR="00E21426" w:rsidRDefault="002E6FBB">
            <w:pPr>
              <w:jc w:val="left"/>
              <w:cnfStyle w:val="000000100000"/>
              <w:rPr>
                <w:del w:id="5689" w:author="paulac" w:date="2013-10-08T15:44:00Z"/>
                <w:rFonts w:eastAsiaTheme="minorHAnsi"/>
                <w:szCs w:val="22"/>
                <w:lang w:val="ca-ES" w:eastAsia="en-US"/>
              </w:rPr>
              <w:pPrChange w:id="5690" w:author="paulac" w:date="2013-10-08T15:46:00Z">
                <w:pPr>
                  <w:spacing w:after="200" w:line="276" w:lineRule="auto"/>
                  <w:jc w:val="left"/>
                  <w:cnfStyle w:val="000000100000"/>
                </w:pPr>
              </w:pPrChange>
            </w:pPr>
            <w:del w:id="5691" w:author="paulac" w:date="2013-10-08T15:44:00Z">
              <w:r w:rsidDel="00094FB4">
                <w:delText>Hora de la sortida</w:delText>
              </w:r>
            </w:del>
          </w:p>
        </w:tc>
      </w:tr>
      <w:tr w:rsidR="002E6FBB" w:rsidRPr="00CE5945" w:rsidDel="00094FB4" w:rsidTr="00FB7BE1">
        <w:tblPrEx>
          <w:tblPrExChange w:id="5692" w:author="paulac" w:date="2013-10-10T11:23:00Z">
            <w:tblPrEx>
              <w:tblW w:w="7860" w:type="dxa"/>
              <w:jc w:val="center"/>
              <w:tblInd w:w="-157"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Ex>
          </w:tblPrExChange>
        </w:tblPrEx>
        <w:trPr>
          <w:trHeight w:val="397"/>
          <w:del w:id="5693" w:author="paulac" w:date="2013-10-08T15:44:00Z"/>
          <w:trPrChange w:id="5694" w:author="paulac" w:date="2013-10-10T11:23:00Z">
            <w:trPr>
              <w:gridAfter w:val="0"/>
              <w:trHeight w:val="397"/>
              <w:jc w:val="center"/>
            </w:trPr>
          </w:trPrChange>
        </w:trPr>
        <w:tc>
          <w:tcPr>
            <w:cnfStyle w:val="001000000000"/>
            <w:tcW w:w="3396" w:type="dxa"/>
            <w:gridSpan w:val="2"/>
            <w:tcPrChange w:id="5695" w:author="paulac" w:date="2013-10-10T11:23:00Z">
              <w:tcPr>
                <w:tcW w:w="3080" w:type="dxa"/>
                <w:gridSpan w:val="2"/>
                <w:vAlign w:val="center"/>
              </w:tcPr>
            </w:tcPrChange>
          </w:tcPr>
          <w:p w:rsidR="00E21426" w:rsidRDefault="002E6FBB">
            <w:pPr>
              <w:jc w:val="left"/>
              <w:rPr>
                <w:del w:id="5696" w:author="paulac" w:date="2013-10-08T15:44:00Z"/>
                <w:rFonts w:eastAsiaTheme="minorHAnsi"/>
                <w:b w:val="0"/>
                <w:bCs w:val="0"/>
                <w:szCs w:val="22"/>
                <w:lang w:val="ca-ES" w:eastAsia="en-US"/>
              </w:rPr>
              <w:pPrChange w:id="5697" w:author="paulac" w:date="2013-10-08T15:46:00Z">
                <w:pPr>
                  <w:spacing w:after="200" w:line="276" w:lineRule="auto"/>
                  <w:jc w:val="left"/>
                </w:pPr>
              </w:pPrChange>
            </w:pPr>
            <w:del w:id="5698" w:author="paulac" w:date="2013-10-08T15:44:00Z">
              <w:r w:rsidRPr="00CE5945" w:rsidDel="00094FB4">
                <w:rPr>
                  <w:b w:val="0"/>
                  <w:bCs w:val="0"/>
                </w:rPr>
                <w:delText>var</w:delText>
              </w:r>
              <w:r w:rsidDel="00094FB4">
                <w:rPr>
                  <w:b w:val="0"/>
                  <w:bCs w:val="0"/>
                </w:rPr>
                <w:delText>Hora</w:delText>
              </w:r>
            </w:del>
          </w:p>
        </w:tc>
        <w:tc>
          <w:tcPr>
            <w:tcW w:w="4542" w:type="dxa"/>
            <w:tcPrChange w:id="5699" w:author="paulac" w:date="2013-10-10T11:23:00Z">
              <w:tcPr>
                <w:tcW w:w="4780" w:type="dxa"/>
                <w:gridSpan w:val="3"/>
                <w:vAlign w:val="center"/>
              </w:tcPr>
            </w:tcPrChange>
          </w:tcPr>
          <w:p w:rsidR="00E21426" w:rsidRDefault="002E6FBB">
            <w:pPr>
              <w:jc w:val="left"/>
              <w:cnfStyle w:val="000000000000"/>
              <w:rPr>
                <w:del w:id="5700" w:author="paulac" w:date="2013-10-08T15:44:00Z"/>
                <w:rFonts w:eastAsiaTheme="minorHAnsi"/>
                <w:szCs w:val="22"/>
                <w:lang w:val="ca-ES" w:eastAsia="en-US"/>
              </w:rPr>
              <w:pPrChange w:id="5701" w:author="paulac" w:date="2013-10-08T15:46:00Z">
                <w:pPr>
                  <w:spacing w:after="200" w:line="276" w:lineRule="auto"/>
                  <w:jc w:val="left"/>
                  <w:cnfStyle w:val="000000000000"/>
                </w:pPr>
              </w:pPrChange>
            </w:pPr>
            <w:del w:id="5702" w:author="paulac" w:date="2013-10-08T15:44:00Z">
              <w:r w:rsidRPr="00CE5945" w:rsidDel="00094FB4">
                <w:delText xml:space="preserve">Variable que conté </w:delText>
              </w:r>
              <w:r w:rsidDel="00094FB4">
                <w:delText>l’hora de la sortida</w:delText>
              </w:r>
            </w:del>
          </w:p>
        </w:tc>
      </w:tr>
      <w:tr w:rsidR="002E6FBB" w:rsidRPr="00CE5945" w:rsidDel="00094FB4" w:rsidTr="00FB7BE1">
        <w:tblPrEx>
          <w:tblPrExChange w:id="5703" w:author="paulac" w:date="2013-10-10T11:23:00Z">
            <w:tblPrEx>
              <w:tblW w:w="7860" w:type="dxa"/>
              <w:jc w:val="center"/>
              <w:tblInd w:w="-157"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Ex>
          </w:tblPrExChange>
        </w:tblPrEx>
        <w:trPr>
          <w:cnfStyle w:val="000000100000"/>
          <w:trHeight w:val="397"/>
          <w:del w:id="5704" w:author="paulac" w:date="2013-10-08T15:44:00Z"/>
          <w:trPrChange w:id="5705" w:author="paulac" w:date="2013-10-10T11:23:00Z">
            <w:trPr>
              <w:gridAfter w:val="0"/>
              <w:trHeight w:val="397"/>
              <w:jc w:val="center"/>
            </w:trPr>
          </w:trPrChange>
        </w:trPr>
        <w:tc>
          <w:tcPr>
            <w:cnfStyle w:val="001000000000"/>
            <w:tcW w:w="3396" w:type="dxa"/>
            <w:gridSpan w:val="2"/>
            <w:tcPrChange w:id="5706" w:author="paulac" w:date="2013-10-10T11:23:00Z">
              <w:tcPr>
                <w:tcW w:w="3080" w:type="dxa"/>
                <w:gridSpan w:val="2"/>
                <w:vAlign w:val="center"/>
              </w:tcPr>
            </w:tcPrChange>
          </w:tcPr>
          <w:p w:rsidR="00E21426" w:rsidRDefault="002E6FBB">
            <w:pPr>
              <w:jc w:val="left"/>
              <w:cnfStyle w:val="001000100000"/>
              <w:rPr>
                <w:del w:id="5707" w:author="paulac" w:date="2013-10-08T15:44:00Z"/>
                <w:rFonts w:eastAsiaTheme="minorHAnsi"/>
                <w:b w:val="0"/>
                <w:bCs w:val="0"/>
                <w:szCs w:val="22"/>
                <w:lang w:val="ca-ES" w:eastAsia="en-US"/>
              </w:rPr>
              <w:pPrChange w:id="5708" w:author="paulac" w:date="2013-10-08T15:46:00Z">
                <w:pPr>
                  <w:spacing w:after="200" w:line="276" w:lineRule="auto"/>
                  <w:jc w:val="left"/>
                  <w:cnfStyle w:val="001000100000"/>
                </w:pPr>
              </w:pPrChange>
            </w:pPr>
            <w:del w:id="5709" w:author="paulac" w:date="2013-10-08T15:44:00Z">
              <w:r w:rsidDel="00094FB4">
                <w:rPr>
                  <w:b w:val="0"/>
                  <w:bCs w:val="0"/>
                </w:rPr>
                <w:delText>oficina</w:delText>
              </w:r>
            </w:del>
          </w:p>
        </w:tc>
        <w:tc>
          <w:tcPr>
            <w:tcW w:w="4542" w:type="dxa"/>
            <w:tcPrChange w:id="5710" w:author="paulac" w:date="2013-10-10T11:23:00Z">
              <w:tcPr>
                <w:tcW w:w="4780" w:type="dxa"/>
                <w:gridSpan w:val="3"/>
                <w:vAlign w:val="center"/>
              </w:tcPr>
            </w:tcPrChange>
          </w:tcPr>
          <w:p w:rsidR="00E21426" w:rsidRDefault="002E6FBB">
            <w:pPr>
              <w:jc w:val="left"/>
              <w:cnfStyle w:val="000000100000"/>
              <w:rPr>
                <w:del w:id="5711" w:author="paulac" w:date="2013-10-08T15:44:00Z"/>
                <w:rFonts w:eastAsiaTheme="minorHAnsi"/>
                <w:szCs w:val="22"/>
                <w:lang w:val="ca-ES" w:eastAsia="en-US"/>
              </w:rPr>
              <w:pPrChange w:id="5712" w:author="paulac" w:date="2013-10-08T15:46:00Z">
                <w:pPr>
                  <w:spacing w:after="200" w:line="276" w:lineRule="auto"/>
                  <w:jc w:val="left"/>
                  <w:cnfStyle w:val="000000100000"/>
                </w:pPr>
              </w:pPrChange>
            </w:pPr>
            <w:del w:id="5713" w:author="paulac" w:date="2013-10-08T15:44:00Z">
              <w:r w:rsidDel="00094FB4">
                <w:delText>Oficina de registre</w:delText>
              </w:r>
            </w:del>
          </w:p>
        </w:tc>
      </w:tr>
      <w:tr w:rsidR="002E6FBB" w:rsidRPr="00CE5945" w:rsidDel="00094FB4" w:rsidTr="00FB7BE1">
        <w:tblPrEx>
          <w:tblPrExChange w:id="5714" w:author="paulac" w:date="2013-10-10T11:23:00Z">
            <w:tblPrEx>
              <w:tblW w:w="7860" w:type="dxa"/>
              <w:jc w:val="center"/>
              <w:tblInd w:w="-157"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Ex>
          </w:tblPrExChange>
        </w:tblPrEx>
        <w:trPr>
          <w:trHeight w:val="397"/>
          <w:del w:id="5715" w:author="paulac" w:date="2013-10-08T15:44:00Z"/>
          <w:trPrChange w:id="5716" w:author="paulac" w:date="2013-10-10T11:23:00Z">
            <w:trPr>
              <w:gridAfter w:val="0"/>
              <w:trHeight w:val="397"/>
              <w:jc w:val="center"/>
            </w:trPr>
          </w:trPrChange>
        </w:trPr>
        <w:tc>
          <w:tcPr>
            <w:cnfStyle w:val="001000000000"/>
            <w:tcW w:w="3396" w:type="dxa"/>
            <w:gridSpan w:val="2"/>
            <w:tcPrChange w:id="5717" w:author="paulac" w:date="2013-10-10T11:23:00Z">
              <w:tcPr>
                <w:tcW w:w="3080" w:type="dxa"/>
                <w:gridSpan w:val="2"/>
                <w:vAlign w:val="center"/>
              </w:tcPr>
            </w:tcPrChange>
          </w:tcPr>
          <w:p w:rsidR="00E21426" w:rsidRDefault="002E6FBB">
            <w:pPr>
              <w:jc w:val="left"/>
              <w:rPr>
                <w:del w:id="5718" w:author="paulac" w:date="2013-10-08T15:44:00Z"/>
                <w:rFonts w:eastAsiaTheme="minorHAnsi"/>
                <w:b w:val="0"/>
                <w:bCs w:val="0"/>
                <w:szCs w:val="22"/>
                <w:lang w:val="ca-ES" w:eastAsia="en-US"/>
              </w:rPr>
              <w:pPrChange w:id="5719" w:author="paulac" w:date="2013-10-08T15:46:00Z">
                <w:pPr>
                  <w:spacing w:after="200" w:line="276" w:lineRule="auto"/>
                  <w:jc w:val="left"/>
                </w:pPr>
              </w:pPrChange>
            </w:pPr>
            <w:del w:id="5720" w:author="paulac" w:date="2013-10-08T15:44:00Z">
              <w:r w:rsidRPr="00CE5945" w:rsidDel="00094FB4">
                <w:rPr>
                  <w:b w:val="0"/>
                  <w:bCs w:val="0"/>
                </w:rPr>
                <w:delText>var</w:delText>
              </w:r>
              <w:r w:rsidDel="00094FB4">
                <w:rPr>
                  <w:b w:val="0"/>
                  <w:bCs w:val="0"/>
                </w:rPr>
                <w:delText>Oficina</w:delText>
              </w:r>
            </w:del>
          </w:p>
        </w:tc>
        <w:tc>
          <w:tcPr>
            <w:tcW w:w="4542" w:type="dxa"/>
            <w:tcPrChange w:id="5721" w:author="paulac" w:date="2013-10-10T11:23:00Z">
              <w:tcPr>
                <w:tcW w:w="4780" w:type="dxa"/>
                <w:gridSpan w:val="3"/>
                <w:vAlign w:val="center"/>
              </w:tcPr>
            </w:tcPrChange>
          </w:tcPr>
          <w:p w:rsidR="00E21426" w:rsidRDefault="002E6FBB">
            <w:pPr>
              <w:jc w:val="left"/>
              <w:cnfStyle w:val="000000000000"/>
              <w:rPr>
                <w:del w:id="5722" w:author="paulac" w:date="2013-10-08T15:44:00Z"/>
                <w:rFonts w:eastAsiaTheme="minorHAnsi"/>
                <w:szCs w:val="22"/>
                <w:lang w:val="ca-ES" w:eastAsia="en-US"/>
              </w:rPr>
              <w:pPrChange w:id="5723" w:author="paulac" w:date="2013-10-08T15:46:00Z">
                <w:pPr>
                  <w:spacing w:after="200" w:line="276" w:lineRule="auto"/>
                  <w:jc w:val="left"/>
                  <w:cnfStyle w:val="000000000000"/>
                </w:pPr>
              </w:pPrChange>
            </w:pPr>
            <w:del w:id="5724" w:author="paulac" w:date="2013-10-08T15:44:00Z">
              <w:r w:rsidRPr="00CE5945" w:rsidDel="00094FB4">
                <w:delText xml:space="preserve">Variable que conté </w:delText>
              </w:r>
              <w:r w:rsidDel="00094FB4">
                <w:delText>l’oficina de registre</w:delText>
              </w:r>
            </w:del>
          </w:p>
        </w:tc>
      </w:tr>
      <w:tr w:rsidR="002E6FBB" w:rsidRPr="00CE5945" w:rsidDel="00094FB4" w:rsidTr="00FB7BE1">
        <w:tblPrEx>
          <w:tblPrExChange w:id="5725" w:author="paulac" w:date="2013-10-10T11:23:00Z">
            <w:tblPrEx>
              <w:tblW w:w="7860" w:type="dxa"/>
              <w:jc w:val="center"/>
              <w:tblInd w:w="-157"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Ex>
          </w:tblPrExChange>
        </w:tblPrEx>
        <w:trPr>
          <w:cnfStyle w:val="000000100000"/>
          <w:trHeight w:val="397"/>
          <w:del w:id="5726" w:author="paulac" w:date="2013-10-08T15:44:00Z"/>
          <w:trPrChange w:id="5727" w:author="paulac" w:date="2013-10-10T11:23:00Z">
            <w:trPr>
              <w:gridAfter w:val="0"/>
              <w:trHeight w:val="397"/>
              <w:jc w:val="center"/>
            </w:trPr>
          </w:trPrChange>
        </w:trPr>
        <w:tc>
          <w:tcPr>
            <w:cnfStyle w:val="001000000000"/>
            <w:tcW w:w="3396" w:type="dxa"/>
            <w:gridSpan w:val="2"/>
            <w:tcPrChange w:id="5728" w:author="paulac" w:date="2013-10-10T11:23:00Z">
              <w:tcPr>
                <w:tcW w:w="3080" w:type="dxa"/>
                <w:gridSpan w:val="2"/>
                <w:vAlign w:val="center"/>
              </w:tcPr>
            </w:tcPrChange>
          </w:tcPr>
          <w:p w:rsidR="00E21426" w:rsidRDefault="002E6FBB">
            <w:pPr>
              <w:jc w:val="left"/>
              <w:cnfStyle w:val="001000100000"/>
              <w:rPr>
                <w:del w:id="5729" w:author="paulac" w:date="2013-10-08T15:44:00Z"/>
                <w:rFonts w:eastAsiaTheme="minorHAnsi"/>
                <w:b w:val="0"/>
                <w:bCs w:val="0"/>
                <w:szCs w:val="22"/>
                <w:lang w:val="ca-ES" w:eastAsia="en-US"/>
              </w:rPr>
              <w:pPrChange w:id="5730" w:author="paulac" w:date="2013-10-08T15:46:00Z">
                <w:pPr>
                  <w:spacing w:after="200" w:line="276" w:lineRule="auto"/>
                  <w:jc w:val="left"/>
                  <w:cnfStyle w:val="001000100000"/>
                </w:pPr>
              </w:pPrChange>
            </w:pPr>
            <w:del w:id="5731" w:author="paulac" w:date="2013-10-08T15:44:00Z">
              <w:r w:rsidDel="00094FB4">
                <w:rPr>
                  <w:b w:val="0"/>
                  <w:bCs w:val="0"/>
                </w:rPr>
                <w:delText>oficinaFisica</w:delText>
              </w:r>
            </w:del>
          </w:p>
        </w:tc>
        <w:tc>
          <w:tcPr>
            <w:tcW w:w="4542" w:type="dxa"/>
            <w:tcPrChange w:id="5732" w:author="paulac" w:date="2013-10-10T11:23:00Z">
              <w:tcPr>
                <w:tcW w:w="4780" w:type="dxa"/>
                <w:gridSpan w:val="3"/>
                <w:vAlign w:val="center"/>
              </w:tcPr>
            </w:tcPrChange>
          </w:tcPr>
          <w:p w:rsidR="00E21426" w:rsidRDefault="002E6FBB">
            <w:pPr>
              <w:jc w:val="left"/>
              <w:cnfStyle w:val="000000100000"/>
              <w:rPr>
                <w:del w:id="5733" w:author="paulac" w:date="2013-10-08T15:44:00Z"/>
                <w:rFonts w:eastAsiaTheme="minorHAnsi"/>
                <w:szCs w:val="22"/>
                <w:lang w:val="ca-ES" w:eastAsia="en-US"/>
              </w:rPr>
              <w:pPrChange w:id="5734" w:author="paulac" w:date="2013-10-08T15:46:00Z">
                <w:pPr>
                  <w:spacing w:after="200" w:line="276" w:lineRule="auto"/>
                  <w:jc w:val="left"/>
                  <w:cnfStyle w:val="000000100000"/>
                </w:pPr>
              </w:pPrChange>
            </w:pPr>
            <w:del w:id="5735" w:author="paulac" w:date="2013-10-08T15:44:00Z">
              <w:r w:rsidDel="00094FB4">
                <w:delText>Oficina física de registre</w:delText>
              </w:r>
            </w:del>
          </w:p>
        </w:tc>
      </w:tr>
      <w:tr w:rsidR="002E6FBB" w:rsidRPr="00CE5945" w:rsidDel="00094FB4" w:rsidTr="00FB7BE1">
        <w:tblPrEx>
          <w:tblPrExChange w:id="5736" w:author="paulac" w:date="2013-10-10T11:23:00Z">
            <w:tblPrEx>
              <w:tblW w:w="7860" w:type="dxa"/>
              <w:jc w:val="center"/>
              <w:tblInd w:w="-157"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Ex>
          </w:tblPrExChange>
        </w:tblPrEx>
        <w:trPr>
          <w:trHeight w:val="397"/>
          <w:del w:id="5737" w:author="paulac" w:date="2013-10-08T15:44:00Z"/>
          <w:trPrChange w:id="5738" w:author="paulac" w:date="2013-10-10T11:23:00Z">
            <w:trPr>
              <w:gridAfter w:val="0"/>
              <w:trHeight w:val="397"/>
              <w:jc w:val="center"/>
            </w:trPr>
          </w:trPrChange>
        </w:trPr>
        <w:tc>
          <w:tcPr>
            <w:cnfStyle w:val="001000000000"/>
            <w:tcW w:w="3396" w:type="dxa"/>
            <w:gridSpan w:val="2"/>
            <w:tcPrChange w:id="5739" w:author="paulac" w:date="2013-10-10T11:23:00Z">
              <w:tcPr>
                <w:tcW w:w="3080" w:type="dxa"/>
                <w:gridSpan w:val="2"/>
                <w:vAlign w:val="center"/>
              </w:tcPr>
            </w:tcPrChange>
          </w:tcPr>
          <w:p w:rsidR="00E21426" w:rsidRDefault="002E6FBB">
            <w:pPr>
              <w:jc w:val="left"/>
              <w:rPr>
                <w:del w:id="5740" w:author="paulac" w:date="2013-10-08T15:44:00Z"/>
                <w:rFonts w:eastAsiaTheme="minorHAnsi"/>
                <w:b w:val="0"/>
                <w:bCs w:val="0"/>
                <w:szCs w:val="22"/>
                <w:lang w:val="ca-ES" w:eastAsia="en-US"/>
              </w:rPr>
              <w:pPrChange w:id="5741" w:author="paulac" w:date="2013-10-08T15:46:00Z">
                <w:pPr>
                  <w:spacing w:after="200" w:line="276" w:lineRule="auto"/>
                  <w:jc w:val="left"/>
                </w:pPr>
              </w:pPrChange>
            </w:pPr>
            <w:del w:id="5742" w:author="paulac" w:date="2013-10-08T15:44:00Z">
              <w:r w:rsidRPr="00CE5945" w:rsidDel="00094FB4">
                <w:rPr>
                  <w:b w:val="0"/>
                  <w:bCs w:val="0"/>
                </w:rPr>
                <w:delText>var</w:delText>
              </w:r>
              <w:r w:rsidDel="00094FB4">
                <w:rPr>
                  <w:b w:val="0"/>
                  <w:bCs w:val="0"/>
                </w:rPr>
                <w:delText>OficinaFisica</w:delText>
              </w:r>
            </w:del>
          </w:p>
        </w:tc>
        <w:tc>
          <w:tcPr>
            <w:tcW w:w="4542" w:type="dxa"/>
            <w:tcPrChange w:id="5743" w:author="paulac" w:date="2013-10-10T11:23:00Z">
              <w:tcPr>
                <w:tcW w:w="4780" w:type="dxa"/>
                <w:gridSpan w:val="3"/>
                <w:vAlign w:val="center"/>
              </w:tcPr>
            </w:tcPrChange>
          </w:tcPr>
          <w:p w:rsidR="00E21426" w:rsidRDefault="002E6FBB">
            <w:pPr>
              <w:jc w:val="left"/>
              <w:cnfStyle w:val="000000000000"/>
              <w:rPr>
                <w:del w:id="5744" w:author="paulac" w:date="2013-10-08T15:44:00Z"/>
                <w:rFonts w:eastAsiaTheme="minorHAnsi"/>
                <w:szCs w:val="22"/>
                <w:lang w:val="ca-ES" w:eastAsia="en-US"/>
              </w:rPr>
              <w:pPrChange w:id="5745" w:author="paulac" w:date="2013-10-08T15:46:00Z">
                <w:pPr>
                  <w:spacing w:after="200" w:line="276" w:lineRule="auto"/>
                  <w:jc w:val="left"/>
                  <w:cnfStyle w:val="000000000000"/>
                </w:pPr>
              </w:pPrChange>
            </w:pPr>
            <w:del w:id="5746" w:author="paulac" w:date="2013-10-08T15:44:00Z">
              <w:r w:rsidRPr="00CE5945" w:rsidDel="00094FB4">
                <w:delText xml:space="preserve">Variable que conté </w:delText>
              </w:r>
              <w:r w:rsidDel="00094FB4">
                <w:delText>l’oficina física de registre</w:delText>
              </w:r>
            </w:del>
          </w:p>
        </w:tc>
      </w:tr>
      <w:tr w:rsidR="002E6FBB" w:rsidRPr="00CE5945" w:rsidDel="00094FB4" w:rsidTr="00FB7BE1">
        <w:tblPrEx>
          <w:tblPrExChange w:id="5747" w:author="paulac" w:date="2013-10-10T11:23:00Z">
            <w:tblPrEx>
              <w:tblW w:w="7860" w:type="dxa"/>
              <w:jc w:val="center"/>
              <w:tblInd w:w="-157"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Ex>
          </w:tblPrExChange>
        </w:tblPrEx>
        <w:trPr>
          <w:cnfStyle w:val="000000100000"/>
          <w:trHeight w:val="397"/>
          <w:del w:id="5748" w:author="paulac" w:date="2013-10-08T15:44:00Z"/>
          <w:trPrChange w:id="5749" w:author="paulac" w:date="2013-10-10T11:23:00Z">
            <w:trPr>
              <w:gridAfter w:val="0"/>
              <w:trHeight w:val="397"/>
              <w:jc w:val="center"/>
            </w:trPr>
          </w:trPrChange>
        </w:trPr>
        <w:tc>
          <w:tcPr>
            <w:cnfStyle w:val="001000000000"/>
            <w:tcW w:w="3396" w:type="dxa"/>
            <w:gridSpan w:val="2"/>
            <w:tcPrChange w:id="5750" w:author="paulac" w:date="2013-10-10T11:23:00Z">
              <w:tcPr>
                <w:tcW w:w="3080" w:type="dxa"/>
                <w:gridSpan w:val="2"/>
                <w:vAlign w:val="center"/>
              </w:tcPr>
            </w:tcPrChange>
          </w:tcPr>
          <w:p w:rsidR="00E21426" w:rsidRDefault="002E6FBB">
            <w:pPr>
              <w:jc w:val="left"/>
              <w:cnfStyle w:val="001000100000"/>
              <w:rPr>
                <w:del w:id="5751" w:author="paulac" w:date="2013-10-08T15:44:00Z"/>
                <w:rFonts w:eastAsiaTheme="minorHAnsi"/>
                <w:b w:val="0"/>
                <w:bCs w:val="0"/>
                <w:szCs w:val="22"/>
                <w:lang w:val="ca-ES" w:eastAsia="en-US"/>
              </w:rPr>
              <w:pPrChange w:id="5752" w:author="paulac" w:date="2013-10-08T15:46:00Z">
                <w:pPr>
                  <w:spacing w:after="200" w:line="276" w:lineRule="auto"/>
                  <w:jc w:val="left"/>
                  <w:cnfStyle w:val="001000100000"/>
                </w:pPr>
              </w:pPrChange>
            </w:pPr>
            <w:del w:id="5753" w:author="paulac" w:date="2013-10-08T15:44:00Z">
              <w:r w:rsidDel="00094FB4">
                <w:rPr>
                  <w:b w:val="0"/>
                  <w:bCs w:val="0"/>
                </w:rPr>
                <w:delText>remitentCodiEntitat</w:delText>
              </w:r>
            </w:del>
          </w:p>
        </w:tc>
        <w:tc>
          <w:tcPr>
            <w:tcW w:w="4542" w:type="dxa"/>
            <w:tcPrChange w:id="5754" w:author="paulac" w:date="2013-10-10T11:23:00Z">
              <w:tcPr>
                <w:tcW w:w="4780" w:type="dxa"/>
                <w:gridSpan w:val="3"/>
                <w:vAlign w:val="center"/>
              </w:tcPr>
            </w:tcPrChange>
          </w:tcPr>
          <w:p w:rsidR="00E21426" w:rsidRDefault="002E6FBB">
            <w:pPr>
              <w:jc w:val="left"/>
              <w:cnfStyle w:val="000000100000"/>
              <w:rPr>
                <w:del w:id="5755" w:author="paulac" w:date="2013-10-08T15:44:00Z"/>
                <w:rFonts w:eastAsiaTheme="minorHAnsi"/>
                <w:szCs w:val="22"/>
                <w:lang w:val="ca-ES" w:eastAsia="en-US"/>
              </w:rPr>
              <w:pPrChange w:id="5756" w:author="paulac" w:date="2013-10-08T15:46:00Z">
                <w:pPr>
                  <w:spacing w:after="200" w:line="276" w:lineRule="auto"/>
                  <w:jc w:val="left"/>
                  <w:cnfStyle w:val="000000100000"/>
                </w:pPr>
              </w:pPrChange>
            </w:pPr>
            <w:del w:id="5757" w:author="paulac" w:date="2013-10-08T15:44:00Z">
              <w:r w:rsidDel="00094FB4">
                <w:delText>Codi de l’entitat remitent</w:delText>
              </w:r>
            </w:del>
          </w:p>
        </w:tc>
      </w:tr>
      <w:tr w:rsidR="002E6FBB" w:rsidRPr="00CE5945" w:rsidDel="00094FB4" w:rsidTr="00FB7BE1">
        <w:tblPrEx>
          <w:tblPrExChange w:id="5758" w:author="paulac" w:date="2013-10-10T11:23:00Z">
            <w:tblPrEx>
              <w:tblW w:w="7860" w:type="dxa"/>
              <w:jc w:val="center"/>
              <w:tblInd w:w="-157"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Ex>
          </w:tblPrExChange>
        </w:tblPrEx>
        <w:trPr>
          <w:trHeight w:val="397"/>
          <w:del w:id="5759" w:author="paulac" w:date="2013-10-08T15:44:00Z"/>
          <w:trPrChange w:id="5760" w:author="paulac" w:date="2013-10-10T11:23:00Z">
            <w:trPr>
              <w:gridAfter w:val="0"/>
              <w:trHeight w:val="397"/>
              <w:jc w:val="center"/>
            </w:trPr>
          </w:trPrChange>
        </w:trPr>
        <w:tc>
          <w:tcPr>
            <w:cnfStyle w:val="001000000000"/>
            <w:tcW w:w="3396" w:type="dxa"/>
            <w:gridSpan w:val="2"/>
            <w:tcPrChange w:id="5761" w:author="paulac" w:date="2013-10-10T11:23:00Z">
              <w:tcPr>
                <w:tcW w:w="3080" w:type="dxa"/>
                <w:gridSpan w:val="2"/>
                <w:vAlign w:val="center"/>
              </w:tcPr>
            </w:tcPrChange>
          </w:tcPr>
          <w:p w:rsidR="00E21426" w:rsidRDefault="002E6FBB">
            <w:pPr>
              <w:jc w:val="left"/>
              <w:rPr>
                <w:del w:id="5762" w:author="paulac" w:date="2013-10-08T15:44:00Z"/>
                <w:rFonts w:eastAsiaTheme="minorHAnsi"/>
                <w:b w:val="0"/>
                <w:bCs w:val="0"/>
                <w:szCs w:val="22"/>
                <w:lang w:val="ca-ES" w:eastAsia="en-US"/>
              </w:rPr>
              <w:pPrChange w:id="5763" w:author="paulac" w:date="2013-10-08T15:46:00Z">
                <w:pPr>
                  <w:spacing w:after="200" w:line="276" w:lineRule="auto"/>
                  <w:jc w:val="left"/>
                </w:pPr>
              </w:pPrChange>
            </w:pPr>
            <w:del w:id="5764" w:author="paulac" w:date="2013-10-08T15:44:00Z">
              <w:r w:rsidRPr="00CE5945" w:rsidDel="00094FB4">
                <w:rPr>
                  <w:b w:val="0"/>
                  <w:bCs w:val="0"/>
                </w:rPr>
                <w:delText>var</w:delText>
              </w:r>
              <w:r w:rsidDel="00094FB4">
                <w:rPr>
                  <w:b w:val="0"/>
                  <w:bCs w:val="0"/>
                </w:rPr>
                <w:delText>RemitentCodiEntitat</w:delText>
              </w:r>
            </w:del>
          </w:p>
        </w:tc>
        <w:tc>
          <w:tcPr>
            <w:tcW w:w="4542" w:type="dxa"/>
            <w:tcPrChange w:id="5765" w:author="paulac" w:date="2013-10-10T11:23:00Z">
              <w:tcPr>
                <w:tcW w:w="4780" w:type="dxa"/>
                <w:gridSpan w:val="3"/>
                <w:vAlign w:val="center"/>
              </w:tcPr>
            </w:tcPrChange>
          </w:tcPr>
          <w:p w:rsidR="00E21426" w:rsidRDefault="002E6FBB">
            <w:pPr>
              <w:jc w:val="left"/>
              <w:cnfStyle w:val="000000000000"/>
              <w:rPr>
                <w:del w:id="5766" w:author="paulac" w:date="2013-10-08T15:44:00Z"/>
                <w:rFonts w:eastAsiaTheme="minorHAnsi"/>
                <w:szCs w:val="22"/>
                <w:lang w:val="ca-ES" w:eastAsia="en-US"/>
              </w:rPr>
              <w:pPrChange w:id="5767" w:author="paulac" w:date="2013-10-08T15:46:00Z">
                <w:pPr>
                  <w:spacing w:after="200" w:line="276" w:lineRule="auto"/>
                  <w:jc w:val="left"/>
                  <w:cnfStyle w:val="000000000000"/>
                </w:pPr>
              </w:pPrChange>
            </w:pPr>
            <w:del w:id="5768" w:author="paulac" w:date="2013-10-08T15:44:00Z">
              <w:r w:rsidRPr="00CE5945" w:rsidDel="00094FB4">
                <w:delText xml:space="preserve">Variable que conté el </w:delText>
              </w:r>
              <w:r w:rsidDel="00094FB4">
                <w:delText>codi de l’entitat remitent</w:delText>
              </w:r>
            </w:del>
          </w:p>
        </w:tc>
      </w:tr>
      <w:tr w:rsidR="002E6FBB" w:rsidRPr="00CE5945" w:rsidDel="00094FB4" w:rsidTr="00FB7BE1">
        <w:tblPrEx>
          <w:tblPrExChange w:id="5769" w:author="paulac" w:date="2013-10-10T11:23:00Z">
            <w:tblPrEx>
              <w:tblW w:w="7860" w:type="dxa"/>
              <w:jc w:val="center"/>
              <w:tblInd w:w="-157"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Ex>
          </w:tblPrExChange>
        </w:tblPrEx>
        <w:trPr>
          <w:cnfStyle w:val="000000100000"/>
          <w:trHeight w:val="397"/>
          <w:del w:id="5770" w:author="paulac" w:date="2013-10-08T15:44:00Z"/>
          <w:trPrChange w:id="5771" w:author="paulac" w:date="2013-10-10T11:23:00Z">
            <w:trPr>
              <w:gridAfter w:val="0"/>
              <w:trHeight w:val="397"/>
              <w:jc w:val="center"/>
            </w:trPr>
          </w:trPrChange>
        </w:trPr>
        <w:tc>
          <w:tcPr>
            <w:cnfStyle w:val="001000000000"/>
            <w:tcW w:w="3396" w:type="dxa"/>
            <w:gridSpan w:val="2"/>
            <w:tcPrChange w:id="5772" w:author="paulac" w:date="2013-10-10T11:23:00Z">
              <w:tcPr>
                <w:tcW w:w="3080" w:type="dxa"/>
                <w:gridSpan w:val="2"/>
                <w:vAlign w:val="center"/>
              </w:tcPr>
            </w:tcPrChange>
          </w:tcPr>
          <w:p w:rsidR="00E21426" w:rsidRDefault="002E6FBB">
            <w:pPr>
              <w:jc w:val="left"/>
              <w:cnfStyle w:val="001000100000"/>
              <w:rPr>
                <w:del w:id="5773" w:author="paulac" w:date="2013-10-08T15:44:00Z"/>
                <w:rFonts w:eastAsiaTheme="minorHAnsi"/>
                <w:b w:val="0"/>
                <w:bCs w:val="0"/>
                <w:szCs w:val="22"/>
                <w:lang w:val="ca-ES" w:eastAsia="en-US"/>
              </w:rPr>
              <w:pPrChange w:id="5774" w:author="paulac" w:date="2013-10-08T15:46:00Z">
                <w:pPr>
                  <w:spacing w:after="200" w:line="276" w:lineRule="auto"/>
                  <w:jc w:val="left"/>
                  <w:cnfStyle w:val="001000100000"/>
                </w:pPr>
              </w:pPrChange>
            </w:pPr>
            <w:del w:id="5775" w:author="paulac" w:date="2013-10-08T15:44:00Z">
              <w:r w:rsidDel="00094FB4">
                <w:rPr>
                  <w:b w:val="0"/>
                  <w:bCs w:val="0"/>
                </w:rPr>
                <w:delText>remitentCodiGeografic</w:delText>
              </w:r>
            </w:del>
          </w:p>
        </w:tc>
        <w:tc>
          <w:tcPr>
            <w:tcW w:w="4542" w:type="dxa"/>
            <w:tcPrChange w:id="5776" w:author="paulac" w:date="2013-10-10T11:23:00Z">
              <w:tcPr>
                <w:tcW w:w="4780" w:type="dxa"/>
                <w:gridSpan w:val="3"/>
                <w:vAlign w:val="center"/>
              </w:tcPr>
            </w:tcPrChange>
          </w:tcPr>
          <w:p w:rsidR="00E21426" w:rsidRDefault="002E6FBB">
            <w:pPr>
              <w:jc w:val="left"/>
              <w:cnfStyle w:val="000000100000"/>
              <w:rPr>
                <w:del w:id="5777" w:author="paulac" w:date="2013-10-08T15:44:00Z"/>
                <w:rFonts w:eastAsiaTheme="minorHAnsi"/>
                <w:szCs w:val="22"/>
                <w:lang w:val="ca-ES" w:eastAsia="en-US"/>
              </w:rPr>
              <w:pPrChange w:id="5778" w:author="paulac" w:date="2013-10-08T15:46:00Z">
                <w:pPr>
                  <w:spacing w:after="200" w:line="276" w:lineRule="auto"/>
                  <w:jc w:val="left"/>
                  <w:cnfStyle w:val="000000100000"/>
                </w:pPr>
              </w:pPrChange>
            </w:pPr>
            <w:del w:id="5779" w:author="paulac" w:date="2013-10-08T15:44:00Z">
              <w:r w:rsidDel="00094FB4">
                <w:delText>Codi de l’origen geogràfic del remitent</w:delText>
              </w:r>
            </w:del>
          </w:p>
        </w:tc>
      </w:tr>
      <w:tr w:rsidR="002E6FBB" w:rsidRPr="00CE5945" w:rsidDel="00094FB4" w:rsidTr="00FB7BE1">
        <w:tblPrEx>
          <w:tblPrExChange w:id="5780" w:author="paulac" w:date="2013-10-10T11:23:00Z">
            <w:tblPrEx>
              <w:tblW w:w="7860" w:type="dxa"/>
              <w:jc w:val="center"/>
              <w:tblInd w:w="-157"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Ex>
          </w:tblPrExChange>
        </w:tblPrEx>
        <w:trPr>
          <w:trHeight w:val="397"/>
          <w:del w:id="5781" w:author="paulac" w:date="2013-10-08T15:44:00Z"/>
          <w:trPrChange w:id="5782" w:author="paulac" w:date="2013-10-10T11:23:00Z">
            <w:trPr>
              <w:gridAfter w:val="0"/>
              <w:trHeight w:val="397"/>
              <w:jc w:val="center"/>
            </w:trPr>
          </w:trPrChange>
        </w:trPr>
        <w:tc>
          <w:tcPr>
            <w:cnfStyle w:val="001000000000"/>
            <w:tcW w:w="3396" w:type="dxa"/>
            <w:gridSpan w:val="2"/>
            <w:tcPrChange w:id="5783" w:author="paulac" w:date="2013-10-10T11:23:00Z">
              <w:tcPr>
                <w:tcW w:w="3080" w:type="dxa"/>
                <w:gridSpan w:val="2"/>
                <w:vAlign w:val="center"/>
              </w:tcPr>
            </w:tcPrChange>
          </w:tcPr>
          <w:p w:rsidR="00E21426" w:rsidRDefault="002E6FBB">
            <w:pPr>
              <w:jc w:val="left"/>
              <w:rPr>
                <w:del w:id="5784" w:author="paulac" w:date="2013-10-08T15:44:00Z"/>
                <w:rFonts w:eastAsiaTheme="minorHAnsi"/>
                <w:b w:val="0"/>
                <w:bCs w:val="0"/>
                <w:szCs w:val="22"/>
                <w:lang w:val="ca-ES" w:eastAsia="en-US"/>
              </w:rPr>
              <w:pPrChange w:id="5785" w:author="paulac" w:date="2013-10-08T15:46:00Z">
                <w:pPr>
                  <w:spacing w:after="200" w:line="276" w:lineRule="auto"/>
                  <w:jc w:val="left"/>
                </w:pPr>
              </w:pPrChange>
            </w:pPr>
            <w:del w:id="5786" w:author="paulac" w:date="2013-10-08T15:44:00Z">
              <w:r w:rsidDel="00094FB4">
                <w:rPr>
                  <w:b w:val="0"/>
                  <w:bCs w:val="0"/>
                </w:rPr>
                <w:delText>varRemitentCodiGeografic</w:delText>
              </w:r>
            </w:del>
          </w:p>
        </w:tc>
        <w:tc>
          <w:tcPr>
            <w:tcW w:w="4542" w:type="dxa"/>
            <w:tcPrChange w:id="5787" w:author="paulac" w:date="2013-10-10T11:23:00Z">
              <w:tcPr>
                <w:tcW w:w="4780" w:type="dxa"/>
                <w:gridSpan w:val="3"/>
                <w:vAlign w:val="center"/>
              </w:tcPr>
            </w:tcPrChange>
          </w:tcPr>
          <w:p w:rsidR="00E21426" w:rsidRDefault="002E6FBB">
            <w:pPr>
              <w:jc w:val="left"/>
              <w:cnfStyle w:val="000000000000"/>
              <w:rPr>
                <w:del w:id="5788" w:author="paulac" w:date="2013-10-08T15:44:00Z"/>
                <w:rFonts w:eastAsiaTheme="minorHAnsi"/>
                <w:szCs w:val="22"/>
                <w:lang w:val="ca-ES" w:eastAsia="en-US"/>
              </w:rPr>
              <w:pPrChange w:id="5789" w:author="paulac" w:date="2013-10-08T15:46:00Z">
                <w:pPr>
                  <w:spacing w:after="200" w:line="276" w:lineRule="auto"/>
                  <w:jc w:val="left"/>
                  <w:cnfStyle w:val="000000000000"/>
                </w:pPr>
              </w:pPrChange>
            </w:pPr>
            <w:del w:id="5790" w:author="paulac" w:date="2013-10-08T15:44:00Z">
              <w:r w:rsidRPr="00CE5945" w:rsidDel="00094FB4">
                <w:delText xml:space="preserve">Variable que conté el </w:delText>
              </w:r>
              <w:r w:rsidDel="00094FB4">
                <w:delText>codi de l’origen geogràfic del remitent</w:delText>
              </w:r>
            </w:del>
          </w:p>
        </w:tc>
      </w:tr>
      <w:tr w:rsidR="002E6FBB" w:rsidRPr="00CE5945" w:rsidDel="00094FB4" w:rsidTr="00FB7BE1">
        <w:tblPrEx>
          <w:tblPrExChange w:id="5791" w:author="paulac" w:date="2013-10-10T11:23:00Z">
            <w:tblPrEx>
              <w:tblW w:w="7860" w:type="dxa"/>
              <w:jc w:val="center"/>
              <w:tblInd w:w="-157"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Ex>
          </w:tblPrExChange>
        </w:tblPrEx>
        <w:trPr>
          <w:cnfStyle w:val="000000100000"/>
          <w:trHeight w:val="397"/>
          <w:del w:id="5792" w:author="paulac" w:date="2013-10-08T15:44:00Z"/>
          <w:trPrChange w:id="5793" w:author="paulac" w:date="2013-10-10T11:23:00Z">
            <w:trPr>
              <w:gridAfter w:val="0"/>
              <w:trHeight w:val="397"/>
              <w:jc w:val="center"/>
            </w:trPr>
          </w:trPrChange>
        </w:trPr>
        <w:tc>
          <w:tcPr>
            <w:cnfStyle w:val="001000000000"/>
            <w:tcW w:w="3396" w:type="dxa"/>
            <w:gridSpan w:val="2"/>
            <w:tcPrChange w:id="5794" w:author="paulac" w:date="2013-10-10T11:23:00Z">
              <w:tcPr>
                <w:tcW w:w="3080" w:type="dxa"/>
                <w:gridSpan w:val="2"/>
                <w:vAlign w:val="center"/>
              </w:tcPr>
            </w:tcPrChange>
          </w:tcPr>
          <w:p w:rsidR="00E21426" w:rsidRDefault="002E6FBB">
            <w:pPr>
              <w:jc w:val="left"/>
              <w:cnfStyle w:val="001000100000"/>
              <w:rPr>
                <w:del w:id="5795" w:author="paulac" w:date="2013-10-08T15:44:00Z"/>
                <w:rFonts w:eastAsiaTheme="minorHAnsi"/>
                <w:b w:val="0"/>
                <w:bCs w:val="0"/>
                <w:szCs w:val="22"/>
                <w:lang w:val="ca-ES" w:eastAsia="en-US"/>
              </w:rPr>
              <w:pPrChange w:id="5796" w:author="paulac" w:date="2013-10-08T15:46:00Z">
                <w:pPr>
                  <w:spacing w:after="200" w:line="276" w:lineRule="auto"/>
                  <w:jc w:val="left"/>
                  <w:cnfStyle w:val="001000100000"/>
                </w:pPr>
              </w:pPrChange>
            </w:pPr>
            <w:del w:id="5797" w:author="paulac" w:date="2013-10-08T15:44:00Z">
              <w:r w:rsidDel="00094FB4">
                <w:rPr>
                  <w:b w:val="0"/>
                  <w:bCs w:val="0"/>
                </w:rPr>
                <w:delText>remitentNomGeografic</w:delText>
              </w:r>
            </w:del>
          </w:p>
        </w:tc>
        <w:tc>
          <w:tcPr>
            <w:tcW w:w="4542" w:type="dxa"/>
            <w:tcPrChange w:id="5798" w:author="paulac" w:date="2013-10-10T11:23:00Z">
              <w:tcPr>
                <w:tcW w:w="4780" w:type="dxa"/>
                <w:gridSpan w:val="3"/>
                <w:vAlign w:val="center"/>
              </w:tcPr>
            </w:tcPrChange>
          </w:tcPr>
          <w:p w:rsidR="00E21426" w:rsidRDefault="002E6FBB">
            <w:pPr>
              <w:jc w:val="left"/>
              <w:cnfStyle w:val="000000100000"/>
              <w:rPr>
                <w:del w:id="5799" w:author="paulac" w:date="2013-10-08T15:44:00Z"/>
                <w:rFonts w:eastAsiaTheme="minorHAnsi"/>
                <w:szCs w:val="22"/>
                <w:lang w:val="ca-ES" w:eastAsia="en-US"/>
              </w:rPr>
              <w:pPrChange w:id="5800" w:author="paulac" w:date="2013-10-08T15:46:00Z">
                <w:pPr>
                  <w:spacing w:after="200" w:line="276" w:lineRule="auto"/>
                  <w:jc w:val="left"/>
                  <w:cnfStyle w:val="000000100000"/>
                </w:pPr>
              </w:pPrChange>
            </w:pPr>
            <w:del w:id="5801" w:author="paulac" w:date="2013-10-08T15:44:00Z">
              <w:r w:rsidDel="00094FB4">
                <w:delText>Nom de l’origen geogràfic del remitent</w:delText>
              </w:r>
            </w:del>
          </w:p>
        </w:tc>
      </w:tr>
      <w:tr w:rsidR="002E6FBB" w:rsidRPr="00CE5945" w:rsidDel="00094FB4" w:rsidTr="00FB7BE1">
        <w:tblPrEx>
          <w:tblPrExChange w:id="5802" w:author="paulac" w:date="2013-10-10T11:23:00Z">
            <w:tblPrEx>
              <w:tblW w:w="7860" w:type="dxa"/>
              <w:jc w:val="center"/>
              <w:tblInd w:w="-157"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Ex>
          </w:tblPrExChange>
        </w:tblPrEx>
        <w:trPr>
          <w:trHeight w:val="397"/>
          <w:del w:id="5803" w:author="paulac" w:date="2013-10-08T15:44:00Z"/>
          <w:trPrChange w:id="5804" w:author="paulac" w:date="2013-10-10T11:23:00Z">
            <w:trPr>
              <w:gridAfter w:val="0"/>
              <w:trHeight w:val="397"/>
              <w:jc w:val="center"/>
            </w:trPr>
          </w:trPrChange>
        </w:trPr>
        <w:tc>
          <w:tcPr>
            <w:cnfStyle w:val="001000000000"/>
            <w:tcW w:w="3396" w:type="dxa"/>
            <w:gridSpan w:val="2"/>
            <w:tcPrChange w:id="5805" w:author="paulac" w:date="2013-10-10T11:23:00Z">
              <w:tcPr>
                <w:tcW w:w="3080" w:type="dxa"/>
                <w:gridSpan w:val="2"/>
                <w:vAlign w:val="center"/>
              </w:tcPr>
            </w:tcPrChange>
          </w:tcPr>
          <w:p w:rsidR="00E21426" w:rsidRDefault="002E6FBB">
            <w:pPr>
              <w:jc w:val="left"/>
              <w:rPr>
                <w:del w:id="5806" w:author="paulac" w:date="2013-10-08T15:44:00Z"/>
                <w:rFonts w:eastAsiaTheme="minorHAnsi"/>
                <w:b w:val="0"/>
                <w:bCs w:val="0"/>
                <w:szCs w:val="22"/>
                <w:lang w:val="ca-ES" w:eastAsia="en-US"/>
              </w:rPr>
              <w:pPrChange w:id="5807" w:author="paulac" w:date="2013-10-08T15:46:00Z">
                <w:pPr>
                  <w:spacing w:after="200" w:line="276" w:lineRule="auto"/>
                  <w:jc w:val="left"/>
                </w:pPr>
              </w:pPrChange>
            </w:pPr>
            <w:del w:id="5808" w:author="paulac" w:date="2013-10-08T15:44:00Z">
              <w:r w:rsidDel="00094FB4">
                <w:rPr>
                  <w:b w:val="0"/>
                  <w:bCs w:val="0"/>
                </w:rPr>
                <w:delText>varRemitentNomGeografic</w:delText>
              </w:r>
            </w:del>
          </w:p>
        </w:tc>
        <w:tc>
          <w:tcPr>
            <w:tcW w:w="4542" w:type="dxa"/>
            <w:tcPrChange w:id="5809" w:author="paulac" w:date="2013-10-10T11:23:00Z">
              <w:tcPr>
                <w:tcW w:w="4780" w:type="dxa"/>
                <w:gridSpan w:val="3"/>
                <w:vAlign w:val="center"/>
              </w:tcPr>
            </w:tcPrChange>
          </w:tcPr>
          <w:p w:rsidR="00E21426" w:rsidRDefault="002E6FBB">
            <w:pPr>
              <w:jc w:val="left"/>
              <w:cnfStyle w:val="000000000000"/>
              <w:rPr>
                <w:del w:id="5810" w:author="paulac" w:date="2013-10-08T15:44:00Z"/>
                <w:rFonts w:eastAsiaTheme="minorHAnsi"/>
                <w:szCs w:val="22"/>
                <w:lang w:val="ca-ES" w:eastAsia="en-US"/>
              </w:rPr>
              <w:pPrChange w:id="5811" w:author="paulac" w:date="2013-10-08T15:46:00Z">
                <w:pPr>
                  <w:spacing w:after="200" w:line="276" w:lineRule="auto"/>
                  <w:jc w:val="left"/>
                  <w:cnfStyle w:val="000000000000"/>
                </w:pPr>
              </w:pPrChange>
            </w:pPr>
            <w:del w:id="5812" w:author="paulac" w:date="2013-10-08T15:44:00Z">
              <w:r w:rsidRPr="00CE5945" w:rsidDel="00094FB4">
                <w:delText xml:space="preserve">Variable que conté </w:delText>
              </w:r>
              <w:r w:rsidDel="00094FB4">
                <w:delText>el nom de l’origen geogràfic del remitent</w:delText>
              </w:r>
            </w:del>
          </w:p>
        </w:tc>
      </w:tr>
      <w:tr w:rsidR="002E6FBB" w:rsidRPr="00CE5945" w:rsidDel="00094FB4" w:rsidTr="00FB7BE1">
        <w:tblPrEx>
          <w:tblPrExChange w:id="5813" w:author="paulac" w:date="2013-10-10T11:23:00Z">
            <w:tblPrEx>
              <w:tblW w:w="7860" w:type="dxa"/>
              <w:jc w:val="center"/>
              <w:tblInd w:w="-157"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Ex>
          </w:tblPrExChange>
        </w:tblPrEx>
        <w:trPr>
          <w:cnfStyle w:val="000000100000"/>
          <w:trHeight w:val="397"/>
          <w:del w:id="5814" w:author="paulac" w:date="2013-10-08T15:44:00Z"/>
          <w:trPrChange w:id="5815" w:author="paulac" w:date="2013-10-10T11:23:00Z">
            <w:trPr>
              <w:gridAfter w:val="0"/>
              <w:trHeight w:val="397"/>
              <w:jc w:val="center"/>
            </w:trPr>
          </w:trPrChange>
        </w:trPr>
        <w:tc>
          <w:tcPr>
            <w:cnfStyle w:val="001000000000"/>
            <w:tcW w:w="3396" w:type="dxa"/>
            <w:gridSpan w:val="2"/>
            <w:tcPrChange w:id="5816" w:author="paulac" w:date="2013-10-10T11:23:00Z">
              <w:tcPr>
                <w:tcW w:w="3080" w:type="dxa"/>
                <w:gridSpan w:val="2"/>
                <w:vAlign w:val="center"/>
              </w:tcPr>
            </w:tcPrChange>
          </w:tcPr>
          <w:p w:rsidR="00E21426" w:rsidRDefault="002E6FBB">
            <w:pPr>
              <w:jc w:val="left"/>
              <w:cnfStyle w:val="001000100000"/>
              <w:rPr>
                <w:del w:id="5817" w:author="paulac" w:date="2013-10-08T15:44:00Z"/>
                <w:rFonts w:eastAsiaTheme="minorHAnsi"/>
                <w:b w:val="0"/>
                <w:bCs w:val="0"/>
                <w:szCs w:val="22"/>
                <w:lang w:val="ca-ES" w:eastAsia="en-US"/>
              </w:rPr>
              <w:pPrChange w:id="5818" w:author="paulac" w:date="2013-10-08T15:46:00Z">
                <w:pPr>
                  <w:spacing w:after="200" w:line="276" w:lineRule="auto"/>
                  <w:jc w:val="left"/>
                  <w:cnfStyle w:val="001000100000"/>
                </w:pPr>
              </w:pPrChange>
            </w:pPr>
            <w:del w:id="5819" w:author="paulac" w:date="2013-10-08T15:44:00Z">
              <w:r w:rsidDel="00094FB4">
                <w:rPr>
                  <w:b w:val="0"/>
                  <w:bCs w:val="0"/>
                </w:rPr>
                <w:delText>remitentRegistreNumero</w:delText>
              </w:r>
            </w:del>
          </w:p>
        </w:tc>
        <w:tc>
          <w:tcPr>
            <w:tcW w:w="4542" w:type="dxa"/>
            <w:tcPrChange w:id="5820" w:author="paulac" w:date="2013-10-10T11:23:00Z">
              <w:tcPr>
                <w:tcW w:w="4780" w:type="dxa"/>
                <w:gridSpan w:val="3"/>
                <w:vAlign w:val="center"/>
              </w:tcPr>
            </w:tcPrChange>
          </w:tcPr>
          <w:p w:rsidR="00E21426" w:rsidRDefault="002E6FBB">
            <w:pPr>
              <w:jc w:val="left"/>
              <w:cnfStyle w:val="000000100000"/>
              <w:rPr>
                <w:del w:id="5821" w:author="paulac" w:date="2013-10-08T15:44:00Z"/>
                <w:rFonts w:eastAsiaTheme="minorHAnsi"/>
                <w:szCs w:val="22"/>
                <w:lang w:val="ca-ES" w:eastAsia="en-US"/>
              </w:rPr>
              <w:pPrChange w:id="5822" w:author="paulac" w:date="2013-10-08T15:46:00Z">
                <w:pPr>
                  <w:spacing w:after="200" w:line="276" w:lineRule="auto"/>
                  <w:jc w:val="left"/>
                  <w:cnfStyle w:val="000000100000"/>
                </w:pPr>
              </w:pPrChange>
            </w:pPr>
            <w:del w:id="5823" w:author="paulac" w:date="2013-10-08T15:44:00Z">
              <w:r w:rsidDel="00094FB4">
                <w:delText>Número de registre de sortida</w:delText>
              </w:r>
            </w:del>
          </w:p>
        </w:tc>
      </w:tr>
      <w:tr w:rsidR="002E6FBB" w:rsidRPr="00CE5945" w:rsidDel="00094FB4" w:rsidTr="00FB7BE1">
        <w:tblPrEx>
          <w:tblPrExChange w:id="5824" w:author="paulac" w:date="2013-10-10T11:23:00Z">
            <w:tblPrEx>
              <w:tblW w:w="7860" w:type="dxa"/>
              <w:jc w:val="center"/>
              <w:tblInd w:w="-157"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Ex>
          </w:tblPrExChange>
        </w:tblPrEx>
        <w:trPr>
          <w:trHeight w:val="397"/>
          <w:del w:id="5825" w:author="paulac" w:date="2013-10-08T15:44:00Z"/>
          <w:trPrChange w:id="5826" w:author="paulac" w:date="2013-10-10T11:23:00Z">
            <w:trPr>
              <w:gridAfter w:val="0"/>
              <w:trHeight w:val="397"/>
              <w:jc w:val="center"/>
            </w:trPr>
          </w:trPrChange>
        </w:trPr>
        <w:tc>
          <w:tcPr>
            <w:cnfStyle w:val="001000000000"/>
            <w:tcW w:w="3396" w:type="dxa"/>
            <w:gridSpan w:val="2"/>
            <w:tcPrChange w:id="5827" w:author="paulac" w:date="2013-10-10T11:23:00Z">
              <w:tcPr>
                <w:tcW w:w="3080" w:type="dxa"/>
                <w:gridSpan w:val="2"/>
                <w:vAlign w:val="center"/>
              </w:tcPr>
            </w:tcPrChange>
          </w:tcPr>
          <w:p w:rsidR="00E21426" w:rsidRDefault="002E6FBB">
            <w:pPr>
              <w:jc w:val="left"/>
              <w:rPr>
                <w:del w:id="5828" w:author="paulac" w:date="2013-10-08T15:44:00Z"/>
                <w:rFonts w:eastAsiaTheme="minorHAnsi"/>
                <w:b w:val="0"/>
                <w:bCs w:val="0"/>
                <w:szCs w:val="22"/>
                <w:lang w:val="ca-ES" w:eastAsia="en-US"/>
              </w:rPr>
              <w:pPrChange w:id="5829" w:author="paulac" w:date="2013-10-08T15:46:00Z">
                <w:pPr>
                  <w:spacing w:after="200" w:line="276" w:lineRule="auto"/>
                  <w:jc w:val="left"/>
                </w:pPr>
              </w:pPrChange>
            </w:pPr>
            <w:del w:id="5830" w:author="paulac" w:date="2013-10-08T15:44:00Z">
              <w:r w:rsidDel="00094FB4">
                <w:rPr>
                  <w:b w:val="0"/>
                  <w:bCs w:val="0"/>
                </w:rPr>
                <w:delText>varRemitentRegistreNumero</w:delText>
              </w:r>
            </w:del>
          </w:p>
        </w:tc>
        <w:tc>
          <w:tcPr>
            <w:tcW w:w="4542" w:type="dxa"/>
            <w:tcPrChange w:id="5831" w:author="paulac" w:date="2013-10-10T11:23:00Z">
              <w:tcPr>
                <w:tcW w:w="4780" w:type="dxa"/>
                <w:gridSpan w:val="3"/>
                <w:vAlign w:val="center"/>
              </w:tcPr>
            </w:tcPrChange>
          </w:tcPr>
          <w:p w:rsidR="00E21426" w:rsidRDefault="002E6FBB">
            <w:pPr>
              <w:jc w:val="left"/>
              <w:cnfStyle w:val="000000000000"/>
              <w:rPr>
                <w:del w:id="5832" w:author="paulac" w:date="2013-10-08T15:44:00Z"/>
                <w:rFonts w:eastAsiaTheme="minorHAnsi"/>
                <w:szCs w:val="22"/>
                <w:lang w:val="ca-ES" w:eastAsia="en-US"/>
              </w:rPr>
              <w:pPrChange w:id="5833" w:author="paulac" w:date="2013-10-08T15:46:00Z">
                <w:pPr>
                  <w:spacing w:after="200" w:line="276" w:lineRule="auto"/>
                  <w:jc w:val="left"/>
                  <w:cnfStyle w:val="000000000000"/>
                </w:pPr>
              </w:pPrChange>
            </w:pPr>
            <w:del w:id="5834" w:author="paulac" w:date="2013-10-08T15:44:00Z">
              <w:r w:rsidRPr="00CE5945" w:rsidDel="00094FB4">
                <w:delText xml:space="preserve">Variable que conté el </w:delText>
              </w:r>
              <w:r w:rsidDel="00094FB4">
                <w:delText>número de registre de sortida</w:delText>
              </w:r>
            </w:del>
          </w:p>
        </w:tc>
      </w:tr>
      <w:tr w:rsidR="002E6FBB" w:rsidRPr="00CE5945" w:rsidDel="00094FB4" w:rsidTr="00FB7BE1">
        <w:tblPrEx>
          <w:tblPrExChange w:id="5835" w:author="paulac" w:date="2013-10-10T11:23:00Z">
            <w:tblPrEx>
              <w:tblW w:w="7860" w:type="dxa"/>
              <w:jc w:val="center"/>
              <w:tblInd w:w="-157"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Ex>
          </w:tblPrExChange>
        </w:tblPrEx>
        <w:trPr>
          <w:cnfStyle w:val="000000100000"/>
          <w:trHeight w:val="397"/>
          <w:del w:id="5836" w:author="paulac" w:date="2013-10-08T15:44:00Z"/>
          <w:trPrChange w:id="5837" w:author="paulac" w:date="2013-10-10T11:23:00Z">
            <w:trPr>
              <w:gridAfter w:val="0"/>
              <w:trHeight w:val="397"/>
              <w:jc w:val="center"/>
            </w:trPr>
          </w:trPrChange>
        </w:trPr>
        <w:tc>
          <w:tcPr>
            <w:cnfStyle w:val="001000000000"/>
            <w:tcW w:w="3396" w:type="dxa"/>
            <w:gridSpan w:val="2"/>
            <w:tcPrChange w:id="5838" w:author="paulac" w:date="2013-10-10T11:23:00Z">
              <w:tcPr>
                <w:tcW w:w="3080" w:type="dxa"/>
                <w:gridSpan w:val="2"/>
                <w:vAlign w:val="center"/>
              </w:tcPr>
            </w:tcPrChange>
          </w:tcPr>
          <w:p w:rsidR="00E21426" w:rsidRDefault="002E6FBB">
            <w:pPr>
              <w:jc w:val="left"/>
              <w:cnfStyle w:val="001000100000"/>
              <w:rPr>
                <w:del w:id="5839" w:author="paulac" w:date="2013-10-08T15:44:00Z"/>
                <w:rFonts w:eastAsiaTheme="minorHAnsi"/>
                <w:b w:val="0"/>
                <w:bCs w:val="0"/>
                <w:szCs w:val="22"/>
                <w:lang w:val="ca-ES" w:eastAsia="en-US"/>
              </w:rPr>
              <w:pPrChange w:id="5840" w:author="paulac" w:date="2013-10-08T15:46:00Z">
                <w:pPr>
                  <w:spacing w:after="200" w:line="276" w:lineRule="auto"/>
                  <w:jc w:val="left"/>
                  <w:cnfStyle w:val="001000100000"/>
                </w:pPr>
              </w:pPrChange>
            </w:pPr>
            <w:del w:id="5841" w:author="paulac" w:date="2013-10-08T15:44:00Z">
              <w:r w:rsidDel="00094FB4">
                <w:rPr>
                  <w:b w:val="0"/>
                  <w:bCs w:val="0"/>
                </w:rPr>
                <w:delText>remitentRegistreAny</w:delText>
              </w:r>
            </w:del>
          </w:p>
        </w:tc>
        <w:tc>
          <w:tcPr>
            <w:tcW w:w="4542" w:type="dxa"/>
            <w:tcPrChange w:id="5842" w:author="paulac" w:date="2013-10-10T11:23:00Z">
              <w:tcPr>
                <w:tcW w:w="4780" w:type="dxa"/>
                <w:gridSpan w:val="3"/>
                <w:vAlign w:val="center"/>
              </w:tcPr>
            </w:tcPrChange>
          </w:tcPr>
          <w:p w:rsidR="00E21426" w:rsidRDefault="002E6FBB">
            <w:pPr>
              <w:jc w:val="left"/>
              <w:cnfStyle w:val="000000100000"/>
              <w:rPr>
                <w:del w:id="5843" w:author="paulac" w:date="2013-10-08T15:44:00Z"/>
                <w:rFonts w:eastAsiaTheme="minorHAnsi"/>
                <w:szCs w:val="22"/>
                <w:lang w:val="ca-ES" w:eastAsia="en-US"/>
              </w:rPr>
              <w:pPrChange w:id="5844" w:author="paulac" w:date="2013-10-08T15:46:00Z">
                <w:pPr>
                  <w:spacing w:after="200" w:line="276" w:lineRule="auto"/>
                  <w:jc w:val="left"/>
                  <w:cnfStyle w:val="000000100000"/>
                </w:pPr>
              </w:pPrChange>
            </w:pPr>
            <w:del w:id="5845" w:author="paulac" w:date="2013-10-08T15:44:00Z">
              <w:r w:rsidDel="00094FB4">
                <w:delText>Any de registre de sortida</w:delText>
              </w:r>
            </w:del>
          </w:p>
        </w:tc>
      </w:tr>
      <w:tr w:rsidR="002E6FBB" w:rsidRPr="00CE5945" w:rsidDel="00094FB4" w:rsidTr="00FB7BE1">
        <w:tblPrEx>
          <w:tblPrExChange w:id="5846" w:author="paulac" w:date="2013-10-10T11:23:00Z">
            <w:tblPrEx>
              <w:tblW w:w="7860" w:type="dxa"/>
              <w:jc w:val="center"/>
              <w:tblInd w:w="-157"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Ex>
          </w:tblPrExChange>
        </w:tblPrEx>
        <w:trPr>
          <w:trHeight w:val="397"/>
          <w:del w:id="5847" w:author="paulac" w:date="2013-10-08T15:44:00Z"/>
          <w:trPrChange w:id="5848" w:author="paulac" w:date="2013-10-10T11:23:00Z">
            <w:trPr>
              <w:gridAfter w:val="0"/>
              <w:trHeight w:val="397"/>
              <w:jc w:val="center"/>
            </w:trPr>
          </w:trPrChange>
        </w:trPr>
        <w:tc>
          <w:tcPr>
            <w:cnfStyle w:val="001000000000"/>
            <w:tcW w:w="3396" w:type="dxa"/>
            <w:gridSpan w:val="2"/>
            <w:tcPrChange w:id="5849" w:author="paulac" w:date="2013-10-10T11:23:00Z">
              <w:tcPr>
                <w:tcW w:w="3080" w:type="dxa"/>
                <w:gridSpan w:val="2"/>
                <w:vAlign w:val="center"/>
              </w:tcPr>
            </w:tcPrChange>
          </w:tcPr>
          <w:p w:rsidR="00E21426" w:rsidRDefault="002E6FBB">
            <w:pPr>
              <w:jc w:val="left"/>
              <w:rPr>
                <w:del w:id="5850" w:author="paulac" w:date="2013-10-08T15:44:00Z"/>
                <w:rFonts w:eastAsiaTheme="minorHAnsi"/>
                <w:b w:val="0"/>
                <w:bCs w:val="0"/>
                <w:szCs w:val="22"/>
                <w:lang w:val="ca-ES" w:eastAsia="en-US"/>
              </w:rPr>
              <w:pPrChange w:id="5851" w:author="paulac" w:date="2013-10-08T15:46:00Z">
                <w:pPr>
                  <w:spacing w:after="200" w:line="276" w:lineRule="auto"/>
                  <w:jc w:val="left"/>
                </w:pPr>
              </w:pPrChange>
            </w:pPr>
            <w:del w:id="5852" w:author="paulac" w:date="2013-10-08T15:44:00Z">
              <w:r w:rsidDel="00094FB4">
                <w:rPr>
                  <w:b w:val="0"/>
                  <w:bCs w:val="0"/>
                </w:rPr>
                <w:delText>varRemitentRegistreAny</w:delText>
              </w:r>
            </w:del>
          </w:p>
        </w:tc>
        <w:tc>
          <w:tcPr>
            <w:tcW w:w="4542" w:type="dxa"/>
            <w:tcPrChange w:id="5853" w:author="paulac" w:date="2013-10-10T11:23:00Z">
              <w:tcPr>
                <w:tcW w:w="4780" w:type="dxa"/>
                <w:gridSpan w:val="3"/>
                <w:vAlign w:val="center"/>
              </w:tcPr>
            </w:tcPrChange>
          </w:tcPr>
          <w:p w:rsidR="00E21426" w:rsidRDefault="002E6FBB">
            <w:pPr>
              <w:jc w:val="left"/>
              <w:cnfStyle w:val="000000000000"/>
              <w:rPr>
                <w:del w:id="5854" w:author="paulac" w:date="2013-10-08T15:44:00Z"/>
                <w:rFonts w:eastAsiaTheme="minorHAnsi"/>
                <w:szCs w:val="22"/>
                <w:lang w:val="ca-ES" w:eastAsia="en-US"/>
              </w:rPr>
              <w:pPrChange w:id="5855" w:author="paulac" w:date="2013-10-08T15:46:00Z">
                <w:pPr>
                  <w:spacing w:after="200" w:line="276" w:lineRule="auto"/>
                  <w:jc w:val="left"/>
                  <w:cnfStyle w:val="000000000000"/>
                </w:pPr>
              </w:pPrChange>
            </w:pPr>
            <w:del w:id="5856" w:author="paulac" w:date="2013-10-08T15:44:00Z">
              <w:r w:rsidRPr="00CE5945" w:rsidDel="00094FB4">
                <w:delText xml:space="preserve">Variable que conté </w:delText>
              </w:r>
              <w:r w:rsidDel="00094FB4">
                <w:delText>l’any de registre de sortida</w:delText>
              </w:r>
            </w:del>
          </w:p>
        </w:tc>
      </w:tr>
      <w:tr w:rsidR="002E6FBB" w:rsidRPr="00CE5945" w:rsidDel="00094FB4" w:rsidTr="00FB7BE1">
        <w:tblPrEx>
          <w:tblPrExChange w:id="5857" w:author="paulac" w:date="2013-10-10T11:23:00Z">
            <w:tblPrEx>
              <w:tblW w:w="7860" w:type="dxa"/>
              <w:jc w:val="center"/>
              <w:tblInd w:w="-157"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Ex>
          </w:tblPrExChange>
        </w:tblPrEx>
        <w:trPr>
          <w:cnfStyle w:val="000000100000"/>
          <w:trHeight w:val="397"/>
          <w:del w:id="5858" w:author="paulac" w:date="2013-10-08T15:44:00Z"/>
          <w:trPrChange w:id="5859" w:author="paulac" w:date="2013-10-10T11:23:00Z">
            <w:trPr>
              <w:gridAfter w:val="0"/>
              <w:trHeight w:val="397"/>
              <w:jc w:val="center"/>
            </w:trPr>
          </w:trPrChange>
        </w:trPr>
        <w:tc>
          <w:tcPr>
            <w:cnfStyle w:val="001000000000"/>
            <w:tcW w:w="3396" w:type="dxa"/>
            <w:gridSpan w:val="2"/>
            <w:tcPrChange w:id="5860" w:author="paulac" w:date="2013-10-10T11:23:00Z">
              <w:tcPr>
                <w:tcW w:w="3080" w:type="dxa"/>
                <w:gridSpan w:val="2"/>
                <w:vAlign w:val="center"/>
              </w:tcPr>
            </w:tcPrChange>
          </w:tcPr>
          <w:p w:rsidR="00E21426" w:rsidRDefault="002E6FBB">
            <w:pPr>
              <w:jc w:val="left"/>
              <w:cnfStyle w:val="001000100000"/>
              <w:rPr>
                <w:del w:id="5861" w:author="paulac" w:date="2013-10-08T15:44:00Z"/>
                <w:rFonts w:eastAsiaTheme="minorHAnsi"/>
                <w:b w:val="0"/>
                <w:bCs w:val="0"/>
                <w:szCs w:val="22"/>
                <w:lang w:val="ca-ES" w:eastAsia="en-US"/>
              </w:rPr>
              <w:pPrChange w:id="5862" w:author="paulac" w:date="2013-10-08T15:46:00Z">
                <w:pPr>
                  <w:spacing w:after="200" w:line="276" w:lineRule="auto"/>
                  <w:jc w:val="left"/>
                  <w:cnfStyle w:val="001000100000"/>
                </w:pPr>
              </w:pPrChange>
            </w:pPr>
            <w:del w:id="5863" w:author="paulac" w:date="2013-10-08T15:44:00Z">
              <w:r w:rsidDel="00094FB4">
                <w:rPr>
                  <w:b w:val="0"/>
                  <w:bCs w:val="0"/>
                </w:rPr>
                <w:delText>destinatariCodiEntitat</w:delText>
              </w:r>
            </w:del>
          </w:p>
        </w:tc>
        <w:tc>
          <w:tcPr>
            <w:tcW w:w="4542" w:type="dxa"/>
            <w:tcPrChange w:id="5864" w:author="paulac" w:date="2013-10-10T11:23:00Z">
              <w:tcPr>
                <w:tcW w:w="4780" w:type="dxa"/>
                <w:gridSpan w:val="3"/>
                <w:vAlign w:val="center"/>
              </w:tcPr>
            </w:tcPrChange>
          </w:tcPr>
          <w:p w:rsidR="00E21426" w:rsidRDefault="002E6FBB">
            <w:pPr>
              <w:jc w:val="left"/>
              <w:cnfStyle w:val="000000100000"/>
              <w:rPr>
                <w:del w:id="5865" w:author="paulac" w:date="2013-10-08T15:44:00Z"/>
                <w:rFonts w:eastAsiaTheme="minorHAnsi"/>
                <w:szCs w:val="22"/>
                <w:lang w:val="ca-ES" w:eastAsia="en-US"/>
              </w:rPr>
              <w:pPrChange w:id="5866" w:author="paulac" w:date="2013-10-08T15:46:00Z">
                <w:pPr>
                  <w:spacing w:after="200" w:line="276" w:lineRule="auto"/>
                  <w:jc w:val="left"/>
                  <w:cnfStyle w:val="000000100000"/>
                </w:pPr>
              </w:pPrChange>
            </w:pPr>
            <w:del w:id="5867" w:author="paulac" w:date="2013-10-08T15:44:00Z">
              <w:r w:rsidDel="00094FB4">
                <w:delText>Codi de l’entitat destinatària</w:delText>
              </w:r>
            </w:del>
          </w:p>
        </w:tc>
      </w:tr>
      <w:tr w:rsidR="002E6FBB" w:rsidRPr="00CE5945" w:rsidDel="00094FB4" w:rsidTr="00FB7BE1">
        <w:tblPrEx>
          <w:tblPrExChange w:id="5868" w:author="paulac" w:date="2013-10-10T11:23:00Z">
            <w:tblPrEx>
              <w:tblW w:w="7860" w:type="dxa"/>
              <w:jc w:val="center"/>
              <w:tblInd w:w="-157"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Ex>
          </w:tblPrExChange>
        </w:tblPrEx>
        <w:trPr>
          <w:trHeight w:val="397"/>
          <w:del w:id="5869" w:author="paulac" w:date="2013-10-08T15:44:00Z"/>
          <w:trPrChange w:id="5870" w:author="paulac" w:date="2013-10-10T11:23:00Z">
            <w:trPr>
              <w:gridAfter w:val="0"/>
              <w:trHeight w:val="397"/>
              <w:jc w:val="center"/>
            </w:trPr>
          </w:trPrChange>
        </w:trPr>
        <w:tc>
          <w:tcPr>
            <w:cnfStyle w:val="001000000000"/>
            <w:tcW w:w="3396" w:type="dxa"/>
            <w:gridSpan w:val="2"/>
            <w:tcPrChange w:id="5871" w:author="paulac" w:date="2013-10-10T11:23:00Z">
              <w:tcPr>
                <w:tcW w:w="3080" w:type="dxa"/>
                <w:gridSpan w:val="2"/>
                <w:vAlign w:val="center"/>
              </w:tcPr>
            </w:tcPrChange>
          </w:tcPr>
          <w:p w:rsidR="00E21426" w:rsidRDefault="002E6FBB">
            <w:pPr>
              <w:jc w:val="left"/>
              <w:rPr>
                <w:del w:id="5872" w:author="paulac" w:date="2013-10-08T15:44:00Z"/>
                <w:rFonts w:eastAsiaTheme="minorHAnsi"/>
                <w:b w:val="0"/>
                <w:bCs w:val="0"/>
                <w:szCs w:val="22"/>
                <w:lang w:val="ca-ES" w:eastAsia="en-US"/>
              </w:rPr>
              <w:pPrChange w:id="5873" w:author="paulac" w:date="2013-10-08T15:46:00Z">
                <w:pPr>
                  <w:spacing w:after="200" w:line="276" w:lineRule="auto"/>
                  <w:jc w:val="left"/>
                </w:pPr>
              </w:pPrChange>
            </w:pPr>
            <w:del w:id="5874" w:author="paulac" w:date="2013-10-08T15:44:00Z">
              <w:r w:rsidDel="00094FB4">
                <w:rPr>
                  <w:b w:val="0"/>
                  <w:bCs w:val="0"/>
                </w:rPr>
                <w:delText>varDestinatariCodiEntitat</w:delText>
              </w:r>
            </w:del>
          </w:p>
        </w:tc>
        <w:tc>
          <w:tcPr>
            <w:tcW w:w="4542" w:type="dxa"/>
            <w:tcPrChange w:id="5875" w:author="paulac" w:date="2013-10-10T11:23:00Z">
              <w:tcPr>
                <w:tcW w:w="4780" w:type="dxa"/>
                <w:gridSpan w:val="3"/>
                <w:vAlign w:val="center"/>
              </w:tcPr>
            </w:tcPrChange>
          </w:tcPr>
          <w:p w:rsidR="00E21426" w:rsidRDefault="002E6FBB">
            <w:pPr>
              <w:jc w:val="left"/>
              <w:cnfStyle w:val="000000000000"/>
              <w:rPr>
                <w:del w:id="5876" w:author="paulac" w:date="2013-10-08T15:44:00Z"/>
                <w:rFonts w:eastAsiaTheme="minorHAnsi"/>
                <w:szCs w:val="22"/>
                <w:lang w:val="ca-ES" w:eastAsia="en-US"/>
              </w:rPr>
              <w:pPrChange w:id="5877" w:author="paulac" w:date="2013-10-08T15:46:00Z">
                <w:pPr>
                  <w:spacing w:after="200" w:line="276" w:lineRule="auto"/>
                  <w:jc w:val="left"/>
                  <w:cnfStyle w:val="000000000000"/>
                </w:pPr>
              </w:pPrChange>
            </w:pPr>
            <w:del w:id="5878" w:author="paulac" w:date="2013-10-08T15:44:00Z">
              <w:r w:rsidRPr="00CE5945" w:rsidDel="00094FB4">
                <w:delText xml:space="preserve">Variable que conté el </w:delText>
              </w:r>
              <w:r w:rsidDel="00094FB4">
                <w:delText>codi de l’entitat destinatària</w:delText>
              </w:r>
            </w:del>
          </w:p>
        </w:tc>
      </w:tr>
      <w:tr w:rsidR="002E6FBB" w:rsidRPr="00CE5945" w:rsidDel="00094FB4" w:rsidTr="00FB7BE1">
        <w:tblPrEx>
          <w:tblPrExChange w:id="5879" w:author="paulac" w:date="2013-10-10T11:23:00Z">
            <w:tblPrEx>
              <w:tblW w:w="7860" w:type="dxa"/>
              <w:jc w:val="center"/>
              <w:tblInd w:w="-157"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Ex>
          </w:tblPrExChange>
        </w:tblPrEx>
        <w:trPr>
          <w:cnfStyle w:val="000000100000"/>
          <w:trHeight w:val="397"/>
          <w:del w:id="5880" w:author="paulac" w:date="2013-10-08T15:44:00Z"/>
          <w:trPrChange w:id="5881" w:author="paulac" w:date="2013-10-10T11:23:00Z">
            <w:trPr>
              <w:gridAfter w:val="0"/>
              <w:trHeight w:val="397"/>
              <w:jc w:val="center"/>
            </w:trPr>
          </w:trPrChange>
        </w:trPr>
        <w:tc>
          <w:tcPr>
            <w:cnfStyle w:val="001000000000"/>
            <w:tcW w:w="3396" w:type="dxa"/>
            <w:gridSpan w:val="2"/>
            <w:tcPrChange w:id="5882" w:author="paulac" w:date="2013-10-10T11:23:00Z">
              <w:tcPr>
                <w:tcW w:w="3080" w:type="dxa"/>
                <w:gridSpan w:val="2"/>
                <w:vAlign w:val="center"/>
              </w:tcPr>
            </w:tcPrChange>
          </w:tcPr>
          <w:p w:rsidR="00E21426" w:rsidRDefault="002E6FBB">
            <w:pPr>
              <w:jc w:val="left"/>
              <w:cnfStyle w:val="001000100000"/>
              <w:rPr>
                <w:del w:id="5883" w:author="paulac" w:date="2013-10-08T15:44:00Z"/>
                <w:rFonts w:eastAsiaTheme="minorHAnsi"/>
                <w:b w:val="0"/>
                <w:bCs w:val="0"/>
                <w:szCs w:val="22"/>
                <w:lang w:val="ca-ES" w:eastAsia="en-US"/>
              </w:rPr>
              <w:pPrChange w:id="5884" w:author="paulac" w:date="2013-10-08T15:46:00Z">
                <w:pPr>
                  <w:spacing w:after="200" w:line="276" w:lineRule="auto"/>
                  <w:jc w:val="left"/>
                  <w:cnfStyle w:val="001000100000"/>
                </w:pPr>
              </w:pPrChange>
            </w:pPr>
            <w:del w:id="5885" w:author="paulac" w:date="2013-10-08T15:44:00Z">
              <w:r w:rsidDel="00094FB4">
                <w:rPr>
                  <w:b w:val="0"/>
                  <w:bCs w:val="0"/>
                </w:rPr>
                <w:delText>destinatariCodiGeografic</w:delText>
              </w:r>
            </w:del>
          </w:p>
        </w:tc>
        <w:tc>
          <w:tcPr>
            <w:tcW w:w="4542" w:type="dxa"/>
            <w:tcPrChange w:id="5886" w:author="paulac" w:date="2013-10-10T11:23:00Z">
              <w:tcPr>
                <w:tcW w:w="4780" w:type="dxa"/>
                <w:gridSpan w:val="3"/>
                <w:vAlign w:val="center"/>
              </w:tcPr>
            </w:tcPrChange>
          </w:tcPr>
          <w:p w:rsidR="00E21426" w:rsidRDefault="002E6FBB">
            <w:pPr>
              <w:jc w:val="left"/>
              <w:cnfStyle w:val="000000100000"/>
              <w:rPr>
                <w:del w:id="5887" w:author="paulac" w:date="2013-10-08T15:44:00Z"/>
                <w:rFonts w:eastAsiaTheme="minorHAnsi"/>
                <w:szCs w:val="22"/>
                <w:lang w:val="ca-ES" w:eastAsia="en-US"/>
              </w:rPr>
              <w:pPrChange w:id="5888" w:author="paulac" w:date="2013-10-08T15:46:00Z">
                <w:pPr>
                  <w:spacing w:after="200" w:line="276" w:lineRule="auto"/>
                  <w:jc w:val="left"/>
                  <w:cnfStyle w:val="000000100000"/>
                </w:pPr>
              </w:pPrChange>
            </w:pPr>
            <w:del w:id="5889" w:author="paulac" w:date="2013-10-08T15:44:00Z">
              <w:r w:rsidDel="00094FB4">
                <w:delText>Codi de l’origen geogràfic del destinatari</w:delText>
              </w:r>
            </w:del>
          </w:p>
        </w:tc>
      </w:tr>
      <w:tr w:rsidR="002E6FBB" w:rsidRPr="00CE5945" w:rsidDel="00094FB4" w:rsidTr="00FB7BE1">
        <w:tblPrEx>
          <w:tblPrExChange w:id="5890" w:author="paulac" w:date="2013-10-10T11:23:00Z">
            <w:tblPrEx>
              <w:tblW w:w="7860" w:type="dxa"/>
              <w:jc w:val="center"/>
              <w:tblInd w:w="-157"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Ex>
          </w:tblPrExChange>
        </w:tblPrEx>
        <w:trPr>
          <w:trHeight w:val="397"/>
          <w:del w:id="5891" w:author="paulac" w:date="2013-10-08T15:44:00Z"/>
          <w:trPrChange w:id="5892" w:author="paulac" w:date="2013-10-10T11:23:00Z">
            <w:trPr>
              <w:gridAfter w:val="0"/>
              <w:trHeight w:val="397"/>
              <w:jc w:val="center"/>
            </w:trPr>
          </w:trPrChange>
        </w:trPr>
        <w:tc>
          <w:tcPr>
            <w:cnfStyle w:val="001000000000"/>
            <w:tcW w:w="3396" w:type="dxa"/>
            <w:gridSpan w:val="2"/>
            <w:tcPrChange w:id="5893" w:author="paulac" w:date="2013-10-10T11:23:00Z">
              <w:tcPr>
                <w:tcW w:w="3080" w:type="dxa"/>
                <w:gridSpan w:val="2"/>
                <w:vAlign w:val="center"/>
              </w:tcPr>
            </w:tcPrChange>
          </w:tcPr>
          <w:p w:rsidR="00E21426" w:rsidRDefault="002E6FBB">
            <w:pPr>
              <w:jc w:val="left"/>
              <w:rPr>
                <w:del w:id="5894" w:author="paulac" w:date="2013-10-08T15:44:00Z"/>
                <w:rFonts w:eastAsiaTheme="minorHAnsi"/>
                <w:b w:val="0"/>
                <w:bCs w:val="0"/>
                <w:szCs w:val="22"/>
                <w:lang w:val="ca-ES" w:eastAsia="en-US"/>
              </w:rPr>
              <w:pPrChange w:id="5895" w:author="paulac" w:date="2013-10-08T15:46:00Z">
                <w:pPr>
                  <w:spacing w:after="200" w:line="276" w:lineRule="auto"/>
                  <w:jc w:val="left"/>
                </w:pPr>
              </w:pPrChange>
            </w:pPr>
            <w:del w:id="5896" w:author="paulac" w:date="2013-10-08T15:44:00Z">
              <w:r w:rsidDel="00094FB4">
                <w:rPr>
                  <w:b w:val="0"/>
                  <w:bCs w:val="0"/>
                </w:rPr>
                <w:delText>varDestinatariCodiGeografic</w:delText>
              </w:r>
            </w:del>
          </w:p>
        </w:tc>
        <w:tc>
          <w:tcPr>
            <w:tcW w:w="4542" w:type="dxa"/>
            <w:tcPrChange w:id="5897" w:author="paulac" w:date="2013-10-10T11:23:00Z">
              <w:tcPr>
                <w:tcW w:w="4780" w:type="dxa"/>
                <w:gridSpan w:val="3"/>
                <w:vAlign w:val="center"/>
              </w:tcPr>
            </w:tcPrChange>
          </w:tcPr>
          <w:p w:rsidR="00E21426" w:rsidRDefault="002E6FBB">
            <w:pPr>
              <w:jc w:val="left"/>
              <w:cnfStyle w:val="000000000000"/>
              <w:rPr>
                <w:del w:id="5898" w:author="paulac" w:date="2013-10-08T15:44:00Z"/>
                <w:rFonts w:eastAsiaTheme="minorHAnsi"/>
                <w:szCs w:val="22"/>
                <w:lang w:val="ca-ES" w:eastAsia="en-US"/>
              </w:rPr>
              <w:pPrChange w:id="5899" w:author="paulac" w:date="2013-10-08T15:46:00Z">
                <w:pPr>
                  <w:spacing w:after="200" w:line="276" w:lineRule="auto"/>
                  <w:jc w:val="left"/>
                  <w:cnfStyle w:val="000000000000"/>
                </w:pPr>
              </w:pPrChange>
            </w:pPr>
            <w:del w:id="5900" w:author="paulac" w:date="2013-10-08T15:44:00Z">
              <w:r w:rsidRPr="00CE5945" w:rsidDel="00094FB4">
                <w:delText xml:space="preserve">Variable que conté el </w:delText>
              </w:r>
              <w:r w:rsidDel="00094FB4">
                <w:delText>codi de l’origen geogràfic del destinatari</w:delText>
              </w:r>
            </w:del>
          </w:p>
        </w:tc>
      </w:tr>
      <w:tr w:rsidR="002E6FBB" w:rsidRPr="00CE5945" w:rsidDel="00094FB4" w:rsidTr="00FB7BE1">
        <w:tblPrEx>
          <w:tblPrExChange w:id="5901" w:author="paulac" w:date="2013-10-10T11:23:00Z">
            <w:tblPrEx>
              <w:tblW w:w="7860" w:type="dxa"/>
              <w:jc w:val="center"/>
              <w:tblInd w:w="-157"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Ex>
          </w:tblPrExChange>
        </w:tblPrEx>
        <w:trPr>
          <w:cnfStyle w:val="000000100000"/>
          <w:trHeight w:val="397"/>
          <w:del w:id="5902" w:author="paulac" w:date="2013-10-08T15:44:00Z"/>
          <w:trPrChange w:id="5903" w:author="paulac" w:date="2013-10-10T11:23:00Z">
            <w:trPr>
              <w:gridAfter w:val="0"/>
              <w:trHeight w:val="397"/>
              <w:jc w:val="center"/>
            </w:trPr>
          </w:trPrChange>
        </w:trPr>
        <w:tc>
          <w:tcPr>
            <w:cnfStyle w:val="001000000000"/>
            <w:tcW w:w="3396" w:type="dxa"/>
            <w:gridSpan w:val="2"/>
            <w:tcPrChange w:id="5904" w:author="paulac" w:date="2013-10-10T11:23:00Z">
              <w:tcPr>
                <w:tcW w:w="3080" w:type="dxa"/>
                <w:gridSpan w:val="2"/>
                <w:vAlign w:val="center"/>
              </w:tcPr>
            </w:tcPrChange>
          </w:tcPr>
          <w:p w:rsidR="00E21426" w:rsidRDefault="002E6FBB">
            <w:pPr>
              <w:jc w:val="left"/>
              <w:cnfStyle w:val="001000100000"/>
              <w:rPr>
                <w:del w:id="5905" w:author="paulac" w:date="2013-10-08T15:44:00Z"/>
                <w:rFonts w:eastAsiaTheme="minorHAnsi"/>
                <w:b w:val="0"/>
                <w:bCs w:val="0"/>
                <w:szCs w:val="22"/>
                <w:lang w:val="ca-ES" w:eastAsia="en-US"/>
              </w:rPr>
              <w:pPrChange w:id="5906" w:author="paulac" w:date="2013-10-08T15:46:00Z">
                <w:pPr>
                  <w:spacing w:after="200" w:line="276" w:lineRule="auto"/>
                  <w:jc w:val="left"/>
                  <w:cnfStyle w:val="001000100000"/>
                </w:pPr>
              </w:pPrChange>
            </w:pPr>
            <w:del w:id="5907" w:author="paulac" w:date="2013-10-08T15:44:00Z">
              <w:r w:rsidDel="00094FB4">
                <w:rPr>
                  <w:b w:val="0"/>
                  <w:bCs w:val="0"/>
                </w:rPr>
                <w:delText>destinatariNomGeografic</w:delText>
              </w:r>
            </w:del>
          </w:p>
        </w:tc>
        <w:tc>
          <w:tcPr>
            <w:tcW w:w="4542" w:type="dxa"/>
            <w:tcPrChange w:id="5908" w:author="paulac" w:date="2013-10-10T11:23:00Z">
              <w:tcPr>
                <w:tcW w:w="4780" w:type="dxa"/>
                <w:gridSpan w:val="3"/>
                <w:vAlign w:val="center"/>
              </w:tcPr>
            </w:tcPrChange>
          </w:tcPr>
          <w:p w:rsidR="00E21426" w:rsidRDefault="002E6FBB">
            <w:pPr>
              <w:jc w:val="left"/>
              <w:cnfStyle w:val="000000100000"/>
              <w:rPr>
                <w:del w:id="5909" w:author="paulac" w:date="2013-10-08T15:44:00Z"/>
                <w:rFonts w:eastAsiaTheme="minorHAnsi"/>
                <w:szCs w:val="22"/>
                <w:lang w:val="ca-ES" w:eastAsia="en-US"/>
              </w:rPr>
              <w:pPrChange w:id="5910" w:author="paulac" w:date="2013-10-08T15:46:00Z">
                <w:pPr>
                  <w:spacing w:after="200" w:line="276" w:lineRule="auto"/>
                  <w:jc w:val="left"/>
                  <w:cnfStyle w:val="000000100000"/>
                </w:pPr>
              </w:pPrChange>
            </w:pPr>
            <w:del w:id="5911" w:author="paulac" w:date="2013-10-08T15:44:00Z">
              <w:r w:rsidDel="00094FB4">
                <w:delText>Nom de l’origen geogràfic del destinatari</w:delText>
              </w:r>
            </w:del>
          </w:p>
        </w:tc>
      </w:tr>
      <w:tr w:rsidR="002E6FBB" w:rsidRPr="00CE5945" w:rsidDel="00094FB4" w:rsidTr="00FB7BE1">
        <w:tblPrEx>
          <w:tblPrExChange w:id="5912" w:author="paulac" w:date="2013-10-10T11:23:00Z">
            <w:tblPrEx>
              <w:tblW w:w="7860" w:type="dxa"/>
              <w:jc w:val="center"/>
              <w:tblInd w:w="-157"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Ex>
          </w:tblPrExChange>
        </w:tblPrEx>
        <w:trPr>
          <w:trHeight w:val="397"/>
          <w:del w:id="5913" w:author="paulac" w:date="2013-10-08T15:44:00Z"/>
          <w:trPrChange w:id="5914" w:author="paulac" w:date="2013-10-10T11:23:00Z">
            <w:trPr>
              <w:gridAfter w:val="0"/>
              <w:trHeight w:val="397"/>
              <w:jc w:val="center"/>
            </w:trPr>
          </w:trPrChange>
        </w:trPr>
        <w:tc>
          <w:tcPr>
            <w:cnfStyle w:val="001000000000"/>
            <w:tcW w:w="3396" w:type="dxa"/>
            <w:gridSpan w:val="2"/>
            <w:tcPrChange w:id="5915" w:author="paulac" w:date="2013-10-10T11:23:00Z">
              <w:tcPr>
                <w:tcW w:w="3080" w:type="dxa"/>
                <w:gridSpan w:val="2"/>
                <w:vAlign w:val="center"/>
              </w:tcPr>
            </w:tcPrChange>
          </w:tcPr>
          <w:p w:rsidR="00E21426" w:rsidRDefault="002E6FBB">
            <w:pPr>
              <w:jc w:val="left"/>
              <w:rPr>
                <w:del w:id="5916" w:author="paulac" w:date="2013-10-08T15:44:00Z"/>
                <w:rFonts w:eastAsiaTheme="minorHAnsi"/>
                <w:b w:val="0"/>
                <w:bCs w:val="0"/>
                <w:szCs w:val="22"/>
                <w:lang w:val="ca-ES" w:eastAsia="en-US"/>
              </w:rPr>
              <w:pPrChange w:id="5917" w:author="paulac" w:date="2013-10-08T15:46:00Z">
                <w:pPr>
                  <w:spacing w:after="200" w:line="276" w:lineRule="auto"/>
                  <w:jc w:val="left"/>
                </w:pPr>
              </w:pPrChange>
            </w:pPr>
            <w:del w:id="5918" w:author="paulac" w:date="2013-10-08T15:44:00Z">
              <w:r w:rsidDel="00094FB4">
                <w:rPr>
                  <w:b w:val="0"/>
                  <w:bCs w:val="0"/>
                </w:rPr>
                <w:delText>varDestinatariNomGeografic</w:delText>
              </w:r>
            </w:del>
          </w:p>
        </w:tc>
        <w:tc>
          <w:tcPr>
            <w:tcW w:w="4542" w:type="dxa"/>
            <w:tcPrChange w:id="5919" w:author="paulac" w:date="2013-10-10T11:23:00Z">
              <w:tcPr>
                <w:tcW w:w="4780" w:type="dxa"/>
                <w:gridSpan w:val="3"/>
                <w:vAlign w:val="center"/>
              </w:tcPr>
            </w:tcPrChange>
          </w:tcPr>
          <w:p w:rsidR="00E21426" w:rsidRDefault="002E6FBB">
            <w:pPr>
              <w:jc w:val="left"/>
              <w:cnfStyle w:val="000000000000"/>
              <w:rPr>
                <w:del w:id="5920" w:author="paulac" w:date="2013-10-08T15:44:00Z"/>
                <w:rFonts w:eastAsiaTheme="minorHAnsi"/>
                <w:szCs w:val="22"/>
                <w:lang w:val="ca-ES" w:eastAsia="en-US"/>
              </w:rPr>
              <w:pPrChange w:id="5921" w:author="paulac" w:date="2013-10-08T15:46:00Z">
                <w:pPr>
                  <w:spacing w:after="200" w:line="276" w:lineRule="auto"/>
                  <w:jc w:val="left"/>
                  <w:cnfStyle w:val="000000000000"/>
                </w:pPr>
              </w:pPrChange>
            </w:pPr>
            <w:del w:id="5922" w:author="paulac" w:date="2013-10-08T15:44:00Z">
              <w:r w:rsidRPr="00CE5945" w:rsidDel="00094FB4">
                <w:delText xml:space="preserve">Variable que conté </w:delText>
              </w:r>
              <w:r w:rsidDel="00094FB4">
                <w:delText>el nom de l’origen geogràfic del destinatari</w:delText>
              </w:r>
            </w:del>
          </w:p>
        </w:tc>
      </w:tr>
      <w:tr w:rsidR="002E6FBB" w:rsidRPr="00CE5945" w:rsidDel="00094FB4" w:rsidTr="00FB7BE1">
        <w:tblPrEx>
          <w:tblPrExChange w:id="5923" w:author="paulac" w:date="2013-10-10T11:23:00Z">
            <w:tblPrEx>
              <w:tblW w:w="7860" w:type="dxa"/>
              <w:jc w:val="center"/>
              <w:tblInd w:w="-157"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Ex>
          </w:tblPrExChange>
        </w:tblPrEx>
        <w:trPr>
          <w:cnfStyle w:val="000000100000"/>
          <w:trHeight w:val="397"/>
          <w:del w:id="5924" w:author="paulac" w:date="2013-10-08T15:44:00Z"/>
          <w:trPrChange w:id="5925" w:author="paulac" w:date="2013-10-10T11:23:00Z">
            <w:trPr>
              <w:gridAfter w:val="0"/>
              <w:trHeight w:val="397"/>
              <w:jc w:val="center"/>
            </w:trPr>
          </w:trPrChange>
        </w:trPr>
        <w:tc>
          <w:tcPr>
            <w:cnfStyle w:val="001000000000"/>
            <w:tcW w:w="3396" w:type="dxa"/>
            <w:gridSpan w:val="2"/>
            <w:tcPrChange w:id="5926" w:author="paulac" w:date="2013-10-10T11:23:00Z">
              <w:tcPr>
                <w:tcW w:w="3080" w:type="dxa"/>
                <w:gridSpan w:val="2"/>
                <w:vAlign w:val="center"/>
              </w:tcPr>
            </w:tcPrChange>
          </w:tcPr>
          <w:p w:rsidR="00E21426" w:rsidRDefault="002E6FBB">
            <w:pPr>
              <w:jc w:val="left"/>
              <w:cnfStyle w:val="001000100000"/>
              <w:rPr>
                <w:del w:id="5927" w:author="paulac" w:date="2013-10-08T15:44:00Z"/>
                <w:rFonts w:eastAsiaTheme="minorHAnsi"/>
                <w:b w:val="0"/>
                <w:bCs w:val="0"/>
                <w:szCs w:val="22"/>
                <w:lang w:val="ca-ES" w:eastAsia="en-US"/>
              </w:rPr>
              <w:pPrChange w:id="5928" w:author="paulac" w:date="2013-10-08T15:46:00Z">
                <w:pPr>
                  <w:spacing w:after="200" w:line="276" w:lineRule="auto"/>
                  <w:jc w:val="left"/>
                  <w:cnfStyle w:val="001000100000"/>
                </w:pPr>
              </w:pPrChange>
            </w:pPr>
            <w:del w:id="5929" w:author="paulac" w:date="2013-10-08T15:44:00Z">
              <w:r w:rsidDel="00094FB4">
                <w:rPr>
                  <w:b w:val="0"/>
                  <w:bCs w:val="0"/>
                </w:rPr>
                <w:delText>destinatariRegistreNumero</w:delText>
              </w:r>
            </w:del>
          </w:p>
        </w:tc>
        <w:tc>
          <w:tcPr>
            <w:tcW w:w="4542" w:type="dxa"/>
            <w:tcPrChange w:id="5930" w:author="paulac" w:date="2013-10-10T11:23:00Z">
              <w:tcPr>
                <w:tcW w:w="4780" w:type="dxa"/>
                <w:gridSpan w:val="3"/>
                <w:vAlign w:val="center"/>
              </w:tcPr>
            </w:tcPrChange>
          </w:tcPr>
          <w:p w:rsidR="00E21426" w:rsidRDefault="002E6FBB">
            <w:pPr>
              <w:jc w:val="left"/>
              <w:cnfStyle w:val="000000100000"/>
              <w:rPr>
                <w:del w:id="5931" w:author="paulac" w:date="2013-10-08T15:44:00Z"/>
                <w:rFonts w:eastAsiaTheme="minorHAnsi"/>
                <w:szCs w:val="22"/>
                <w:lang w:val="ca-ES" w:eastAsia="en-US"/>
              </w:rPr>
              <w:pPrChange w:id="5932" w:author="paulac" w:date="2013-10-08T15:46:00Z">
                <w:pPr>
                  <w:spacing w:after="200" w:line="276" w:lineRule="auto"/>
                  <w:jc w:val="left"/>
                  <w:cnfStyle w:val="000000100000"/>
                </w:pPr>
              </w:pPrChange>
            </w:pPr>
            <w:del w:id="5933" w:author="paulac" w:date="2013-10-08T15:44:00Z">
              <w:r w:rsidDel="00094FB4">
                <w:delText>Número de registre d’entrada</w:delText>
              </w:r>
            </w:del>
          </w:p>
        </w:tc>
      </w:tr>
      <w:tr w:rsidR="002E6FBB" w:rsidRPr="00CE5945" w:rsidDel="00094FB4" w:rsidTr="00FB7BE1">
        <w:tblPrEx>
          <w:tblPrExChange w:id="5934" w:author="paulac" w:date="2013-10-10T11:23:00Z">
            <w:tblPrEx>
              <w:tblW w:w="7860" w:type="dxa"/>
              <w:jc w:val="center"/>
              <w:tblInd w:w="-157"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Ex>
          </w:tblPrExChange>
        </w:tblPrEx>
        <w:trPr>
          <w:trHeight w:val="397"/>
          <w:del w:id="5935" w:author="paulac" w:date="2013-10-08T15:44:00Z"/>
          <w:trPrChange w:id="5936" w:author="paulac" w:date="2013-10-10T11:23:00Z">
            <w:trPr>
              <w:gridAfter w:val="0"/>
              <w:trHeight w:val="397"/>
              <w:jc w:val="center"/>
            </w:trPr>
          </w:trPrChange>
        </w:trPr>
        <w:tc>
          <w:tcPr>
            <w:cnfStyle w:val="001000000000"/>
            <w:tcW w:w="3396" w:type="dxa"/>
            <w:gridSpan w:val="2"/>
            <w:tcPrChange w:id="5937" w:author="paulac" w:date="2013-10-10T11:23:00Z">
              <w:tcPr>
                <w:tcW w:w="3080" w:type="dxa"/>
                <w:gridSpan w:val="2"/>
                <w:vAlign w:val="center"/>
              </w:tcPr>
            </w:tcPrChange>
          </w:tcPr>
          <w:p w:rsidR="00E21426" w:rsidRDefault="002E6FBB">
            <w:pPr>
              <w:jc w:val="left"/>
              <w:rPr>
                <w:del w:id="5938" w:author="paulac" w:date="2013-10-08T15:44:00Z"/>
                <w:rFonts w:eastAsiaTheme="minorHAnsi"/>
                <w:b w:val="0"/>
                <w:bCs w:val="0"/>
                <w:szCs w:val="22"/>
                <w:lang w:val="ca-ES" w:eastAsia="en-US"/>
              </w:rPr>
              <w:pPrChange w:id="5939" w:author="paulac" w:date="2013-10-08T15:46:00Z">
                <w:pPr>
                  <w:spacing w:after="200" w:line="276" w:lineRule="auto"/>
                  <w:jc w:val="left"/>
                </w:pPr>
              </w:pPrChange>
            </w:pPr>
            <w:del w:id="5940" w:author="paulac" w:date="2013-10-08T15:44:00Z">
              <w:r w:rsidDel="00094FB4">
                <w:rPr>
                  <w:b w:val="0"/>
                  <w:bCs w:val="0"/>
                </w:rPr>
                <w:delText>varDestinatariRegistreNumero</w:delText>
              </w:r>
            </w:del>
          </w:p>
        </w:tc>
        <w:tc>
          <w:tcPr>
            <w:tcW w:w="4542" w:type="dxa"/>
            <w:tcPrChange w:id="5941" w:author="paulac" w:date="2013-10-10T11:23:00Z">
              <w:tcPr>
                <w:tcW w:w="4780" w:type="dxa"/>
                <w:gridSpan w:val="3"/>
                <w:vAlign w:val="center"/>
              </w:tcPr>
            </w:tcPrChange>
          </w:tcPr>
          <w:p w:rsidR="00E21426" w:rsidRDefault="002E6FBB">
            <w:pPr>
              <w:jc w:val="left"/>
              <w:cnfStyle w:val="000000000000"/>
              <w:rPr>
                <w:del w:id="5942" w:author="paulac" w:date="2013-10-08T15:44:00Z"/>
                <w:rFonts w:eastAsiaTheme="minorHAnsi"/>
                <w:szCs w:val="22"/>
                <w:lang w:val="ca-ES" w:eastAsia="en-US"/>
              </w:rPr>
              <w:pPrChange w:id="5943" w:author="paulac" w:date="2013-10-08T15:46:00Z">
                <w:pPr>
                  <w:spacing w:after="200" w:line="276" w:lineRule="auto"/>
                  <w:jc w:val="left"/>
                  <w:cnfStyle w:val="000000000000"/>
                </w:pPr>
              </w:pPrChange>
            </w:pPr>
            <w:del w:id="5944" w:author="paulac" w:date="2013-10-08T15:44:00Z">
              <w:r w:rsidRPr="00CE5945" w:rsidDel="00094FB4">
                <w:delText xml:space="preserve">Variable que conté el </w:delText>
              </w:r>
              <w:r w:rsidDel="00094FB4">
                <w:delText>número de registre d’entrada</w:delText>
              </w:r>
            </w:del>
          </w:p>
        </w:tc>
      </w:tr>
      <w:tr w:rsidR="002E6FBB" w:rsidRPr="00CE5945" w:rsidDel="00094FB4" w:rsidTr="00FB7BE1">
        <w:tblPrEx>
          <w:tblPrExChange w:id="5945" w:author="paulac" w:date="2013-10-10T11:23:00Z">
            <w:tblPrEx>
              <w:tblW w:w="7860" w:type="dxa"/>
              <w:jc w:val="center"/>
              <w:tblInd w:w="-157"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Ex>
          </w:tblPrExChange>
        </w:tblPrEx>
        <w:trPr>
          <w:cnfStyle w:val="000000100000"/>
          <w:trHeight w:val="397"/>
          <w:del w:id="5946" w:author="paulac" w:date="2013-10-08T15:44:00Z"/>
          <w:trPrChange w:id="5947" w:author="paulac" w:date="2013-10-10T11:23:00Z">
            <w:trPr>
              <w:gridAfter w:val="0"/>
              <w:trHeight w:val="397"/>
              <w:jc w:val="center"/>
            </w:trPr>
          </w:trPrChange>
        </w:trPr>
        <w:tc>
          <w:tcPr>
            <w:cnfStyle w:val="001000000000"/>
            <w:tcW w:w="3396" w:type="dxa"/>
            <w:gridSpan w:val="2"/>
            <w:tcPrChange w:id="5948" w:author="paulac" w:date="2013-10-10T11:23:00Z">
              <w:tcPr>
                <w:tcW w:w="3080" w:type="dxa"/>
                <w:gridSpan w:val="2"/>
                <w:vAlign w:val="center"/>
              </w:tcPr>
            </w:tcPrChange>
          </w:tcPr>
          <w:p w:rsidR="00E21426" w:rsidRDefault="002E6FBB">
            <w:pPr>
              <w:jc w:val="left"/>
              <w:cnfStyle w:val="001000100000"/>
              <w:rPr>
                <w:del w:id="5949" w:author="paulac" w:date="2013-10-08T15:44:00Z"/>
                <w:rFonts w:eastAsiaTheme="minorHAnsi"/>
                <w:b w:val="0"/>
                <w:bCs w:val="0"/>
                <w:szCs w:val="22"/>
                <w:lang w:val="ca-ES" w:eastAsia="en-US"/>
              </w:rPr>
              <w:pPrChange w:id="5950" w:author="paulac" w:date="2013-10-08T15:46:00Z">
                <w:pPr>
                  <w:spacing w:after="200" w:line="276" w:lineRule="auto"/>
                  <w:jc w:val="left"/>
                  <w:cnfStyle w:val="001000100000"/>
                </w:pPr>
              </w:pPrChange>
            </w:pPr>
            <w:del w:id="5951" w:author="paulac" w:date="2013-10-08T15:44:00Z">
              <w:r w:rsidDel="00094FB4">
                <w:rPr>
                  <w:b w:val="0"/>
                  <w:bCs w:val="0"/>
                </w:rPr>
                <w:delText>destinatariRegistreAny</w:delText>
              </w:r>
            </w:del>
          </w:p>
        </w:tc>
        <w:tc>
          <w:tcPr>
            <w:tcW w:w="4542" w:type="dxa"/>
            <w:tcPrChange w:id="5952" w:author="paulac" w:date="2013-10-10T11:23:00Z">
              <w:tcPr>
                <w:tcW w:w="4780" w:type="dxa"/>
                <w:gridSpan w:val="3"/>
                <w:vAlign w:val="center"/>
              </w:tcPr>
            </w:tcPrChange>
          </w:tcPr>
          <w:p w:rsidR="00E21426" w:rsidRDefault="002E6FBB">
            <w:pPr>
              <w:jc w:val="left"/>
              <w:cnfStyle w:val="000000100000"/>
              <w:rPr>
                <w:del w:id="5953" w:author="paulac" w:date="2013-10-08T15:44:00Z"/>
                <w:rFonts w:eastAsiaTheme="minorHAnsi"/>
                <w:szCs w:val="22"/>
                <w:lang w:val="ca-ES" w:eastAsia="en-US"/>
              </w:rPr>
              <w:pPrChange w:id="5954" w:author="paulac" w:date="2013-10-08T15:46:00Z">
                <w:pPr>
                  <w:spacing w:after="200" w:line="276" w:lineRule="auto"/>
                  <w:jc w:val="left"/>
                  <w:cnfStyle w:val="000000100000"/>
                </w:pPr>
              </w:pPrChange>
            </w:pPr>
            <w:del w:id="5955" w:author="paulac" w:date="2013-10-08T15:44:00Z">
              <w:r w:rsidDel="00094FB4">
                <w:delText>Any de registre d’entrada</w:delText>
              </w:r>
            </w:del>
          </w:p>
        </w:tc>
      </w:tr>
      <w:tr w:rsidR="002E6FBB" w:rsidRPr="00CE5945" w:rsidDel="00094FB4" w:rsidTr="00FB7BE1">
        <w:tblPrEx>
          <w:tblPrExChange w:id="5956" w:author="paulac" w:date="2013-10-10T11:23:00Z">
            <w:tblPrEx>
              <w:tblW w:w="7860" w:type="dxa"/>
              <w:jc w:val="center"/>
              <w:tblInd w:w="-157"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Ex>
          </w:tblPrExChange>
        </w:tblPrEx>
        <w:trPr>
          <w:trHeight w:val="397"/>
          <w:del w:id="5957" w:author="paulac" w:date="2013-10-08T15:44:00Z"/>
          <w:trPrChange w:id="5958" w:author="paulac" w:date="2013-10-10T11:23:00Z">
            <w:trPr>
              <w:gridAfter w:val="0"/>
              <w:trHeight w:val="397"/>
              <w:jc w:val="center"/>
            </w:trPr>
          </w:trPrChange>
        </w:trPr>
        <w:tc>
          <w:tcPr>
            <w:cnfStyle w:val="001000000000"/>
            <w:tcW w:w="3396" w:type="dxa"/>
            <w:gridSpan w:val="2"/>
            <w:tcPrChange w:id="5959" w:author="paulac" w:date="2013-10-10T11:23:00Z">
              <w:tcPr>
                <w:tcW w:w="3080" w:type="dxa"/>
                <w:gridSpan w:val="2"/>
                <w:vAlign w:val="center"/>
              </w:tcPr>
            </w:tcPrChange>
          </w:tcPr>
          <w:p w:rsidR="00E21426" w:rsidRDefault="002E6FBB">
            <w:pPr>
              <w:jc w:val="left"/>
              <w:rPr>
                <w:del w:id="5960" w:author="paulac" w:date="2013-10-08T15:44:00Z"/>
                <w:rFonts w:eastAsiaTheme="minorHAnsi"/>
                <w:b w:val="0"/>
                <w:bCs w:val="0"/>
                <w:szCs w:val="22"/>
                <w:lang w:val="ca-ES" w:eastAsia="en-US"/>
              </w:rPr>
              <w:pPrChange w:id="5961" w:author="paulac" w:date="2013-10-08T15:46:00Z">
                <w:pPr>
                  <w:spacing w:after="200" w:line="276" w:lineRule="auto"/>
                  <w:jc w:val="left"/>
                </w:pPr>
              </w:pPrChange>
            </w:pPr>
            <w:del w:id="5962" w:author="paulac" w:date="2013-10-08T15:44:00Z">
              <w:r w:rsidDel="00094FB4">
                <w:rPr>
                  <w:b w:val="0"/>
                  <w:bCs w:val="0"/>
                </w:rPr>
                <w:delText>varDestinatariRegistreAny</w:delText>
              </w:r>
            </w:del>
          </w:p>
        </w:tc>
        <w:tc>
          <w:tcPr>
            <w:tcW w:w="4542" w:type="dxa"/>
            <w:tcPrChange w:id="5963" w:author="paulac" w:date="2013-10-10T11:23:00Z">
              <w:tcPr>
                <w:tcW w:w="4780" w:type="dxa"/>
                <w:gridSpan w:val="3"/>
                <w:vAlign w:val="center"/>
              </w:tcPr>
            </w:tcPrChange>
          </w:tcPr>
          <w:p w:rsidR="00E21426" w:rsidRDefault="002E6FBB">
            <w:pPr>
              <w:jc w:val="left"/>
              <w:cnfStyle w:val="000000000000"/>
              <w:rPr>
                <w:del w:id="5964" w:author="paulac" w:date="2013-10-08T15:44:00Z"/>
                <w:rFonts w:eastAsiaTheme="minorHAnsi"/>
                <w:szCs w:val="22"/>
                <w:lang w:val="ca-ES" w:eastAsia="en-US"/>
              </w:rPr>
              <w:pPrChange w:id="5965" w:author="paulac" w:date="2013-10-08T15:46:00Z">
                <w:pPr>
                  <w:spacing w:after="200" w:line="276" w:lineRule="auto"/>
                  <w:jc w:val="left"/>
                  <w:cnfStyle w:val="000000000000"/>
                </w:pPr>
              </w:pPrChange>
            </w:pPr>
            <w:del w:id="5966" w:author="paulac" w:date="2013-10-08T15:44:00Z">
              <w:r w:rsidRPr="00CE5945" w:rsidDel="00094FB4">
                <w:delText xml:space="preserve">Variable que conté </w:delText>
              </w:r>
              <w:r w:rsidDel="00094FB4">
                <w:delText>l’any de registre d’entrada</w:delText>
              </w:r>
            </w:del>
          </w:p>
        </w:tc>
      </w:tr>
      <w:tr w:rsidR="002E6FBB" w:rsidRPr="00CE5945" w:rsidDel="00094FB4" w:rsidTr="00FB7BE1">
        <w:tblPrEx>
          <w:tblPrExChange w:id="5967" w:author="paulac" w:date="2013-10-10T11:23:00Z">
            <w:tblPrEx>
              <w:tblW w:w="7860" w:type="dxa"/>
              <w:jc w:val="center"/>
              <w:tblInd w:w="-157"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Ex>
          </w:tblPrExChange>
        </w:tblPrEx>
        <w:trPr>
          <w:cnfStyle w:val="000000100000"/>
          <w:trHeight w:val="397"/>
          <w:del w:id="5968" w:author="paulac" w:date="2013-10-08T15:44:00Z"/>
          <w:trPrChange w:id="5969" w:author="paulac" w:date="2013-10-10T11:23:00Z">
            <w:trPr>
              <w:gridAfter w:val="0"/>
              <w:trHeight w:val="397"/>
              <w:jc w:val="center"/>
            </w:trPr>
          </w:trPrChange>
        </w:trPr>
        <w:tc>
          <w:tcPr>
            <w:cnfStyle w:val="001000000000"/>
            <w:tcW w:w="3396" w:type="dxa"/>
            <w:gridSpan w:val="2"/>
            <w:tcPrChange w:id="5970" w:author="paulac" w:date="2013-10-10T11:23:00Z">
              <w:tcPr>
                <w:tcW w:w="3080" w:type="dxa"/>
                <w:gridSpan w:val="2"/>
                <w:vAlign w:val="center"/>
              </w:tcPr>
            </w:tcPrChange>
          </w:tcPr>
          <w:p w:rsidR="00E21426" w:rsidRDefault="002E6FBB">
            <w:pPr>
              <w:jc w:val="left"/>
              <w:cnfStyle w:val="001000100000"/>
              <w:rPr>
                <w:del w:id="5971" w:author="paulac" w:date="2013-10-08T15:44:00Z"/>
                <w:rFonts w:eastAsiaTheme="minorHAnsi"/>
                <w:b w:val="0"/>
                <w:bCs w:val="0"/>
                <w:szCs w:val="22"/>
                <w:lang w:val="ca-ES" w:eastAsia="en-US"/>
              </w:rPr>
              <w:pPrChange w:id="5972" w:author="paulac" w:date="2013-10-08T15:46:00Z">
                <w:pPr>
                  <w:spacing w:after="200" w:line="276" w:lineRule="auto"/>
                  <w:jc w:val="left"/>
                  <w:cnfStyle w:val="001000100000"/>
                </w:pPr>
              </w:pPrChange>
            </w:pPr>
            <w:del w:id="5973" w:author="paulac" w:date="2013-10-08T15:44:00Z">
              <w:r w:rsidDel="00094FB4">
                <w:rPr>
                  <w:b w:val="0"/>
                  <w:bCs w:val="0"/>
                </w:rPr>
                <w:delText>documentTipus</w:delText>
              </w:r>
            </w:del>
          </w:p>
        </w:tc>
        <w:tc>
          <w:tcPr>
            <w:tcW w:w="4542" w:type="dxa"/>
            <w:tcPrChange w:id="5974" w:author="paulac" w:date="2013-10-10T11:23:00Z">
              <w:tcPr>
                <w:tcW w:w="4780" w:type="dxa"/>
                <w:gridSpan w:val="3"/>
                <w:vAlign w:val="center"/>
              </w:tcPr>
            </w:tcPrChange>
          </w:tcPr>
          <w:p w:rsidR="00E21426" w:rsidRDefault="002E6FBB">
            <w:pPr>
              <w:jc w:val="left"/>
              <w:cnfStyle w:val="000000100000"/>
              <w:rPr>
                <w:del w:id="5975" w:author="paulac" w:date="2013-10-08T15:44:00Z"/>
                <w:rFonts w:eastAsiaTheme="minorHAnsi"/>
                <w:szCs w:val="22"/>
                <w:lang w:val="ca-ES" w:eastAsia="en-US"/>
              </w:rPr>
              <w:pPrChange w:id="5976" w:author="paulac" w:date="2013-10-08T15:46:00Z">
                <w:pPr>
                  <w:spacing w:after="200" w:line="276" w:lineRule="auto"/>
                  <w:jc w:val="left"/>
                  <w:cnfStyle w:val="000000100000"/>
                </w:pPr>
              </w:pPrChange>
            </w:pPr>
            <w:del w:id="5977" w:author="paulac" w:date="2013-10-08T15:44:00Z">
              <w:r w:rsidDel="00094FB4">
                <w:delText>Tipus del document</w:delText>
              </w:r>
            </w:del>
          </w:p>
        </w:tc>
      </w:tr>
      <w:tr w:rsidR="002E6FBB" w:rsidRPr="00CE5945" w:rsidDel="00094FB4" w:rsidTr="00FB7BE1">
        <w:tblPrEx>
          <w:tblPrExChange w:id="5978" w:author="paulac" w:date="2013-10-10T11:23:00Z">
            <w:tblPrEx>
              <w:tblW w:w="7860" w:type="dxa"/>
              <w:jc w:val="center"/>
              <w:tblInd w:w="-157"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Ex>
          </w:tblPrExChange>
        </w:tblPrEx>
        <w:trPr>
          <w:trHeight w:val="397"/>
          <w:del w:id="5979" w:author="paulac" w:date="2013-10-08T15:44:00Z"/>
          <w:trPrChange w:id="5980" w:author="paulac" w:date="2013-10-10T11:23:00Z">
            <w:trPr>
              <w:gridAfter w:val="0"/>
              <w:trHeight w:val="397"/>
              <w:jc w:val="center"/>
            </w:trPr>
          </w:trPrChange>
        </w:trPr>
        <w:tc>
          <w:tcPr>
            <w:cnfStyle w:val="001000000000"/>
            <w:tcW w:w="3396" w:type="dxa"/>
            <w:gridSpan w:val="2"/>
            <w:tcPrChange w:id="5981" w:author="paulac" w:date="2013-10-10T11:23:00Z">
              <w:tcPr>
                <w:tcW w:w="3080" w:type="dxa"/>
                <w:gridSpan w:val="2"/>
                <w:vAlign w:val="center"/>
              </w:tcPr>
            </w:tcPrChange>
          </w:tcPr>
          <w:p w:rsidR="00E21426" w:rsidRDefault="002E6FBB">
            <w:pPr>
              <w:jc w:val="left"/>
              <w:rPr>
                <w:del w:id="5982" w:author="paulac" w:date="2013-10-08T15:44:00Z"/>
                <w:rFonts w:eastAsiaTheme="minorHAnsi"/>
                <w:b w:val="0"/>
                <w:bCs w:val="0"/>
                <w:szCs w:val="22"/>
                <w:lang w:val="ca-ES" w:eastAsia="en-US"/>
              </w:rPr>
              <w:pPrChange w:id="5983" w:author="paulac" w:date="2013-10-08T15:46:00Z">
                <w:pPr>
                  <w:spacing w:after="200" w:line="276" w:lineRule="auto"/>
                  <w:jc w:val="left"/>
                </w:pPr>
              </w:pPrChange>
            </w:pPr>
            <w:del w:id="5984" w:author="paulac" w:date="2013-10-08T15:44:00Z">
              <w:r w:rsidRPr="00CE5945" w:rsidDel="00094FB4">
                <w:rPr>
                  <w:b w:val="0"/>
                  <w:bCs w:val="0"/>
                </w:rPr>
                <w:delText>var</w:delText>
              </w:r>
              <w:r w:rsidDel="00094FB4">
                <w:rPr>
                  <w:b w:val="0"/>
                  <w:bCs w:val="0"/>
                </w:rPr>
                <w:delText>DocumentTipus</w:delText>
              </w:r>
            </w:del>
          </w:p>
        </w:tc>
        <w:tc>
          <w:tcPr>
            <w:tcW w:w="4542" w:type="dxa"/>
            <w:tcPrChange w:id="5985" w:author="paulac" w:date="2013-10-10T11:23:00Z">
              <w:tcPr>
                <w:tcW w:w="4780" w:type="dxa"/>
                <w:gridSpan w:val="3"/>
                <w:vAlign w:val="center"/>
              </w:tcPr>
            </w:tcPrChange>
          </w:tcPr>
          <w:p w:rsidR="00E21426" w:rsidRDefault="002E6FBB">
            <w:pPr>
              <w:jc w:val="left"/>
              <w:cnfStyle w:val="000000000000"/>
              <w:rPr>
                <w:del w:id="5986" w:author="paulac" w:date="2013-10-08T15:44:00Z"/>
                <w:rFonts w:eastAsiaTheme="minorHAnsi"/>
                <w:szCs w:val="22"/>
                <w:lang w:val="ca-ES" w:eastAsia="en-US"/>
              </w:rPr>
              <w:pPrChange w:id="5987" w:author="paulac" w:date="2013-10-08T15:46:00Z">
                <w:pPr>
                  <w:spacing w:after="200" w:line="276" w:lineRule="auto"/>
                  <w:jc w:val="left"/>
                  <w:cnfStyle w:val="000000000000"/>
                </w:pPr>
              </w:pPrChange>
            </w:pPr>
            <w:del w:id="5988" w:author="paulac" w:date="2013-10-08T15:44:00Z">
              <w:r w:rsidRPr="00CE5945" w:rsidDel="00094FB4">
                <w:delText xml:space="preserve">Variable que conté el </w:delText>
              </w:r>
              <w:r w:rsidDel="00094FB4">
                <w:delText>tipus del document</w:delText>
              </w:r>
            </w:del>
          </w:p>
        </w:tc>
      </w:tr>
      <w:tr w:rsidR="002E6FBB" w:rsidRPr="00CE5945" w:rsidDel="00094FB4" w:rsidTr="00FB7BE1">
        <w:tblPrEx>
          <w:tblPrExChange w:id="5989" w:author="paulac" w:date="2013-10-10T11:23:00Z">
            <w:tblPrEx>
              <w:tblW w:w="7860" w:type="dxa"/>
              <w:jc w:val="center"/>
              <w:tblInd w:w="-157"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Ex>
          </w:tblPrExChange>
        </w:tblPrEx>
        <w:trPr>
          <w:cnfStyle w:val="000000100000"/>
          <w:trHeight w:val="397"/>
          <w:del w:id="5990" w:author="paulac" w:date="2013-10-08T15:44:00Z"/>
          <w:trPrChange w:id="5991" w:author="paulac" w:date="2013-10-10T11:23:00Z">
            <w:trPr>
              <w:gridAfter w:val="0"/>
              <w:trHeight w:val="397"/>
              <w:jc w:val="center"/>
            </w:trPr>
          </w:trPrChange>
        </w:trPr>
        <w:tc>
          <w:tcPr>
            <w:cnfStyle w:val="001000000000"/>
            <w:tcW w:w="3396" w:type="dxa"/>
            <w:gridSpan w:val="2"/>
            <w:tcPrChange w:id="5992" w:author="paulac" w:date="2013-10-10T11:23:00Z">
              <w:tcPr>
                <w:tcW w:w="3080" w:type="dxa"/>
                <w:gridSpan w:val="2"/>
                <w:vAlign w:val="center"/>
              </w:tcPr>
            </w:tcPrChange>
          </w:tcPr>
          <w:p w:rsidR="00E21426" w:rsidRDefault="002E6FBB">
            <w:pPr>
              <w:jc w:val="left"/>
              <w:cnfStyle w:val="001000100000"/>
              <w:rPr>
                <w:del w:id="5993" w:author="paulac" w:date="2013-10-08T15:44:00Z"/>
                <w:rFonts w:eastAsiaTheme="minorHAnsi"/>
                <w:b w:val="0"/>
                <w:bCs w:val="0"/>
                <w:szCs w:val="22"/>
                <w:lang w:val="ca-ES" w:eastAsia="en-US"/>
              </w:rPr>
              <w:pPrChange w:id="5994" w:author="paulac" w:date="2013-10-08T15:46:00Z">
                <w:pPr>
                  <w:spacing w:after="200" w:line="276" w:lineRule="auto"/>
                  <w:jc w:val="left"/>
                  <w:cnfStyle w:val="001000100000"/>
                </w:pPr>
              </w:pPrChange>
            </w:pPr>
            <w:del w:id="5995" w:author="paulac" w:date="2013-10-08T15:44:00Z">
              <w:r w:rsidDel="00094FB4">
                <w:rPr>
                  <w:b w:val="0"/>
                  <w:bCs w:val="0"/>
                </w:rPr>
                <w:delText>documentIdiomaDocument</w:delText>
              </w:r>
            </w:del>
          </w:p>
        </w:tc>
        <w:tc>
          <w:tcPr>
            <w:tcW w:w="4542" w:type="dxa"/>
            <w:tcPrChange w:id="5996" w:author="paulac" w:date="2013-10-10T11:23:00Z">
              <w:tcPr>
                <w:tcW w:w="4780" w:type="dxa"/>
                <w:gridSpan w:val="3"/>
                <w:vAlign w:val="center"/>
              </w:tcPr>
            </w:tcPrChange>
          </w:tcPr>
          <w:p w:rsidR="00E21426" w:rsidRDefault="002E6FBB">
            <w:pPr>
              <w:jc w:val="left"/>
              <w:cnfStyle w:val="000000100000"/>
              <w:rPr>
                <w:del w:id="5997" w:author="paulac" w:date="2013-10-08T15:44:00Z"/>
                <w:rFonts w:eastAsiaTheme="minorHAnsi"/>
                <w:szCs w:val="22"/>
                <w:lang w:val="ca-ES" w:eastAsia="en-US"/>
              </w:rPr>
              <w:pPrChange w:id="5998" w:author="paulac" w:date="2013-10-08T15:46:00Z">
                <w:pPr>
                  <w:spacing w:after="200" w:line="276" w:lineRule="auto"/>
                  <w:jc w:val="left"/>
                  <w:cnfStyle w:val="000000100000"/>
                </w:pPr>
              </w:pPrChange>
            </w:pPr>
            <w:del w:id="5999" w:author="paulac" w:date="2013-10-08T15:44:00Z">
              <w:r w:rsidDel="00094FB4">
                <w:delText>Idioma del document</w:delText>
              </w:r>
            </w:del>
          </w:p>
        </w:tc>
      </w:tr>
      <w:tr w:rsidR="002E6FBB" w:rsidRPr="00CE5945" w:rsidDel="00094FB4" w:rsidTr="00FB7BE1">
        <w:tblPrEx>
          <w:tblPrExChange w:id="6000" w:author="paulac" w:date="2013-10-10T11:23:00Z">
            <w:tblPrEx>
              <w:tblW w:w="7860" w:type="dxa"/>
              <w:jc w:val="center"/>
              <w:tblInd w:w="-157"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Ex>
          </w:tblPrExChange>
        </w:tblPrEx>
        <w:trPr>
          <w:trHeight w:val="397"/>
          <w:del w:id="6001" w:author="paulac" w:date="2013-10-08T15:44:00Z"/>
          <w:trPrChange w:id="6002" w:author="paulac" w:date="2013-10-10T11:23:00Z">
            <w:trPr>
              <w:gridAfter w:val="0"/>
              <w:trHeight w:val="397"/>
              <w:jc w:val="center"/>
            </w:trPr>
          </w:trPrChange>
        </w:trPr>
        <w:tc>
          <w:tcPr>
            <w:cnfStyle w:val="001000000000"/>
            <w:tcW w:w="3396" w:type="dxa"/>
            <w:gridSpan w:val="2"/>
            <w:tcPrChange w:id="6003" w:author="paulac" w:date="2013-10-10T11:23:00Z">
              <w:tcPr>
                <w:tcW w:w="3080" w:type="dxa"/>
                <w:gridSpan w:val="2"/>
                <w:vAlign w:val="center"/>
              </w:tcPr>
            </w:tcPrChange>
          </w:tcPr>
          <w:p w:rsidR="00E21426" w:rsidRDefault="002E6FBB">
            <w:pPr>
              <w:jc w:val="left"/>
              <w:rPr>
                <w:del w:id="6004" w:author="paulac" w:date="2013-10-08T15:44:00Z"/>
                <w:rFonts w:eastAsiaTheme="minorHAnsi"/>
                <w:b w:val="0"/>
                <w:bCs w:val="0"/>
                <w:szCs w:val="22"/>
                <w:lang w:val="ca-ES" w:eastAsia="en-US"/>
              </w:rPr>
              <w:pPrChange w:id="6005" w:author="paulac" w:date="2013-10-08T15:46:00Z">
                <w:pPr>
                  <w:spacing w:after="200" w:line="276" w:lineRule="auto"/>
                  <w:jc w:val="left"/>
                </w:pPr>
              </w:pPrChange>
            </w:pPr>
            <w:del w:id="6006" w:author="paulac" w:date="2013-10-08T15:44:00Z">
              <w:r w:rsidRPr="00CE5945" w:rsidDel="00094FB4">
                <w:rPr>
                  <w:b w:val="0"/>
                  <w:bCs w:val="0"/>
                </w:rPr>
                <w:delText>var</w:delText>
              </w:r>
              <w:r w:rsidDel="00094FB4">
                <w:rPr>
                  <w:b w:val="0"/>
                  <w:bCs w:val="0"/>
                </w:rPr>
                <w:delText>DocumentIdiomaDocument</w:delText>
              </w:r>
            </w:del>
          </w:p>
        </w:tc>
        <w:tc>
          <w:tcPr>
            <w:tcW w:w="4542" w:type="dxa"/>
            <w:tcPrChange w:id="6007" w:author="paulac" w:date="2013-10-10T11:23:00Z">
              <w:tcPr>
                <w:tcW w:w="4780" w:type="dxa"/>
                <w:gridSpan w:val="3"/>
                <w:vAlign w:val="center"/>
              </w:tcPr>
            </w:tcPrChange>
          </w:tcPr>
          <w:p w:rsidR="00E21426" w:rsidRDefault="002E6FBB">
            <w:pPr>
              <w:jc w:val="left"/>
              <w:cnfStyle w:val="000000000000"/>
              <w:rPr>
                <w:del w:id="6008" w:author="paulac" w:date="2013-10-08T15:44:00Z"/>
                <w:rFonts w:eastAsiaTheme="minorHAnsi"/>
                <w:szCs w:val="22"/>
                <w:lang w:val="ca-ES" w:eastAsia="en-US"/>
              </w:rPr>
              <w:pPrChange w:id="6009" w:author="paulac" w:date="2013-10-08T15:46:00Z">
                <w:pPr>
                  <w:spacing w:after="200" w:line="276" w:lineRule="auto"/>
                  <w:jc w:val="left"/>
                  <w:cnfStyle w:val="000000000000"/>
                </w:pPr>
              </w:pPrChange>
            </w:pPr>
            <w:del w:id="6010" w:author="paulac" w:date="2013-10-08T15:44:00Z">
              <w:r w:rsidRPr="00CE5945" w:rsidDel="00094FB4">
                <w:delText xml:space="preserve">Variable que conté </w:delText>
              </w:r>
              <w:r w:rsidDel="00094FB4">
                <w:delText>l’idioma del document</w:delText>
              </w:r>
            </w:del>
          </w:p>
        </w:tc>
      </w:tr>
      <w:tr w:rsidR="002E6FBB" w:rsidRPr="00CE5945" w:rsidDel="00094FB4" w:rsidTr="00FB7BE1">
        <w:tblPrEx>
          <w:tblPrExChange w:id="6011" w:author="paulac" w:date="2013-10-10T11:23:00Z">
            <w:tblPrEx>
              <w:tblW w:w="7860" w:type="dxa"/>
              <w:jc w:val="center"/>
              <w:tblInd w:w="-157"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Ex>
          </w:tblPrExChange>
        </w:tblPrEx>
        <w:trPr>
          <w:cnfStyle w:val="000000100000"/>
          <w:trHeight w:val="397"/>
          <w:del w:id="6012" w:author="paulac" w:date="2013-10-08T15:44:00Z"/>
          <w:trPrChange w:id="6013" w:author="paulac" w:date="2013-10-10T11:23:00Z">
            <w:trPr>
              <w:gridAfter w:val="0"/>
              <w:trHeight w:val="397"/>
              <w:jc w:val="center"/>
            </w:trPr>
          </w:trPrChange>
        </w:trPr>
        <w:tc>
          <w:tcPr>
            <w:cnfStyle w:val="001000000000"/>
            <w:tcW w:w="3396" w:type="dxa"/>
            <w:gridSpan w:val="2"/>
            <w:tcPrChange w:id="6014" w:author="paulac" w:date="2013-10-10T11:23:00Z">
              <w:tcPr>
                <w:tcW w:w="3080" w:type="dxa"/>
                <w:gridSpan w:val="2"/>
                <w:vAlign w:val="center"/>
              </w:tcPr>
            </w:tcPrChange>
          </w:tcPr>
          <w:p w:rsidR="00E21426" w:rsidRDefault="002E6FBB">
            <w:pPr>
              <w:jc w:val="left"/>
              <w:cnfStyle w:val="001000100000"/>
              <w:rPr>
                <w:del w:id="6015" w:author="paulac" w:date="2013-10-08T15:44:00Z"/>
                <w:rFonts w:eastAsiaTheme="minorHAnsi"/>
                <w:b w:val="0"/>
                <w:bCs w:val="0"/>
                <w:szCs w:val="22"/>
                <w:lang w:val="ca-ES" w:eastAsia="en-US"/>
              </w:rPr>
              <w:pPrChange w:id="6016" w:author="paulac" w:date="2013-10-08T15:46:00Z">
                <w:pPr>
                  <w:spacing w:after="200" w:line="276" w:lineRule="auto"/>
                  <w:jc w:val="left"/>
                  <w:cnfStyle w:val="001000100000"/>
                </w:pPr>
              </w:pPrChange>
            </w:pPr>
            <w:del w:id="6017" w:author="paulac" w:date="2013-10-08T15:44:00Z">
              <w:r w:rsidDel="00094FB4">
                <w:rPr>
                  <w:b w:val="0"/>
                  <w:bCs w:val="0"/>
                </w:rPr>
                <w:delText>documentIdiomaExtracte</w:delText>
              </w:r>
            </w:del>
          </w:p>
        </w:tc>
        <w:tc>
          <w:tcPr>
            <w:tcW w:w="4542" w:type="dxa"/>
            <w:tcPrChange w:id="6018" w:author="paulac" w:date="2013-10-10T11:23:00Z">
              <w:tcPr>
                <w:tcW w:w="4780" w:type="dxa"/>
                <w:gridSpan w:val="3"/>
                <w:vAlign w:val="center"/>
              </w:tcPr>
            </w:tcPrChange>
          </w:tcPr>
          <w:p w:rsidR="00E21426" w:rsidRDefault="002E6FBB">
            <w:pPr>
              <w:jc w:val="left"/>
              <w:cnfStyle w:val="000000100000"/>
              <w:rPr>
                <w:del w:id="6019" w:author="paulac" w:date="2013-10-08T15:44:00Z"/>
                <w:rFonts w:eastAsiaTheme="minorHAnsi"/>
                <w:szCs w:val="22"/>
                <w:lang w:val="ca-ES" w:eastAsia="en-US"/>
              </w:rPr>
              <w:pPrChange w:id="6020" w:author="paulac" w:date="2013-10-08T15:46:00Z">
                <w:pPr>
                  <w:spacing w:after="200" w:line="276" w:lineRule="auto"/>
                  <w:jc w:val="left"/>
                  <w:cnfStyle w:val="000000100000"/>
                </w:pPr>
              </w:pPrChange>
            </w:pPr>
            <w:del w:id="6021" w:author="paulac" w:date="2013-10-08T15:44:00Z">
              <w:r w:rsidDel="00094FB4">
                <w:delText>Idioma de l’extracte</w:delText>
              </w:r>
            </w:del>
          </w:p>
        </w:tc>
      </w:tr>
      <w:tr w:rsidR="002E6FBB" w:rsidRPr="00CE5945" w:rsidDel="00094FB4" w:rsidTr="00FB7BE1">
        <w:tblPrEx>
          <w:tblPrExChange w:id="6022" w:author="paulac" w:date="2013-10-10T11:23:00Z">
            <w:tblPrEx>
              <w:tblW w:w="7860" w:type="dxa"/>
              <w:jc w:val="center"/>
              <w:tblInd w:w="-157"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Ex>
          </w:tblPrExChange>
        </w:tblPrEx>
        <w:trPr>
          <w:trHeight w:val="397"/>
          <w:del w:id="6023" w:author="paulac" w:date="2013-10-08T15:44:00Z"/>
          <w:trPrChange w:id="6024" w:author="paulac" w:date="2013-10-10T11:23:00Z">
            <w:trPr>
              <w:gridAfter w:val="0"/>
              <w:trHeight w:val="397"/>
              <w:jc w:val="center"/>
            </w:trPr>
          </w:trPrChange>
        </w:trPr>
        <w:tc>
          <w:tcPr>
            <w:cnfStyle w:val="001000000000"/>
            <w:tcW w:w="3396" w:type="dxa"/>
            <w:gridSpan w:val="2"/>
            <w:tcPrChange w:id="6025" w:author="paulac" w:date="2013-10-10T11:23:00Z">
              <w:tcPr>
                <w:tcW w:w="3080" w:type="dxa"/>
                <w:gridSpan w:val="2"/>
                <w:vAlign w:val="center"/>
              </w:tcPr>
            </w:tcPrChange>
          </w:tcPr>
          <w:p w:rsidR="00E21426" w:rsidRDefault="002E6FBB">
            <w:pPr>
              <w:jc w:val="left"/>
              <w:rPr>
                <w:del w:id="6026" w:author="paulac" w:date="2013-10-08T15:44:00Z"/>
                <w:rFonts w:eastAsiaTheme="minorHAnsi"/>
                <w:b w:val="0"/>
                <w:bCs w:val="0"/>
                <w:szCs w:val="22"/>
                <w:lang w:val="ca-ES" w:eastAsia="en-US"/>
              </w:rPr>
              <w:pPrChange w:id="6027" w:author="paulac" w:date="2013-10-08T15:46:00Z">
                <w:pPr>
                  <w:spacing w:after="200" w:line="276" w:lineRule="auto"/>
                  <w:jc w:val="left"/>
                </w:pPr>
              </w:pPrChange>
            </w:pPr>
            <w:del w:id="6028" w:author="paulac" w:date="2013-10-08T15:44:00Z">
              <w:r w:rsidRPr="00CE5945" w:rsidDel="00094FB4">
                <w:rPr>
                  <w:b w:val="0"/>
                  <w:bCs w:val="0"/>
                </w:rPr>
                <w:delText>var</w:delText>
              </w:r>
              <w:r w:rsidDel="00094FB4">
                <w:rPr>
                  <w:b w:val="0"/>
                  <w:bCs w:val="0"/>
                </w:rPr>
                <w:delText>DocumentIdiomaExtracte</w:delText>
              </w:r>
            </w:del>
          </w:p>
        </w:tc>
        <w:tc>
          <w:tcPr>
            <w:tcW w:w="4542" w:type="dxa"/>
            <w:tcPrChange w:id="6029" w:author="paulac" w:date="2013-10-10T11:23:00Z">
              <w:tcPr>
                <w:tcW w:w="4780" w:type="dxa"/>
                <w:gridSpan w:val="3"/>
                <w:vAlign w:val="center"/>
              </w:tcPr>
            </w:tcPrChange>
          </w:tcPr>
          <w:p w:rsidR="00E21426" w:rsidRDefault="002E6FBB">
            <w:pPr>
              <w:jc w:val="left"/>
              <w:cnfStyle w:val="000000000000"/>
              <w:rPr>
                <w:del w:id="6030" w:author="paulac" w:date="2013-10-08T15:44:00Z"/>
                <w:rFonts w:eastAsiaTheme="minorHAnsi"/>
                <w:szCs w:val="22"/>
                <w:lang w:val="ca-ES" w:eastAsia="en-US"/>
              </w:rPr>
              <w:pPrChange w:id="6031" w:author="paulac" w:date="2013-10-08T15:46:00Z">
                <w:pPr>
                  <w:spacing w:after="200" w:line="276" w:lineRule="auto"/>
                  <w:jc w:val="left"/>
                  <w:cnfStyle w:val="000000000000"/>
                </w:pPr>
              </w:pPrChange>
            </w:pPr>
            <w:del w:id="6032" w:author="paulac" w:date="2013-10-08T15:44:00Z">
              <w:r w:rsidRPr="00CE5945" w:rsidDel="00094FB4">
                <w:delText xml:space="preserve">Variable que conté </w:delText>
              </w:r>
              <w:r w:rsidDel="00094FB4">
                <w:delText>l’idioma de l’extracte</w:delText>
              </w:r>
            </w:del>
          </w:p>
        </w:tc>
      </w:tr>
      <w:tr w:rsidR="002E6FBB" w:rsidRPr="00CE5945" w:rsidDel="00094FB4" w:rsidTr="00FB7BE1">
        <w:tblPrEx>
          <w:tblPrExChange w:id="6033" w:author="paulac" w:date="2013-10-10T11:23:00Z">
            <w:tblPrEx>
              <w:tblW w:w="7860" w:type="dxa"/>
              <w:jc w:val="center"/>
              <w:tblInd w:w="-157"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Ex>
          </w:tblPrExChange>
        </w:tblPrEx>
        <w:trPr>
          <w:cnfStyle w:val="000000100000"/>
          <w:trHeight w:val="397"/>
          <w:del w:id="6034" w:author="paulac" w:date="2013-10-08T15:44:00Z"/>
          <w:trPrChange w:id="6035" w:author="paulac" w:date="2013-10-10T11:23:00Z">
            <w:trPr>
              <w:gridAfter w:val="0"/>
              <w:trHeight w:val="397"/>
              <w:jc w:val="center"/>
            </w:trPr>
          </w:trPrChange>
        </w:trPr>
        <w:tc>
          <w:tcPr>
            <w:cnfStyle w:val="001000000000"/>
            <w:tcW w:w="3396" w:type="dxa"/>
            <w:gridSpan w:val="2"/>
            <w:tcPrChange w:id="6036" w:author="paulac" w:date="2013-10-10T11:23:00Z">
              <w:tcPr>
                <w:tcW w:w="3080" w:type="dxa"/>
                <w:gridSpan w:val="2"/>
                <w:vAlign w:val="center"/>
              </w:tcPr>
            </w:tcPrChange>
          </w:tcPr>
          <w:p w:rsidR="00E21426" w:rsidRDefault="002E6FBB">
            <w:pPr>
              <w:jc w:val="left"/>
              <w:cnfStyle w:val="001000100000"/>
              <w:rPr>
                <w:del w:id="6037" w:author="paulac" w:date="2013-10-08T15:44:00Z"/>
                <w:rFonts w:eastAsiaTheme="minorHAnsi"/>
                <w:b w:val="0"/>
                <w:bCs w:val="0"/>
                <w:szCs w:val="22"/>
                <w:lang w:val="ca-ES" w:eastAsia="en-US"/>
              </w:rPr>
              <w:pPrChange w:id="6038" w:author="paulac" w:date="2013-10-08T15:46:00Z">
                <w:pPr>
                  <w:spacing w:after="200" w:line="276" w:lineRule="auto"/>
                  <w:jc w:val="left"/>
                  <w:cnfStyle w:val="001000100000"/>
                </w:pPr>
              </w:pPrChange>
            </w:pPr>
            <w:del w:id="6039" w:author="paulac" w:date="2013-10-08T15:44:00Z">
              <w:r w:rsidDel="00094FB4">
                <w:rPr>
                  <w:b w:val="0"/>
                  <w:bCs w:val="0"/>
                </w:rPr>
                <w:delText>varDocument</w:delText>
              </w:r>
            </w:del>
          </w:p>
        </w:tc>
        <w:tc>
          <w:tcPr>
            <w:tcW w:w="4542" w:type="dxa"/>
            <w:tcPrChange w:id="6040" w:author="paulac" w:date="2013-10-10T11:23:00Z">
              <w:tcPr>
                <w:tcW w:w="4780" w:type="dxa"/>
                <w:gridSpan w:val="3"/>
                <w:vAlign w:val="center"/>
              </w:tcPr>
            </w:tcPrChange>
          </w:tcPr>
          <w:p w:rsidR="00E21426" w:rsidRDefault="002E6FBB">
            <w:pPr>
              <w:jc w:val="left"/>
              <w:cnfStyle w:val="000000100000"/>
              <w:rPr>
                <w:del w:id="6041" w:author="paulac" w:date="2013-10-08T15:44:00Z"/>
                <w:rFonts w:eastAsiaTheme="minorHAnsi"/>
                <w:szCs w:val="22"/>
                <w:lang w:val="ca-ES" w:eastAsia="en-US"/>
              </w:rPr>
              <w:pPrChange w:id="6042" w:author="paulac" w:date="2013-10-08T15:46:00Z">
                <w:pPr>
                  <w:spacing w:after="200" w:line="276" w:lineRule="auto"/>
                  <w:jc w:val="left"/>
                  <w:cnfStyle w:val="000000100000"/>
                </w:pPr>
              </w:pPrChange>
            </w:pPr>
            <w:del w:id="6043" w:author="paulac" w:date="2013-10-08T15:44:00Z">
              <w:r w:rsidDel="00094FB4">
                <w:delText>Codi del document que es vol registrar</w:delText>
              </w:r>
            </w:del>
          </w:p>
        </w:tc>
      </w:tr>
      <w:tr w:rsidR="002E6FBB" w:rsidRPr="00CE5945" w:rsidDel="00094FB4" w:rsidTr="00FB7BE1">
        <w:tblPrEx>
          <w:tblPrExChange w:id="6044" w:author="paulac" w:date="2013-10-10T11:23:00Z">
            <w:tblPrEx>
              <w:tblW w:w="7860" w:type="dxa"/>
              <w:jc w:val="center"/>
              <w:tblInd w:w="-157"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Ex>
          </w:tblPrExChange>
        </w:tblPrEx>
        <w:trPr>
          <w:trHeight w:val="397"/>
          <w:del w:id="6045" w:author="paulac" w:date="2013-10-08T15:44:00Z"/>
          <w:trPrChange w:id="6046" w:author="paulac" w:date="2013-10-10T11:23:00Z">
            <w:trPr>
              <w:gridAfter w:val="0"/>
              <w:trHeight w:val="397"/>
              <w:jc w:val="center"/>
            </w:trPr>
          </w:trPrChange>
        </w:trPr>
        <w:tc>
          <w:tcPr>
            <w:cnfStyle w:val="001000000000"/>
            <w:tcW w:w="3396" w:type="dxa"/>
            <w:gridSpan w:val="2"/>
            <w:tcPrChange w:id="6047" w:author="paulac" w:date="2013-10-10T11:23:00Z">
              <w:tcPr>
                <w:tcW w:w="3080" w:type="dxa"/>
                <w:gridSpan w:val="2"/>
                <w:vAlign w:val="center"/>
              </w:tcPr>
            </w:tcPrChange>
          </w:tcPr>
          <w:p w:rsidR="00E21426" w:rsidRDefault="002E6FBB">
            <w:pPr>
              <w:jc w:val="left"/>
              <w:rPr>
                <w:del w:id="6048" w:author="paulac" w:date="2013-10-08T15:44:00Z"/>
                <w:rFonts w:eastAsiaTheme="minorHAnsi"/>
                <w:b w:val="0"/>
                <w:bCs w:val="0"/>
                <w:szCs w:val="22"/>
                <w:lang w:val="ca-ES" w:eastAsia="en-US"/>
              </w:rPr>
              <w:pPrChange w:id="6049" w:author="paulac" w:date="2013-10-08T15:46:00Z">
                <w:pPr>
                  <w:spacing w:after="200" w:line="276" w:lineRule="auto"/>
                  <w:jc w:val="left"/>
                </w:pPr>
              </w:pPrChange>
            </w:pPr>
            <w:del w:id="6050" w:author="paulac" w:date="2013-10-08T15:44:00Z">
              <w:r w:rsidDel="00094FB4">
                <w:rPr>
                  <w:b w:val="0"/>
                  <w:bCs w:val="0"/>
                </w:rPr>
                <w:delText>varNumeroRegistre</w:delText>
              </w:r>
            </w:del>
          </w:p>
        </w:tc>
        <w:tc>
          <w:tcPr>
            <w:tcW w:w="4542" w:type="dxa"/>
            <w:tcPrChange w:id="6051" w:author="paulac" w:date="2013-10-10T11:23:00Z">
              <w:tcPr>
                <w:tcW w:w="4780" w:type="dxa"/>
                <w:gridSpan w:val="3"/>
                <w:vAlign w:val="center"/>
              </w:tcPr>
            </w:tcPrChange>
          </w:tcPr>
          <w:p w:rsidR="00E21426" w:rsidRDefault="002E6FBB">
            <w:pPr>
              <w:jc w:val="left"/>
              <w:cnfStyle w:val="000000000000"/>
              <w:rPr>
                <w:del w:id="6052" w:author="paulac" w:date="2013-10-08T15:44:00Z"/>
                <w:rFonts w:eastAsiaTheme="minorHAnsi"/>
                <w:szCs w:val="22"/>
                <w:lang w:val="ca-ES" w:eastAsia="en-US"/>
              </w:rPr>
              <w:pPrChange w:id="6053" w:author="paulac" w:date="2013-10-08T15:46:00Z">
                <w:pPr>
                  <w:spacing w:after="200" w:line="276" w:lineRule="auto"/>
                  <w:jc w:val="left"/>
                  <w:cnfStyle w:val="000000000000"/>
                </w:pPr>
              </w:pPrChange>
            </w:pPr>
            <w:del w:id="6054" w:author="paulac" w:date="2013-10-08T15:44:00Z">
              <w:r w:rsidRPr="00CE5945" w:rsidDel="00094FB4">
                <w:delText xml:space="preserve">Variable </w:delText>
              </w:r>
              <w:r w:rsidDel="00094FB4">
                <w:delText>per guardar el número de registre</w:delText>
              </w:r>
            </w:del>
          </w:p>
        </w:tc>
      </w:tr>
      <w:tr w:rsidR="002E6FBB" w:rsidRPr="00CE5945" w:rsidDel="00094FB4" w:rsidTr="00FB7BE1">
        <w:tblPrEx>
          <w:tblPrExChange w:id="6055" w:author="paulac" w:date="2013-10-10T11:23:00Z">
            <w:tblPrEx>
              <w:tblW w:w="7860" w:type="dxa"/>
              <w:jc w:val="center"/>
              <w:tblInd w:w="-157"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Ex>
          </w:tblPrExChange>
        </w:tblPrEx>
        <w:trPr>
          <w:cnfStyle w:val="000000100000"/>
          <w:trHeight w:val="397"/>
          <w:del w:id="6056" w:author="paulac" w:date="2013-10-08T15:44:00Z"/>
          <w:trPrChange w:id="6057" w:author="paulac" w:date="2013-10-10T11:23:00Z">
            <w:trPr>
              <w:gridAfter w:val="0"/>
              <w:trHeight w:val="397"/>
              <w:jc w:val="center"/>
            </w:trPr>
          </w:trPrChange>
        </w:trPr>
        <w:tc>
          <w:tcPr>
            <w:cnfStyle w:val="001000000000"/>
            <w:tcW w:w="3396" w:type="dxa"/>
            <w:gridSpan w:val="2"/>
            <w:tcPrChange w:id="6058" w:author="paulac" w:date="2013-10-10T11:23:00Z">
              <w:tcPr>
                <w:tcW w:w="3080" w:type="dxa"/>
                <w:gridSpan w:val="2"/>
                <w:vAlign w:val="center"/>
              </w:tcPr>
            </w:tcPrChange>
          </w:tcPr>
          <w:p w:rsidR="00E21426" w:rsidRDefault="002E6FBB">
            <w:pPr>
              <w:jc w:val="left"/>
              <w:cnfStyle w:val="001000100000"/>
              <w:rPr>
                <w:del w:id="6059" w:author="paulac" w:date="2013-10-08T15:44:00Z"/>
                <w:rFonts w:eastAsiaTheme="minorHAnsi"/>
                <w:b w:val="0"/>
                <w:bCs w:val="0"/>
                <w:szCs w:val="22"/>
                <w:lang w:val="ca-ES" w:eastAsia="en-US"/>
              </w:rPr>
              <w:pPrChange w:id="6060" w:author="paulac" w:date="2013-10-08T15:46:00Z">
                <w:pPr>
                  <w:spacing w:after="200" w:line="276" w:lineRule="auto"/>
                  <w:jc w:val="left"/>
                  <w:cnfStyle w:val="001000100000"/>
                </w:pPr>
              </w:pPrChange>
            </w:pPr>
            <w:del w:id="6061" w:author="paulac" w:date="2013-10-08T15:44:00Z">
              <w:r w:rsidDel="00094FB4">
                <w:rPr>
                  <w:b w:val="0"/>
                  <w:bCs w:val="0"/>
                </w:rPr>
                <w:delText>varAnyRegistre</w:delText>
              </w:r>
            </w:del>
          </w:p>
        </w:tc>
        <w:tc>
          <w:tcPr>
            <w:tcW w:w="4542" w:type="dxa"/>
            <w:tcPrChange w:id="6062" w:author="paulac" w:date="2013-10-10T11:23:00Z">
              <w:tcPr>
                <w:tcW w:w="4780" w:type="dxa"/>
                <w:gridSpan w:val="3"/>
                <w:vAlign w:val="center"/>
              </w:tcPr>
            </w:tcPrChange>
          </w:tcPr>
          <w:p w:rsidR="00E21426" w:rsidRDefault="002E6FBB">
            <w:pPr>
              <w:jc w:val="left"/>
              <w:cnfStyle w:val="000000100000"/>
              <w:rPr>
                <w:del w:id="6063" w:author="paulac" w:date="2013-10-08T15:44:00Z"/>
                <w:rFonts w:eastAsiaTheme="minorHAnsi"/>
                <w:szCs w:val="22"/>
                <w:lang w:val="ca-ES" w:eastAsia="en-US"/>
              </w:rPr>
              <w:pPrChange w:id="6064" w:author="paulac" w:date="2013-10-08T15:46:00Z">
                <w:pPr>
                  <w:spacing w:after="200" w:line="276" w:lineRule="auto"/>
                  <w:jc w:val="left"/>
                  <w:cnfStyle w:val="000000100000"/>
                </w:pPr>
              </w:pPrChange>
            </w:pPr>
            <w:del w:id="6065" w:author="paulac" w:date="2013-10-08T15:44:00Z">
              <w:r w:rsidRPr="00CE5945" w:rsidDel="00094FB4">
                <w:delText xml:space="preserve">Variable </w:delText>
              </w:r>
              <w:r w:rsidDel="00094FB4">
                <w:delText>per guardar l’any de registre</w:delText>
              </w:r>
            </w:del>
          </w:p>
        </w:tc>
      </w:tr>
      <w:tr w:rsidR="002E6FBB" w:rsidRPr="00CE5945" w:rsidDel="00094FB4" w:rsidTr="00FB7BE1">
        <w:tblPrEx>
          <w:tblPrExChange w:id="6066" w:author="paulac" w:date="2013-10-10T11:23:00Z">
            <w:tblPrEx>
              <w:tblW w:w="7860" w:type="dxa"/>
              <w:jc w:val="center"/>
              <w:tblInd w:w="-157"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Ex>
          </w:tblPrExChange>
        </w:tblPrEx>
        <w:trPr>
          <w:trHeight w:val="397"/>
          <w:del w:id="6067" w:author="paulac" w:date="2013-10-08T15:44:00Z"/>
          <w:trPrChange w:id="6068" w:author="paulac" w:date="2013-10-10T11:23:00Z">
            <w:trPr>
              <w:gridAfter w:val="0"/>
              <w:trHeight w:val="397"/>
              <w:jc w:val="center"/>
            </w:trPr>
          </w:trPrChange>
        </w:trPr>
        <w:tc>
          <w:tcPr>
            <w:cnfStyle w:val="001000000000"/>
            <w:tcW w:w="3396" w:type="dxa"/>
            <w:gridSpan w:val="2"/>
            <w:tcPrChange w:id="6069" w:author="paulac" w:date="2013-10-10T11:23:00Z">
              <w:tcPr>
                <w:tcW w:w="3080" w:type="dxa"/>
                <w:gridSpan w:val="2"/>
                <w:vAlign w:val="center"/>
              </w:tcPr>
            </w:tcPrChange>
          </w:tcPr>
          <w:p w:rsidR="00E21426" w:rsidRDefault="002E6FBB">
            <w:pPr>
              <w:jc w:val="left"/>
              <w:rPr>
                <w:del w:id="6070" w:author="paulac" w:date="2013-10-08T15:44:00Z"/>
                <w:rFonts w:eastAsiaTheme="minorHAnsi"/>
                <w:b w:val="0"/>
                <w:bCs w:val="0"/>
                <w:szCs w:val="22"/>
                <w:lang w:val="ca-ES" w:eastAsia="en-US"/>
              </w:rPr>
              <w:pPrChange w:id="6071" w:author="paulac" w:date="2013-10-08T15:46:00Z">
                <w:pPr>
                  <w:spacing w:after="200" w:line="276" w:lineRule="auto"/>
                  <w:jc w:val="left"/>
                </w:pPr>
              </w:pPrChange>
            </w:pPr>
            <w:del w:id="6072" w:author="paulac" w:date="2013-10-08T15:44:00Z">
              <w:r w:rsidDel="00094FB4">
                <w:rPr>
                  <w:b w:val="0"/>
                  <w:bCs w:val="0"/>
                </w:rPr>
                <w:delText>varNumeroAnyRegistre</w:delText>
              </w:r>
            </w:del>
          </w:p>
        </w:tc>
        <w:tc>
          <w:tcPr>
            <w:tcW w:w="4542" w:type="dxa"/>
            <w:tcPrChange w:id="6073" w:author="paulac" w:date="2013-10-10T11:23:00Z">
              <w:tcPr>
                <w:tcW w:w="4780" w:type="dxa"/>
                <w:gridSpan w:val="3"/>
                <w:vAlign w:val="center"/>
              </w:tcPr>
            </w:tcPrChange>
          </w:tcPr>
          <w:p w:rsidR="00E21426" w:rsidRDefault="002E6FBB">
            <w:pPr>
              <w:jc w:val="left"/>
              <w:cnfStyle w:val="000000000000"/>
              <w:rPr>
                <w:del w:id="6074" w:author="paulac" w:date="2013-10-08T15:44:00Z"/>
                <w:rFonts w:eastAsiaTheme="minorHAnsi"/>
                <w:szCs w:val="22"/>
                <w:lang w:val="ca-ES" w:eastAsia="en-US"/>
              </w:rPr>
              <w:pPrChange w:id="6075" w:author="paulac" w:date="2013-10-08T15:46:00Z">
                <w:pPr>
                  <w:spacing w:after="200" w:line="276" w:lineRule="auto"/>
                  <w:jc w:val="left"/>
                  <w:cnfStyle w:val="000000000000"/>
                </w:pPr>
              </w:pPrChange>
            </w:pPr>
            <w:del w:id="6076" w:author="paulac" w:date="2013-10-08T15:44:00Z">
              <w:r w:rsidRPr="00CE5945" w:rsidDel="00094FB4">
                <w:delText xml:space="preserve">Variable </w:delText>
              </w:r>
              <w:r w:rsidDel="00094FB4">
                <w:delText>per guardar el número i l’any de registre</w:delText>
              </w:r>
            </w:del>
          </w:p>
        </w:tc>
      </w:tr>
    </w:tbl>
    <w:p w:rsidR="00E21426" w:rsidRDefault="00E21426">
      <w:pPr>
        <w:pStyle w:val="Ttol3"/>
        <w:numPr>
          <w:ilvl w:val="0"/>
          <w:numId w:val="0"/>
        </w:numPr>
        <w:ind w:left="720"/>
        <w:rPr>
          <w:ins w:id="6077" w:author="paulac" w:date="2013-10-10T11:31:00Z"/>
        </w:rPr>
        <w:pPrChange w:id="6078" w:author="paulac" w:date="2013-10-10T11:31:00Z">
          <w:pPr>
            <w:pStyle w:val="Ttol3"/>
            <w:spacing w:before="240" w:after="120"/>
          </w:pPr>
        </w:pPrChange>
      </w:pPr>
    </w:p>
    <w:p w:rsidR="00E21426" w:rsidRDefault="00F420BD">
      <w:pPr>
        <w:pStyle w:val="Ttol3"/>
        <w:rPr>
          <w:ins w:id="6079" w:author="paulac" w:date="2013-10-09T17:57:00Z"/>
        </w:rPr>
        <w:pPrChange w:id="6080" w:author="paulac" w:date="2013-10-10T11:31:00Z">
          <w:pPr>
            <w:pStyle w:val="Ttol3"/>
            <w:spacing w:before="240" w:after="120"/>
          </w:pPr>
        </w:pPrChange>
      </w:pPr>
      <w:bookmarkStart w:id="6081" w:name="_Toc369593013"/>
      <w:ins w:id="6082" w:author="paulac" w:date="2013-10-10T11:31:00Z">
        <w:r>
          <w:t>SISTRA</w:t>
        </w:r>
      </w:ins>
      <w:bookmarkEnd w:id="6081"/>
    </w:p>
    <w:p w:rsidR="00E21426" w:rsidRDefault="003F5EC1">
      <w:pPr>
        <w:pStyle w:val="Ttol3"/>
        <w:spacing w:before="240" w:after="120"/>
        <w:jc w:val="left"/>
        <w:rPr>
          <w:del w:id="6083" w:author="paulac" w:date="2013-10-09T17:57:00Z"/>
        </w:rPr>
        <w:pPrChange w:id="6084" w:author="paulac" w:date="2013-10-08T15:46:00Z">
          <w:pPr>
            <w:pStyle w:val="Ttol3"/>
            <w:spacing w:before="240" w:after="120"/>
          </w:pPr>
        </w:pPrChange>
      </w:pPr>
      <w:bookmarkStart w:id="6085" w:name="_Toc369163320"/>
      <w:del w:id="6086" w:author="paulac" w:date="2013-10-09T17:57:00Z">
        <w:r w:rsidDel="00E23787">
          <w:delText>Cancel·lar un termini iniciat</w:delText>
        </w:r>
        <w:bookmarkStart w:id="6087" w:name="_Toc369171738"/>
        <w:bookmarkStart w:id="6088" w:name="_Toc369172434"/>
        <w:bookmarkStart w:id="6089" w:name="_Toc369268039"/>
        <w:bookmarkStart w:id="6090" w:name="_Toc369268361"/>
        <w:bookmarkStart w:id="6091" w:name="_Toc369275956"/>
        <w:bookmarkStart w:id="6092" w:name="_Toc369528789"/>
        <w:bookmarkStart w:id="6093" w:name="_Toc369530816"/>
        <w:bookmarkStart w:id="6094" w:name="_Toc369593014"/>
        <w:bookmarkEnd w:id="6085"/>
        <w:bookmarkEnd w:id="6087"/>
        <w:bookmarkEnd w:id="6088"/>
        <w:bookmarkEnd w:id="6089"/>
        <w:bookmarkEnd w:id="6090"/>
        <w:bookmarkEnd w:id="6091"/>
        <w:bookmarkEnd w:id="6092"/>
        <w:bookmarkEnd w:id="6093"/>
        <w:bookmarkEnd w:id="6094"/>
      </w:del>
    </w:p>
    <w:p w:rsidR="00181592" w:rsidRPr="002D778A" w:rsidDel="00E23787" w:rsidRDefault="00181592" w:rsidP="00181592">
      <w:pPr>
        <w:spacing w:after="120"/>
        <w:rPr>
          <w:del w:id="6095" w:author="paulac" w:date="2013-10-09T17:57:00Z"/>
        </w:rPr>
      </w:pPr>
      <w:del w:id="6096" w:author="paulac" w:date="2013-10-09T17:57:00Z">
        <w:r w:rsidDel="00E23787">
          <w:delText xml:space="preserve">Aquest handler ens permet </w:delText>
        </w:r>
      </w:del>
      <w:del w:id="6097" w:author="paulac" w:date="2013-10-08T15:48:00Z">
        <w:r w:rsidR="006A3F3D" w:rsidDel="00E8370D">
          <w:delText>cancelar</w:delText>
        </w:r>
      </w:del>
      <w:del w:id="6098" w:author="paulac" w:date="2013-10-09T17:57:00Z">
        <w:r w:rsidR="006A3F3D" w:rsidDel="00E23787">
          <w:delText xml:space="preserve"> un termini iniciat</w:delText>
        </w:r>
        <w:r w:rsidDel="00E23787">
          <w:delText>.</w:delText>
        </w:r>
        <w:bookmarkStart w:id="6099" w:name="_Toc369171739"/>
        <w:bookmarkStart w:id="6100" w:name="_Toc369172435"/>
        <w:bookmarkStart w:id="6101" w:name="_Toc369268040"/>
        <w:bookmarkStart w:id="6102" w:name="_Toc369268362"/>
        <w:bookmarkStart w:id="6103" w:name="_Toc369275957"/>
        <w:bookmarkStart w:id="6104" w:name="_Toc369528790"/>
        <w:bookmarkStart w:id="6105" w:name="_Toc369530817"/>
        <w:bookmarkStart w:id="6106" w:name="_Toc369593015"/>
        <w:bookmarkEnd w:id="6099"/>
        <w:bookmarkEnd w:id="6100"/>
        <w:bookmarkEnd w:id="6101"/>
        <w:bookmarkEnd w:id="6102"/>
        <w:bookmarkEnd w:id="6103"/>
        <w:bookmarkEnd w:id="6104"/>
        <w:bookmarkEnd w:id="6105"/>
        <w:bookmarkEnd w:id="6106"/>
      </w:del>
    </w:p>
    <w:p w:rsidR="00181592" w:rsidDel="00E23787" w:rsidRDefault="00181592" w:rsidP="00181592">
      <w:pPr>
        <w:pStyle w:val="Pargrafdellista"/>
        <w:numPr>
          <w:ilvl w:val="0"/>
          <w:numId w:val="8"/>
        </w:numPr>
        <w:rPr>
          <w:del w:id="6107" w:author="paulac" w:date="2013-10-09T17:57:00Z"/>
        </w:rPr>
      </w:pPr>
      <w:del w:id="6108" w:author="paulac" w:date="2013-10-09T17:57:00Z">
        <w:r w:rsidDel="00E23787">
          <w:delText xml:space="preserve">Classe: </w:delText>
        </w:r>
        <w:r w:rsidRPr="002D778A" w:rsidDel="00E23787">
          <w:delText>net.conselldemallorca.helium.jbpm3.handlers</w:delText>
        </w:r>
        <w:r w:rsidDel="00E23787">
          <w:delText>.</w:delText>
        </w:r>
        <w:r w:rsidR="006A3F3D" w:rsidDel="00E23787">
          <w:delText>TerminiCancelar</w:delText>
        </w:r>
        <w:r w:rsidDel="00E23787">
          <w:delText>Handler</w:delText>
        </w:r>
        <w:bookmarkStart w:id="6109" w:name="_Toc369171740"/>
        <w:bookmarkStart w:id="6110" w:name="_Toc369172436"/>
        <w:bookmarkStart w:id="6111" w:name="_Toc369268041"/>
        <w:bookmarkStart w:id="6112" w:name="_Toc369268363"/>
        <w:bookmarkStart w:id="6113" w:name="_Toc369275958"/>
        <w:bookmarkStart w:id="6114" w:name="_Toc369528791"/>
        <w:bookmarkStart w:id="6115" w:name="_Toc369530818"/>
        <w:bookmarkStart w:id="6116" w:name="_Toc369593016"/>
        <w:bookmarkEnd w:id="6109"/>
        <w:bookmarkEnd w:id="6110"/>
        <w:bookmarkEnd w:id="6111"/>
        <w:bookmarkEnd w:id="6112"/>
        <w:bookmarkEnd w:id="6113"/>
        <w:bookmarkEnd w:id="6114"/>
        <w:bookmarkEnd w:id="6115"/>
        <w:bookmarkEnd w:id="6116"/>
      </w:del>
    </w:p>
    <w:p w:rsidR="00181592" w:rsidDel="00E23787" w:rsidRDefault="00181592" w:rsidP="00181592">
      <w:pPr>
        <w:pStyle w:val="Pargrafdellista"/>
        <w:numPr>
          <w:ilvl w:val="0"/>
          <w:numId w:val="8"/>
        </w:numPr>
        <w:rPr>
          <w:del w:id="6117" w:author="paulac" w:date="2013-10-09T17:57:00Z"/>
        </w:rPr>
      </w:pPr>
      <w:del w:id="6118" w:author="paulac" w:date="2013-10-09T17:57:00Z">
        <w:r w:rsidDel="00E23787">
          <w:delText>Paràmetres:</w:delText>
        </w:r>
        <w:bookmarkStart w:id="6119" w:name="_Toc369171741"/>
        <w:bookmarkStart w:id="6120" w:name="_Toc369172437"/>
        <w:bookmarkStart w:id="6121" w:name="_Toc369268042"/>
        <w:bookmarkStart w:id="6122" w:name="_Toc369268364"/>
        <w:bookmarkStart w:id="6123" w:name="_Toc369275959"/>
        <w:bookmarkStart w:id="6124" w:name="_Toc369528792"/>
        <w:bookmarkStart w:id="6125" w:name="_Toc369530819"/>
        <w:bookmarkStart w:id="6126" w:name="_Toc369593017"/>
        <w:bookmarkEnd w:id="6119"/>
        <w:bookmarkEnd w:id="6120"/>
        <w:bookmarkEnd w:id="6121"/>
        <w:bookmarkEnd w:id="6122"/>
        <w:bookmarkEnd w:id="6123"/>
        <w:bookmarkEnd w:id="6124"/>
        <w:bookmarkEnd w:id="6125"/>
        <w:bookmarkEnd w:id="6126"/>
      </w:del>
    </w:p>
    <w:tbl>
      <w:tblPr>
        <w:tblW w:w="7860" w:type="dxa"/>
        <w:jc w:val="center"/>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Layout w:type="fixed"/>
        <w:tblLook w:val="04A0"/>
        <w:tblPrChange w:id="6127" w:author="paulac" w:date="2013-10-08T15:48:00Z">
          <w:tblPr>
            <w:tblW w:w="7860" w:type="dxa"/>
            <w:jc w:val="center"/>
            <w:tblInd w:w="-157"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Layout w:type="fixed"/>
            <w:tblLook w:val="04A0"/>
          </w:tblPr>
        </w:tblPrChange>
      </w:tblPr>
      <w:tblGrid>
        <w:gridCol w:w="2108"/>
        <w:gridCol w:w="5752"/>
        <w:tblGridChange w:id="6128">
          <w:tblGrid>
            <w:gridCol w:w="2108"/>
            <w:gridCol w:w="5752"/>
          </w:tblGrid>
        </w:tblGridChange>
      </w:tblGrid>
      <w:tr w:rsidR="00181592" w:rsidRPr="00332B27" w:rsidDel="00E23787" w:rsidTr="00E8370D">
        <w:trPr>
          <w:cantSplit/>
          <w:trHeight w:val="340"/>
          <w:jc w:val="center"/>
          <w:del w:id="6129" w:author="paulac" w:date="2013-10-09T17:57:00Z"/>
          <w:trPrChange w:id="6130" w:author="paulac" w:date="2013-10-08T15:48:00Z">
            <w:trPr>
              <w:trHeight w:val="340"/>
              <w:jc w:val="center"/>
            </w:trPr>
          </w:trPrChange>
        </w:trPr>
        <w:tc>
          <w:tcPr>
            <w:tcW w:w="2108" w:type="dxa"/>
            <w:tcPrChange w:id="6131" w:author="paulac" w:date="2013-10-08T15:48:00Z">
              <w:tcPr>
                <w:tcW w:w="2108" w:type="dxa"/>
              </w:tcPr>
            </w:tcPrChange>
          </w:tcPr>
          <w:p w:rsidR="00181592" w:rsidRPr="00332B27" w:rsidDel="00E23787" w:rsidRDefault="00181592" w:rsidP="003F5EC1">
            <w:pPr>
              <w:rPr>
                <w:del w:id="6132" w:author="paulac" w:date="2013-10-09T17:57:00Z"/>
              </w:rPr>
            </w:pPr>
            <w:del w:id="6133" w:author="paulac" w:date="2013-10-09T17:57:00Z">
              <w:r w:rsidRPr="00332B27" w:rsidDel="00E23787">
                <w:delText>Nom paràmetre</w:delText>
              </w:r>
              <w:bookmarkStart w:id="6134" w:name="_Toc369171742"/>
              <w:bookmarkStart w:id="6135" w:name="_Toc369172438"/>
              <w:bookmarkStart w:id="6136" w:name="_Toc369268043"/>
              <w:bookmarkStart w:id="6137" w:name="_Toc369268365"/>
              <w:bookmarkStart w:id="6138" w:name="_Toc369275960"/>
              <w:bookmarkStart w:id="6139" w:name="_Toc369528793"/>
              <w:bookmarkStart w:id="6140" w:name="_Toc369530820"/>
              <w:bookmarkStart w:id="6141" w:name="_Toc369593018"/>
              <w:bookmarkEnd w:id="6134"/>
              <w:bookmarkEnd w:id="6135"/>
              <w:bookmarkEnd w:id="6136"/>
              <w:bookmarkEnd w:id="6137"/>
              <w:bookmarkEnd w:id="6138"/>
              <w:bookmarkEnd w:id="6139"/>
              <w:bookmarkEnd w:id="6140"/>
              <w:bookmarkEnd w:id="6141"/>
            </w:del>
          </w:p>
        </w:tc>
        <w:tc>
          <w:tcPr>
            <w:tcW w:w="5752" w:type="dxa"/>
            <w:tcPrChange w:id="6142" w:author="paulac" w:date="2013-10-08T15:48:00Z">
              <w:tcPr>
                <w:tcW w:w="5752" w:type="dxa"/>
              </w:tcPr>
            </w:tcPrChange>
          </w:tcPr>
          <w:p w:rsidR="00181592" w:rsidRPr="00332B27" w:rsidDel="00E23787" w:rsidRDefault="00181592" w:rsidP="003F5EC1">
            <w:pPr>
              <w:rPr>
                <w:del w:id="6143" w:author="paulac" w:date="2013-10-09T17:57:00Z"/>
              </w:rPr>
            </w:pPr>
            <w:del w:id="6144" w:author="paulac" w:date="2013-10-09T17:57:00Z">
              <w:r w:rsidRPr="00332B27" w:rsidDel="00E23787">
                <w:delText>Descripció</w:delText>
              </w:r>
              <w:bookmarkStart w:id="6145" w:name="_Toc369171743"/>
              <w:bookmarkStart w:id="6146" w:name="_Toc369172439"/>
              <w:bookmarkStart w:id="6147" w:name="_Toc369268044"/>
              <w:bookmarkStart w:id="6148" w:name="_Toc369268366"/>
              <w:bookmarkStart w:id="6149" w:name="_Toc369275961"/>
              <w:bookmarkStart w:id="6150" w:name="_Toc369528794"/>
              <w:bookmarkStart w:id="6151" w:name="_Toc369530821"/>
              <w:bookmarkStart w:id="6152" w:name="_Toc369593019"/>
              <w:bookmarkEnd w:id="6145"/>
              <w:bookmarkEnd w:id="6146"/>
              <w:bookmarkEnd w:id="6147"/>
              <w:bookmarkEnd w:id="6148"/>
              <w:bookmarkEnd w:id="6149"/>
              <w:bookmarkEnd w:id="6150"/>
              <w:bookmarkEnd w:id="6151"/>
              <w:bookmarkEnd w:id="6152"/>
            </w:del>
          </w:p>
        </w:tc>
        <w:bookmarkStart w:id="6153" w:name="_Toc369171744"/>
        <w:bookmarkStart w:id="6154" w:name="_Toc369172440"/>
        <w:bookmarkStart w:id="6155" w:name="_Toc369268045"/>
        <w:bookmarkStart w:id="6156" w:name="_Toc369268367"/>
        <w:bookmarkStart w:id="6157" w:name="_Toc369275962"/>
        <w:bookmarkStart w:id="6158" w:name="_Toc369528795"/>
        <w:bookmarkStart w:id="6159" w:name="_Toc369530822"/>
        <w:bookmarkStart w:id="6160" w:name="_Toc369593020"/>
        <w:bookmarkEnd w:id="6153"/>
        <w:bookmarkEnd w:id="6154"/>
        <w:bookmarkEnd w:id="6155"/>
        <w:bookmarkEnd w:id="6156"/>
        <w:bookmarkEnd w:id="6157"/>
        <w:bookmarkEnd w:id="6158"/>
        <w:bookmarkEnd w:id="6159"/>
        <w:bookmarkEnd w:id="6160"/>
      </w:tr>
      <w:tr w:rsidR="00181592" w:rsidRPr="00CE5945" w:rsidDel="00E23787" w:rsidTr="00E8370D">
        <w:trPr>
          <w:cantSplit/>
          <w:trHeight w:val="397"/>
          <w:jc w:val="center"/>
          <w:del w:id="6161" w:author="paulac" w:date="2013-10-09T17:57:00Z"/>
          <w:trPrChange w:id="6162" w:author="paulac" w:date="2013-10-08T15:48:00Z">
            <w:trPr>
              <w:trHeight w:val="397"/>
              <w:jc w:val="center"/>
            </w:trPr>
          </w:trPrChange>
        </w:trPr>
        <w:tc>
          <w:tcPr>
            <w:tcW w:w="2108" w:type="dxa"/>
            <w:vAlign w:val="center"/>
            <w:tcPrChange w:id="6163" w:author="paulac" w:date="2013-10-08T15:48:00Z">
              <w:tcPr>
                <w:tcW w:w="2108" w:type="dxa"/>
                <w:vAlign w:val="center"/>
              </w:tcPr>
            </w:tcPrChange>
          </w:tcPr>
          <w:p w:rsidR="00181592" w:rsidRPr="00CE5945" w:rsidDel="00E23787" w:rsidRDefault="00181592" w:rsidP="003F5EC1">
            <w:pPr>
              <w:jc w:val="left"/>
              <w:rPr>
                <w:del w:id="6164" w:author="paulac" w:date="2013-10-09T17:57:00Z"/>
                <w:b/>
                <w:bCs/>
              </w:rPr>
            </w:pPr>
            <w:del w:id="6165" w:author="paulac" w:date="2013-10-09T17:57:00Z">
              <w:r w:rsidDel="00E23787">
                <w:rPr>
                  <w:b/>
                  <w:bCs/>
                </w:rPr>
                <w:delText>terminiCodi</w:delText>
              </w:r>
              <w:bookmarkStart w:id="6166" w:name="_Toc369171745"/>
              <w:bookmarkStart w:id="6167" w:name="_Toc369172441"/>
              <w:bookmarkStart w:id="6168" w:name="_Toc369268046"/>
              <w:bookmarkStart w:id="6169" w:name="_Toc369268368"/>
              <w:bookmarkStart w:id="6170" w:name="_Toc369275963"/>
              <w:bookmarkStart w:id="6171" w:name="_Toc369528796"/>
              <w:bookmarkStart w:id="6172" w:name="_Toc369530823"/>
              <w:bookmarkStart w:id="6173" w:name="_Toc369593021"/>
              <w:bookmarkEnd w:id="6166"/>
              <w:bookmarkEnd w:id="6167"/>
              <w:bookmarkEnd w:id="6168"/>
              <w:bookmarkEnd w:id="6169"/>
              <w:bookmarkEnd w:id="6170"/>
              <w:bookmarkEnd w:id="6171"/>
              <w:bookmarkEnd w:id="6172"/>
              <w:bookmarkEnd w:id="6173"/>
            </w:del>
          </w:p>
        </w:tc>
        <w:tc>
          <w:tcPr>
            <w:tcW w:w="5752" w:type="dxa"/>
            <w:vAlign w:val="center"/>
            <w:tcPrChange w:id="6174" w:author="paulac" w:date="2013-10-08T15:48:00Z">
              <w:tcPr>
                <w:tcW w:w="5752" w:type="dxa"/>
                <w:vAlign w:val="center"/>
              </w:tcPr>
            </w:tcPrChange>
          </w:tcPr>
          <w:p w:rsidR="00181592" w:rsidRPr="00CE5945" w:rsidDel="00E23787" w:rsidRDefault="00181592" w:rsidP="003F5EC1">
            <w:pPr>
              <w:jc w:val="left"/>
              <w:rPr>
                <w:del w:id="6175" w:author="paulac" w:date="2013-10-09T17:57:00Z"/>
              </w:rPr>
            </w:pPr>
            <w:del w:id="6176" w:author="paulac" w:date="2013-10-09T17:57:00Z">
              <w:r w:rsidDel="00E23787">
                <w:delText>Codi del termini iniciat</w:delText>
              </w:r>
              <w:bookmarkStart w:id="6177" w:name="_Toc369171746"/>
              <w:bookmarkStart w:id="6178" w:name="_Toc369172442"/>
              <w:bookmarkStart w:id="6179" w:name="_Toc369268047"/>
              <w:bookmarkStart w:id="6180" w:name="_Toc369268369"/>
              <w:bookmarkStart w:id="6181" w:name="_Toc369275964"/>
              <w:bookmarkStart w:id="6182" w:name="_Toc369528797"/>
              <w:bookmarkStart w:id="6183" w:name="_Toc369530824"/>
              <w:bookmarkStart w:id="6184" w:name="_Toc369593022"/>
              <w:bookmarkEnd w:id="6177"/>
              <w:bookmarkEnd w:id="6178"/>
              <w:bookmarkEnd w:id="6179"/>
              <w:bookmarkEnd w:id="6180"/>
              <w:bookmarkEnd w:id="6181"/>
              <w:bookmarkEnd w:id="6182"/>
              <w:bookmarkEnd w:id="6183"/>
              <w:bookmarkEnd w:id="6184"/>
            </w:del>
          </w:p>
        </w:tc>
        <w:bookmarkStart w:id="6185" w:name="_Toc369171747"/>
        <w:bookmarkStart w:id="6186" w:name="_Toc369172443"/>
        <w:bookmarkStart w:id="6187" w:name="_Toc369268048"/>
        <w:bookmarkStart w:id="6188" w:name="_Toc369268370"/>
        <w:bookmarkStart w:id="6189" w:name="_Toc369275965"/>
        <w:bookmarkStart w:id="6190" w:name="_Toc369528798"/>
        <w:bookmarkStart w:id="6191" w:name="_Toc369530825"/>
        <w:bookmarkStart w:id="6192" w:name="_Toc369593023"/>
        <w:bookmarkEnd w:id="6185"/>
        <w:bookmarkEnd w:id="6186"/>
        <w:bookmarkEnd w:id="6187"/>
        <w:bookmarkEnd w:id="6188"/>
        <w:bookmarkEnd w:id="6189"/>
        <w:bookmarkEnd w:id="6190"/>
        <w:bookmarkEnd w:id="6191"/>
        <w:bookmarkEnd w:id="6192"/>
      </w:tr>
      <w:tr w:rsidR="00181592" w:rsidRPr="00CE5945" w:rsidDel="00E23787" w:rsidTr="00E8370D">
        <w:trPr>
          <w:cantSplit/>
          <w:trHeight w:val="397"/>
          <w:jc w:val="center"/>
          <w:del w:id="6193" w:author="paulac" w:date="2013-10-09T17:57:00Z"/>
          <w:trPrChange w:id="6194" w:author="paulac" w:date="2013-10-08T15:48:00Z">
            <w:trPr>
              <w:trHeight w:val="397"/>
              <w:jc w:val="center"/>
            </w:trPr>
          </w:trPrChange>
        </w:trPr>
        <w:tc>
          <w:tcPr>
            <w:tcW w:w="2108" w:type="dxa"/>
            <w:vAlign w:val="center"/>
            <w:tcPrChange w:id="6195" w:author="paulac" w:date="2013-10-08T15:48:00Z">
              <w:tcPr>
                <w:tcW w:w="2108" w:type="dxa"/>
                <w:vAlign w:val="center"/>
              </w:tcPr>
            </w:tcPrChange>
          </w:tcPr>
          <w:p w:rsidR="00181592" w:rsidRPr="00CE5945" w:rsidDel="00E23787" w:rsidRDefault="00181592" w:rsidP="003F5EC1">
            <w:pPr>
              <w:jc w:val="left"/>
              <w:rPr>
                <w:del w:id="6196" w:author="paulac" w:date="2013-10-09T17:57:00Z"/>
                <w:b/>
                <w:bCs/>
              </w:rPr>
            </w:pPr>
            <w:del w:id="6197" w:author="paulac" w:date="2013-10-09T17:57:00Z">
              <w:r w:rsidRPr="00CE5945" w:rsidDel="00E23787">
                <w:rPr>
                  <w:b/>
                  <w:bCs/>
                </w:rPr>
                <w:delText>var</w:delText>
              </w:r>
              <w:r w:rsidDel="00E23787">
                <w:rPr>
                  <w:b/>
                  <w:bCs/>
                </w:rPr>
                <w:delText>TerminiCodi</w:delText>
              </w:r>
              <w:bookmarkStart w:id="6198" w:name="_Toc369171748"/>
              <w:bookmarkStart w:id="6199" w:name="_Toc369172444"/>
              <w:bookmarkStart w:id="6200" w:name="_Toc369268049"/>
              <w:bookmarkStart w:id="6201" w:name="_Toc369268371"/>
              <w:bookmarkStart w:id="6202" w:name="_Toc369275966"/>
              <w:bookmarkStart w:id="6203" w:name="_Toc369528799"/>
              <w:bookmarkStart w:id="6204" w:name="_Toc369530826"/>
              <w:bookmarkStart w:id="6205" w:name="_Toc369593024"/>
              <w:bookmarkEnd w:id="6198"/>
              <w:bookmarkEnd w:id="6199"/>
              <w:bookmarkEnd w:id="6200"/>
              <w:bookmarkEnd w:id="6201"/>
              <w:bookmarkEnd w:id="6202"/>
              <w:bookmarkEnd w:id="6203"/>
              <w:bookmarkEnd w:id="6204"/>
              <w:bookmarkEnd w:id="6205"/>
            </w:del>
          </w:p>
        </w:tc>
        <w:tc>
          <w:tcPr>
            <w:tcW w:w="5752" w:type="dxa"/>
            <w:vAlign w:val="center"/>
            <w:tcPrChange w:id="6206" w:author="paulac" w:date="2013-10-08T15:48:00Z">
              <w:tcPr>
                <w:tcW w:w="5752" w:type="dxa"/>
                <w:vAlign w:val="center"/>
              </w:tcPr>
            </w:tcPrChange>
          </w:tcPr>
          <w:p w:rsidR="00181592" w:rsidRPr="00CE5945" w:rsidDel="00E23787" w:rsidRDefault="00181592" w:rsidP="003F5EC1">
            <w:pPr>
              <w:jc w:val="left"/>
              <w:rPr>
                <w:del w:id="6207" w:author="paulac" w:date="2013-10-09T17:57:00Z"/>
              </w:rPr>
            </w:pPr>
            <w:del w:id="6208" w:author="paulac" w:date="2013-10-09T17:57:00Z">
              <w:r w:rsidRPr="00CE5945" w:rsidDel="00E23787">
                <w:delText xml:space="preserve">Variable que conté el </w:delText>
              </w:r>
              <w:r w:rsidDel="00E23787">
                <w:delText>codi del termini iniciat</w:delText>
              </w:r>
              <w:bookmarkStart w:id="6209" w:name="_Toc369171749"/>
              <w:bookmarkStart w:id="6210" w:name="_Toc369172445"/>
              <w:bookmarkStart w:id="6211" w:name="_Toc369268050"/>
              <w:bookmarkStart w:id="6212" w:name="_Toc369268372"/>
              <w:bookmarkStart w:id="6213" w:name="_Toc369275967"/>
              <w:bookmarkStart w:id="6214" w:name="_Toc369528800"/>
              <w:bookmarkStart w:id="6215" w:name="_Toc369530827"/>
              <w:bookmarkStart w:id="6216" w:name="_Toc369593025"/>
              <w:bookmarkEnd w:id="6209"/>
              <w:bookmarkEnd w:id="6210"/>
              <w:bookmarkEnd w:id="6211"/>
              <w:bookmarkEnd w:id="6212"/>
              <w:bookmarkEnd w:id="6213"/>
              <w:bookmarkEnd w:id="6214"/>
              <w:bookmarkEnd w:id="6215"/>
              <w:bookmarkEnd w:id="6216"/>
            </w:del>
          </w:p>
        </w:tc>
        <w:bookmarkStart w:id="6217" w:name="_Toc369171750"/>
        <w:bookmarkStart w:id="6218" w:name="_Toc369172446"/>
        <w:bookmarkStart w:id="6219" w:name="_Toc369268051"/>
        <w:bookmarkStart w:id="6220" w:name="_Toc369268373"/>
        <w:bookmarkStart w:id="6221" w:name="_Toc369275968"/>
        <w:bookmarkStart w:id="6222" w:name="_Toc369528801"/>
        <w:bookmarkStart w:id="6223" w:name="_Toc369530828"/>
        <w:bookmarkStart w:id="6224" w:name="_Toc369593026"/>
        <w:bookmarkEnd w:id="6217"/>
        <w:bookmarkEnd w:id="6218"/>
        <w:bookmarkEnd w:id="6219"/>
        <w:bookmarkEnd w:id="6220"/>
        <w:bookmarkEnd w:id="6221"/>
        <w:bookmarkEnd w:id="6222"/>
        <w:bookmarkEnd w:id="6223"/>
        <w:bookmarkEnd w:id="6224"/>
      </w:tr>
      <w:tr w:rsidR="006A3F3D" w:rsidRPr="006A3F3D" w:rsidDel="00E23787" w:rsidTr="00E8370D">
        <w:trPr>
          <w:cantSplit/>
          <w:trHeight w:val="397"/>
          <w:jc w:val="center"/>
          <w:del w:id="6225" w:author="paulac" w:date="2013-10-09T17:57:00Z"/>
          <w:trPrChange w:id="6226" w:author="paulac" w:date="2013-10-08T15:48:00Z">
            <w:trPr>
              <w:trHeight w:val="397"/>
              <w:jc w:val="center"/>
            </w:trPr>
          </w:trPrChange>
        </w:trPr>
        <w:tc>
          <w:tcPr>
            <w:tcW w:w="2108" w:type="dxa"/>
            <w:vAlign w:val="center"/>
            <w:tcPrChange w:id="6227" w:author="paulac" w:date="2013-10-08T15:48:00Z">
              <w:tcPr>
                <w:tcW w:w="2108" w:type="dxa"/>
                <w:vAlign w:val="center"/>
              </w:tcPr>
            </w:tcPrChange>
          </w:tcPr>
          <w:p w:rsidR="006A3F3D" w:rsidRPr="006A3F3D" w:rsidDel="00E23787" w:rsidRDefault="006A3F3D" w:rsidP="005F31C6">
            <w:pPr>
              <w:jc w:val="left"/>
              <w:rPr>
                <w:del w:id="6228" w:author="paulac" w:date="2013-10-09T17:57:00Z"/>
                <w:b/>
                <w:bCs/>
              </w:rPr>
            </w:pPr>
            <w:del w:id="6229" w:author="paulac" w:date="2013-10-09T17:57:00Z">
              <w:r w:rsidRPr="006A3F3D" w:rsidDel="00E23787">
                <w:rPr>
                  <w:b/>
                  <w:bCs/>
                </w:rPr>
                <w:delText>varData</w:delText>
              </w:r>
              <w:bookmarkStart w:id="6230" w:name="_Toc369171751"/>
              <w:bookmarkStart w:id="6231" w:name="_Toc369172447"/>
              <w:bookmarkStart w:id="6232" w:name="_Toc369268052"/>
              <w:bookmarkStart w:id="6233" w:name="_Toc369268374"/>
              <w:bookmarkStart w:id="6234" w:name="_Toc369275969"/>
              <w:bookmarkStart w:id="6235" w:name="_Toc369528802"/>
              <w:bookmarkStart w:id="6236" w:name="_Toc369530829"/>
              <w:bookmarkStart w:id="6237" w:name="_Toc369593027"/>
              <w:bookmarkEnd w:id="6230"/>
              <w:bookmarkEnd w:id="6231"/>
              <w:bookmarkEnd w:id="6232"/>
              <w:bookmarkEnd w:id="6233"/>
              <w:bookmarkEnd w:id="6234"/>
              <w:bookmarkEnd w:id="6235"/>
              <w:bookmarkEnd w:id="6236"/>
              <w:bookmarkEnd w:id="6237"/>
            </w:del>
          </w:p>
        </w:tc>
        <w:tc>
          <w:tcPr>
            <w:tcW w:w="5752" w:type="dxa"/>
            <w:vAlign w:val="center"/>
            <w:tcPrChange w:id="6238" w:author="paulac" w:date="2013-10-08T15:48:00Z">
              <w:tcPr>
                <w:tcW w:w="5752" w:type="dxa"/>
                <w:vAlign w:val="center"/>
              </w:tcPr>
            </w:tcPrChange>
          </w:tcPr>
          <w:p w:rsidR="006A3F3D" w:rsidRPr="006A3F3D" w:rsidDel="00E23787" w:rsidRDefault="006A3F3D" w:rsidP="006A3F3D">
            <w:pPr>
              <w:jc w:val="left"/>
              <w:rPr>
                <w:del w:id="6239" w:author="paulac" w:date="2013-10-09T17:57:00Z"/>
              </w:rPr>
            </w:pPr>
            <w:del w:id="6240" w:author="paulac" w:date="2013-10-09T17:57:00Z">
              <w:r w:rsidRPr="006A3F3D" w:rsidDel="00E23787">
                <w:delText>Var</w:delText>
              </w:r>
              <w:r w:rsidDel="00E23787">
                <w:delText>ia</w:delText>
              </w:r>
              <w:r w:rsidRPr="006A3F3D" w:rsidDel="00E23787">
                <w:delText>ble que conté la data en la que s’ha d</w:delText>
              </w:r>
              <w:r w:rsidDel="00E23787">
                <w:delText>e cancel·lar</w:delText>
              </w:r>
              <w:r w:rsidRPr="006A3F3D" w:rsidDel="00E23787">
                <w:delText xml:space="preserve"> el termini</w:delText>
              </w:r>
              <w:bookmarkStart w:id="6241" w:name="_Toc369171752"/>
              <w:bookmarkStart w:id="6242" w:name="_Toc369172448"/>
              <w:bookmarkStart w:id="6243" w:name="_Toc369268053"/>
              <w:bookmarkStart w:id="6244" w:name="_Toc369268375"/>
              <w:bookmarkStart w:id="6245" w:name="_Toc369275970"/>
              <w:bookmarkStart w:id="6246" w:name="_Toc369528803"/>
              <w:bookmarkStart w:id="6247" w:name="_Toc369530830"/>
              <w:bookmarkStart w:id="6248" w:name="_Toc369593028"/>
              <w:bookmarkEnd w:id="6241"/>
              <w:bookmarkEnd w:id="6242"/>
              <w:bookmarkEnd w:id="6243"/>
              <w:bookmarkEnd w:id="6244"/>
              <w:bookmarkEnd w:id="6245"/>
              <w:bookmarkEnd w:id="6246"/>
              <w:bookmarkEnd w:id="6247"/>
              <w:bookmarkEnd w:id="6248"/>
            </w:del>
          </w:p>
        </w:tc>
        <w:bookmarkStart w:id="6249" w:name="_Toc369171753"/>
        <w:bookmarkStart w:id="6250" w:name="_Toc369172449"/>
        <w:bookmarkStart w:id="6251" w:name="_Toc369268054"/>
        <w:bookmarkStart w:id="6252" w:name="_Toc369268376"/>
        <w:bookmarkStart w:id="6253" w:name="_Toc369275971"/>
        <w:bookmarkStart w:id="6254" w:name="_Toc369528804"/>
        <w:bookmarkStart w:id="6255" w:name="_Toc369530831"/>
        <w:bookmarkStart w:id="6256" w:name="_Toc369593029"/>
        <w:bookmarkEnd w:id="6249"/>
        <w:bookmarkEnd w:id="6250"/>
        <w:bookmarkEnd w:id="6251"/>
        <w:bookmarkEnd w:id="6252"/>
        <w:bookmarkEnd w:id="6253"/>
        <w:bookmarkEnd w:id="6254"/>
        <w:bookmarkEnd w:id="6255"/>
        <w:bookmarkEnd w:id="6256"/>
      </w:tr>
    </w:tbl>
    <w:p w:rsidR="00181592" w:rsidDel="00E23787" w:rsidRDefault="003F5EC1" w:rsidP="00181592">
      <w:pPr>
        <w:pStyle w:val="Ttol3"/>
        <w:spacing w:before="240" w:after="120"/>
        <w:rPr>
          <w:del w:id="6257" w:author="paulac" w:date="2013-10-09T17:57:00Z"/>
        </w:rPr>
      </w:pPr>
      <w:bookmarkStart w:id="6258" w:name="_Toc369163321"/>
      <w:del w:id="6259" w:author="paulac" w:date="2013-10-09T17:57:00Z">
        <w:r w:rsidDel="00E23787">
          <w:delText>Continuar un termini aturat</w:delText>
        </w:r>
        <w:bookmarkStart w:id="6260" w:name="_Toc369171754"/>
        <w:bookmarkStart w:id="6261" w:name="_Toc369172450"/>
        <w:bookmarkStart w:id="6262" w:name="_Toc369268055"/>
        <w:bookmarkStart w:id="6263" w:name="_Toc369268377"/>
        <w:bookmarkStart w:id="6264" w:name="_Toc369275972"/>
        <w:bookmarkStart w:id="6265" w:name="_Toc369528805"/>
        <w:bookmarkStart w:id="6266" w:name="_Toc369530832"/>
        <w:bookmarkStart w:id="6267" w:name="_Toc369593030"/>
        <w:bookmarkEnd w:id="6258"/>
        <w:bookmarkEnd w:id="6260"/>
        <w:bookmarkEnd w:id="6261"/>
        <w:bookmarkEnd w:id="6262"/>
        <w:bookmarkEnd w:id="6263"/>
        <w:bookmarkEnd w:id="6264"/>
        <w:bookmarkEnd w:id="6265"/>
        <w:bookmarkEnd w:id="6266"/>
        <w:bookmarkEnd w:id="6267"/>
      </w:del>
    </w:p>
    <w:p w:rsidR="00181592" w:rsidRPr="002D778A" w:rsidDel="00E23787" w:rsidRDefault="00181592" w:rsidP="00181592">
      <w:pPr>
        <w:spacing w:after="120"/>
        <w:rPr>
          <w:del w:id="6268" w:author="paulac" w:date="2013-10-09T17:57:00Z"/>
        </w:rPr>
      </w:pPr>
      <w:del w:id="6269" w:author="paulac" w:date="2013-10-09T17:57:00Z">
        <w:r w:rsidDel="00E23787">
          <w:delText xml:space="preserve">Aquest handler ens permet </w:delText>
        </w:r>
        <w:r w:rsidR="006A3F3D" w:rsidDel="00E23787">
          <w:delText>continuar un termini aturat</w:delText>
        </w:r>
        <w:r w:rsidDel="00E23787">
          <w:delText>.</w:delText>
        </w:r>
        <w:bookmarkStart w:id="6270" w:name="_Toc369171755"/>
        <w:bookmarkStart w:id="6271" w:name="_Toc369172451"/>
        <w:bookmarkStart w:id="6272" w:name="_Toc369268056"/>
        <w:bookmarkStart w:id="6273" w:name="_Toc369268378"/>
        <w:bookmarkStart w:id="6274" w:name="_Toc369275973"/>
        <w:bookmarkStart w:id="6275" w:name="_Toc369528806"/>
        <w:bookmarkStart w:id="6276" w:name="_Toc369530833"/>
        <w:bookmarkStart w:id="6277" w:name="_Toc369593031"/>
        <w:bookmarkEnd w:id="6270"/>
        <w:bookmarkEnd w:id="6271"/>
        <w:bookmarkEnd w:id="6272"/>
        <w:bookmarkEnd w:id="6273"/>
        <w:bookmarkEnd w:id="6274"/>
        <w:bookmarkEnd w:id="6275"/>
        <w:bookmarkEnd w:id="6276"/>
        <w:bookmarkEnd w:id="6277"/>
      </w:del>
    </w:p>
    <w:p w:rsidR="00181592" w:rsidDel="00E23787" w:rsidRDefault="00181592" w:rsidP="00181592">
      <w:pPr>
        <w:pStyle w:val="Pargrafdellista"/>
        <w:numPr>
          <w:ilvl w:val="0"/>
          <w:numId w:val="8"/>
        </w:numPr>
        <w:rPr>
          <w:del w:id="6278" w:author="paulac" w:date="2013-10-09T17:57:00Z"/>
        </w:rPr>
      </w:pPr>
      <w:del w:id="6279" w:author="paulac" w:date="2013-10-09T17:57:00Z">
        <w:r w:rsidDel="00E23787">
          <w:delText xml:space="preserve">Classe: </w:delText>
        </w:r>
        <w:r w:rsidRPr="002D778A" w:rsidDel="00E23787">
          <w:delText>net.conselldemallorca.helium.jbpm3.handlers</w:delText>
        </w:r>
        <w:r w:rsidDel="00E23787">
          <w:delText>.</w:delText>
        </w:r>
        <w:r w:rsidR="006A3F3D" w:rsidDel="00E23787">
          <w:delText>TerminiContinuar</w:delText>
        </w:r>
        <w:r w:rsidDel="00E23787">
          <w:delText>Handler</w:delText>
        </w:r>
        <w:bookmarkStart w:id="6280" w:name="_Toc369171756"/>
        <w:bookmarkStart w:id="6281" w:name="_Toc369172452"/>
        <w:bookmarkStart w:id="6282" w:name="_Toc369268057"/>
        <w:bookmarkStart w:id="6283" w:name="_Toc369268379"/>
        <w:bookmarkStart w:id="6284" w:name="_Toc369275974"/>
        <w:bookmarkStart w:id="6285" w:name="_Toc369528807"/>
        <w:bookmarkStart w:id="6286" w:name="_Toc369530834"/>
        <w:bookmarkStart w:id="6287" w:name="_Toc369593032"/>
        <w:bookmarkEnd w:id="6280"/>
        <w:bookmarkEnd w:id="6281"/>
        <w:bookmarkEnd w:id="6282"/>
        <w:bookmarkEnd w:id="6283"/>
        <w:bookmarkEnd w:id="6284"/>
        <w:bookmarkEnd w:id="6285"/>
        <w:bookmarkEnd w:id="6286"/>
        <w:bookmarkEnd w:id="6287"/>
      </w:del>
    </w:p>
    <w:p w:rsidR="00181592" w:rsidDel="00E23787" w:rsidRDefault="00181592" w:rsidP="00181592">
      <w:pPr>
        <w:pStyle w:val="Pargrafdellista"/>
        <w:numPr>
          <w:ilvl w:val="0"/>
          <w:numId w:val="8"/>
        </w:numPr>
        <w:rPr>
          <w:del w:id="6288" w:author="paulac" w:date="2013-10-09T17:57:00Z"/>
        </w:rPr>
      </w:pPr>
      <w:del w:id="6289" w:author="paulac" w:date="2013-10-09T17:57:00Z">
        <w:r w:rsidDel="00E23787">
          <w:delText>Paràmetres:</w:delText>
        </w:r>
        <w:bookmarkStart w:id="6290" w:name="_Toc369171757"/>
        <w:bookmarkStart w:id="6291" w:name="_Toc369172453"/>
        <w:bookmarkStart w:id="6292" w:name="_Toc369268058"/>
        <w:bookmarkStart w:id="6293" w:name="_Toc369268380"/>
        <w:bookmarkStart w:id="6294" w:name="_Toc369275975"/>
        <w:bookmarkStart w:id="6295" w:name="_Toc369528808"/>
        <w:bookmarkStart w:id="6296" w:name="_Toc369530835"/>
        <w:bookmarkStart w:id="6297" w:name="_Toc369593033"/>
        <w:bookmarkEnd w:id="6290"/>
        <w:bookmarkEnd w:id="6291"/>
        <w:bookmarkEnd w:id="6292"/>
        <w:bookmarkEnd w:id="6293"/>
        <w:bookmarkEnd w:id="6294"/>
        <w:bookmarkEnd w:id="6295"/>
        <w:bookmarkEnd w:id="6296"/>
        <w:bookmarkEnd w:id="6297"/>
      </w:del>
    </w:p>
    <w:tbl>
      <w:tblPr>
        <w:tblW w:w="7860" w:type="dxa"/>
        <w:jc w:val="center"/>
        <w:tblInd w:w="-157"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Layout w:type="fixed"/>
        <w:tblLook w:val="04A0"/>
      </w:tblPr>
      <w:tblGrid>
        <w:gridCol w:w="2108"/>
        <w:gridCol w:w="5752"/>
      </w:tblGrid>
      <w:tr w:rsidR="00181592" w:rsidRPr="00332B27" w:rsidDel="00E23787" w:rsidTr="003F5EC1">
        <w:trPr>
          <w:trHeight w:val="340"/>
          <w:jc w:val="center"/>
          <w:del w:id="6298" w:author="paulac" w:date="2013-10-09T17:57:00Z"/>
        </w:trPr>
        <w:tc>
          <w:tcPr>
            <w:tcW w:w="2108" w:type="dxa"/>
          </w:tcPr>
          <w:p w:rsidR="00181592" w:rsidRPr="00332B27" w:rsidDel="00E23787" w:rsidRDefault="00181592" w:rsidP="003F5EC1">
            <w:pPr>
              <w:rPr>
                <w:del w:id="6299" w:author="paulac" w:date="2013-10-09T17:57:00Z"/>
              </w:rPr>
            </w:pPr>
            <w:del w:id="6300" w:author="paulac" w:date="2013-10-09T17:57:00Z">
              <w:r w:rsidRPr="00332B27" w:rsidDel="00E23787">
                <w:delText>Nom paràmetre</w:delText>
              </w:r>
              <w:bookmarkStart w:id="6301" w:name="_Toc369171758"/>
              <w:bookmarkStart w:id="6302" w:name="_Toc369172454"/>
              <w:bookmarkStart w:id="6303" w:name="_Toc369268059"/>
              <w:bookmarkStart w:id="6304" w:name="_Toc369268381"/>
              <w:bookmarkStart w:id="6305" w:name="_Toc369275976"/>
              <w:bookmarkStart w:id="6306" w:name="_Toc369528809"/>
              <w:bookmarkStart w:id="6307" w:name="_Toc369530836"/>
              <w:bookmarkStart w:id="6308" w:name="_Toc369593034"/>
              <w:bookmarkEnd w:id="6301"/>
              <w:bookmarkEnd w:id="6302"/>
              <w:bookmarkEnd w:id="6303"/>
              <w:bookmarkEnd w:id="6304"/>
              <w:bookmarkEnd w:id="6305"/>
              <w:bookmarkEnd w:id="6306"/>
              <w:bookmarkEnd w:id="6307"/>
              <w:bookmarkEnd w:id="6308"/>
            </w:del>
          </w:p>
        </w:tc>
        <w:tc>
          <w:tcPr>
            <w:tcW w:w="5752" w:type="dxa"/>
          </w:tcPr>
          <w:p w:rsidR="00181592" w:rsidRPr="00332B27" w:rsidDel="00E23787" w:rsidRDefault="00181592" w:rsidP="003F5EC1">
            <w:pPr>
              <w:rPr>
                <w:del w:id="6309" w:author="paulac" w:date="2013-10-09T17:57:00Z"/>
              </w:rPr>
            </w:pPr>
            <w:del w:id="6310" w:author="paulac" w:date="2013-10-09T17:57:00Z">
              <w:r w:rsidRPr="00332B27" w:rsidDel="00E23787">
                <w:delText>Descripció</w:delText>
              </w:r>
              <w:bookmarkStart w:id="6311" w:name="_Toc369171759"/>
              <w:bookmarkStart w:id="6312" w:name="_Toc369172455"/>
              <w:bookmarkStart w:id="6313" w:name="_Toc369268060"/>
              <w:bookmarkStart w:id="6314" w:name="_Toc369268382"/>
              <w:bookmarkStart w:id="6315" w:name="_Toc369275977"/>
              <w:bookmarkStart w:id="6316" w:name="_Toc369528810"/>
              <w:bookmarkStart w:id="6317" w:name="_Toc369530837"/>
              <w:bookmarkStart w:id="6318" w:name="_Toc369593035"/>
              <w:bookmarkEnd w:id="6311"/>
              <w:bookmarkEnd w:id="6312"/>
              <w:bookmarkEnd w:id="6313"/>
              <w:bookmarkEnd w:id="6314"/>
              <w:bookmarkEnd w:id="6315"/>
              <w:bookmarkEnd w:id="6316"/>
              <w:bookmarkEnd w:id="6317"/>
              <w:bookmarkEnd w:id="6318"/>
            </w:del>
          </w:p>
        </w:tc>
        <w:bookmarkStart w:id="6319" w:name="_Toc369171760"/>
        <w:bookmarkStart w:id="6320" w:name="_Toc369172456"/>
        <w:bookmarkStart w:id="6321" w:name="_Toc369268061"/>
        <w:bookmarkStart w:id="6322" w:name="_Toc369268383"/>
        <w:bookmarkStart w:id="6323" w:name="_Toc369275978"/>
        <w:bookmarkStart w:id="6324" w:name="_Toc369528811"/>
        <w:bookmarkStart w:id="6325" w:name="_Toc369530838"/>
        <w:bookmarkStart w:id="6326" w:name="_Toc369593036"/>
        <w:bookmarkEnd w:id="6319"/>
        <w:bookmarkEnd w:id="6320"/>
        <w:bookmarkEnd w:id="6321"/>
        <w:bookmarkEnd w:id="6322"/>
        <w:bookmarkEnd w:id="6323"/>
        <w:bookmarkEnd w:id="6324"/>
        <w:bookmarkEnd w:id="6325"/>
        <w:bookmarkEnd w:id="6326"/>
      </w:tr>
      <w:tr w:rsidR="00181592" w:rsidRPr="00CE5945" w:rsidDel="00E23787" w:rsidTr="003F5EC1">
        <w:trPr>
          <w:trHeight w:val="397"/>
          <w:jc w:val="center"/>
          <w:del w:id="6327" w:author="paulac" w:date="2013-10-09T17:57:00Z"/>
        </w:trPr>
        <w:tc>
          <w:tcPr>
            <w:tcW w:w="2108" w:type="dxa"/>
            <w:vAlign w:val="center"/>
          </w:tcPr>
          <w:p w:rsidR="00181592" w:rsidRPr="00CE5945" w:rsidDel="00E23787" w:rsidRDefault="00181592" w:rsidP="003F5EC1">
            <w:pPr>
              <w:jc w:val="left"/>
              <w:rPr>
                <w:del w:id="6328" w:author="paulac" w:date="2013-10-09T17:57:00Z"/>
                <w:b/>
                <w:bCs/>
              </w:rPr>
            </w:pPr>
            <w:del w:id="6329" w:author="paulac" w:date="2013-10-09T17:57:00Z">
              <w:r w:rsidDel="00E23787">
                <w:rPr>
                  <w:b/>
                  <w:bCs/>
                </w:rPr>
                <w:delText>terminiCodi</w:delText>
              </w:r>
              <w:bookmarkStart w:id="6330" w:name="_Toc369171761"/>
              <w:bookmarkStart w:id="6331" w:name="_Toc369172457"/>
              <w:bookmarkStart w:id="6332" w:name="_Toc369268062"/>
              <w:bookmarkStart w:id="6333" w:name="_Toc369268384"/>
              <w:bookmarkStart w:id="6334" w:name="_Toc369275979"/>
              <w:bookmarkStart w:id="6335" w:name="_Toc369528812"/>
              <w:bookmarkStart w:id="6336" w:name="_Toc369530839"/>
              <w:bookmarkStart w:id="6337" w:name="_Toc369593037"/>
              <w:bookmarkEnd w:id="6330"/>
              <w:bookmarkEnd w:id="6331"/>
              <w:bookmarkEnd w:id="6332"/>
              <w:bookmarkEnd w:id="6333"/>
              <w:bookmarkEnd w:id="6334"/>
              <w:bookmarkEnd w:id="6335"/>
              <w:bookmarkEnd w:id="6336"/>
              <w:bookmarkEnd w:id="6337"/>
            </w:del>
          </w:p>
        </w:tc>
        <w:tc>
          <w:tcPr>
            <w:tcW w:w="5752" w:type="dxa"/>
            <w:vAlign w:val="center"/>
          </w:tcPr>
          <w:p w:rsidR="00181592" w:rsidRPr="00CE5945" w:rsidDel="00E23787" w:rsidRDefault="00181592" w:rsidP="003F5EC1">
            <w:pPr>
              <w:jc w:val="left"/>
              <w:rPr>
                <w:del w:id="6338" w:author="paulac" w:date="2013-10-09T17:57:00Z"/>
              </w:rPr>
            </w:pPr>
            <w:del w:id="6339" w:author="paulac" w:date="2013-10-09T17:57:00Z">
              <w:r w:rsidDel="00E23787">
                <w:delText>Codi del termini iniciat</w:delText>
              </w:r>
              <w:bookmarkStart w:id="6340" w:name="_Toc369171762"/>
              <w:bookmarkStart w:id="6341" w:name="_Toc369172458"/>
              <w:bookmarkStart w:id="6342" w:name="_Toc369268063"/>
              <w:bookmarkStart w:id="6343" w:name="_Toc369268385"/>
              <w:bookmarkStart w:id="6344" w:name="_Toc369275980"/>
              <w:bookmarkStart w:id="6345" w:name="_Toc369528813"/>
              <w:bookmarkStart w:id="6346" w:name="_Toc369530840"/>
              <w:bookmarkStart w:id="6347" w:name="_Toc369593038"/>
              <w:bookmarkEnd w:id="6340"/>
              <w:bookmarkEnd w:id="6341"/>
              <w:bookmarkEnd w:id="6342"/>
              <w:bookmarkEnd w:id="6343"/>
              <w:bookmarkEnd w:id="6344"/>
              <w:bookmarkEnd w:id="6345"/>
              <w:bookmarkEnd w:id="6346"/>
              <w:bookmarkEnd w:id="6347"/>
            </w:del>
          </w:p>
        </w:tc>
        <w:bookmarkStart w:id="6348" w:name="_Toc369171763"/>
        <w:bookmarkStart w:id="6349" w:name="_Toc369172459"/>
        <w:bookmarkStart w:id="6350" w:name="_Toc369268064"/>
        <w:bookmarkStart w:id="6351" w:name="_Toc369268386"/>
        <w:bookmarkStart w:id="6352" w:name="_Toc369275981"/>
        <w:bookmarkStart w:id="6353" w:name="_Toc369528814"/>
        <w:bookmarkStart w:id="6354" w:name="_Toc369530841"/>
        <w:bookmarkStart w:id="6355" w:name="_Toc369593039"/>
        <w:bookmarkEnd w:id="6348"/>
        <w:bookmarkEnd w:id="6349"/>
        <w:bookmarkEnd w:id="6350"/>
        <w:bookmarkEnd w:id="6351"/>
        <w:bookmarkEnd w:id="6352"/>
        <w:bookmarkEnd w:id="6353"/>
        <w:bookmarkEnd w:id="6354"/>
        <w:bookmarkEnd w:id="6355"/>
      </w:tr>
      <w:tr w:rsidR="00181592" w:rsidRPr="00CE5945" w:rsidDel="00E23787" w:rsidTr="003F5EC1">
        <w:trPr>
          <w:trHeight w:val="397"/>
          <w:jc w:val="center"/>
          <w:del w:id="6356" w:author="paulac" w:date="2013-10-09T17:57:00Z"/>
        </w:trPr>
        <w:tc>
          <w:tcPr>
            <w:tcW w:w="2108" w:type="dxa"/>
            <w:vAlign w:val="center"/>
          </w:tcPr>
          <w:p w:rsidR="00181592" w:rsidRPr="00CE5945" w:rsidDel="00E23787" w:rsidRDefault="00181592" w:rsidP="003F5EC1">
            <w:pPr>
              <w:jc w:val="left"/>
              <w:rPr>
                <w:del w:id="6357" w:author="paulac" w:date="2013-10-09T17:57:00Z"/>
                <w:b/>
                <w:bCs/>
              </w:rPr>
            </w:pPr>
            <w:del w:id="6358" w:author="paulac" w:date="2013-10-09T17:57:00Z">
              <w:r w:rsidRPr="00CE5945" w:rsidDel="00E23787">
                <w:rPr>
                  <w:b/>
                  <w:bCs/>
                </w:rPr>
                <w:delText>var</w:delText>
              </w:r>
              <w:r w:rsidDel="00E23787">
                <w:rPr>
                  <w:b/>
                  <w:bCs/>
                </w:rPr>
                <w:delText>TerminiCodi</w:delText>
              </w:r>
              <w:bookmarkStart w:id="6359" w:name="_Toc369171764"/>
              <w:bookmarkStart w:id="6360" w:name="_Toc369172460"/>
              <w:bookmarkStart w:id="6361" w:name="_Toc369268065"/>
              <w:bookmarkStart w:id="6362" w:name="_Toc369268387"/>
              <w:bookmarkStart w:id="6363" w:name="_Toc369275982"/>
              <w:bookmarkStart w:id="6364" w:name="_Toc369528815"/>
              <w:bookmarkStart w:id="6365" w:name="_Toc369530842"/>
              <w:bookmarkStart w:id="6366" w:name="_Toc369593040"/>
              <w:bookmarkEnd w:id="6359"/>
              <w:bookmarkEnd w:id="6360"/>
              <w:bookmarkEnd w:id="6361"/>
              <w:bookmarkEnd w:id="6362"/>
              <w:bookmarkEnd w:id="6363"/>
              <w:bookmarkEnd w:id="6364"/>
              <w:bookmarkEnd w:id="6365"/>
              <w:bookmarkEnd w:id="6366"/>
            </w:del>
          </w:p>
        </w:tc>
        <w:tc>
          <w:tcPr>
            <w:tcW w:w="5752" w:type="dxa"/>
            <w:vAlign w:val="center"/>
          </w:tcPr>
          <w:p w:rsidR="00181592" w:rsidRPr="00CE5945" w:rsidDel="00E23787" w:rsidRDefault="00181592" w:rsidP="003F5EC1">
            <w:pPr>
              <w:jc w:val="left"/>
              <w:rPr>
                <w:del w:id="6367" w:author="paulac" w:date="2013-10-09T17:57:00Z"/>
              </w:rPr>
            </w:pPr>
            <w:del w:id="6368" w:author="paulac" w:date="2013-10-09T17:57:00Z">
              <w:r w:rsidRPr="00CE5945" w:rsidDel="00E23787">
                <w:delText xml:space="preserve">Variable que conté el </w:delText>
              </w:r>
              <w:r w:rsidDel="00E23787">
                <w:delText>codi del termini iniciat</w:delText>
              </w:r>
              <w:bookmarkStart w:id="6369" w:name="_Toc369171765"/>
              <w:bookmarkStart w:id="6370" w:name="_Toc369172461"/>
              <w:bookmarkStart w:id="6371" w:name="_Toc369268066"/>
              <w:bookmarkStart w:id="6372" w:name="_Toc369268388"/>
              <w:bookmarkStart w:id="6373" w:name="_Toc369275983"/>
              <w:bookmarkStart w:id="6374" w:name="_Toc369528816"/>
              <w:bookmarkStart w:id="6375" w:name="_Toc369530843"/>
              <w:bookmarkStart w:id="6376" w:name="_Toc369593041"/>
              <w:bookmarkEnd w:id="6369"/>
              <w:bookmarkEnd w:id="6370"/>
              <w:bookmarkEnd w:id="6371"/>
              <w:bookmarkEnd w:id="6372"/>
              <w:bookmarkEnd w:id="6373"/>
              <w:bookmarkEnd w:id="6374"/>
              <w:bookmarkEnd w:id="6375"/>
              <w:bookmarkEnd w:id="6376"/>
            </w:del>
          </w:p>
        </w:tc>
        <w:bookmarkStart w:id="6377" w:name="_Toc369171766"/>
        <w:bookmarkStart w:id="6378" w:name="_Toc369172462"/>
        <w:bookmarkStart w:id="6379" w:name="_Toc369268067"/>
        <w:bookmarkStart w:id="6380" w:name="_Toc369268389"/>
        <w:bookmarkStart w:id="6381" w:name="_Toc369275984"/>
        <w:bookmarkStart w:id="6382" w:name="_Toc369528817"/>
        <w:bookmarkStart w:id="6383" w:name="_Toc369530844"/>
        <w:bookmarkStart w:id="6384" w:name="_Toc369593042"/>
        <w:bookmarkEnd w:id="6377"/>
        <w:bookmarkEnd w:id="6378"/>
        <w:bookmarkEnd w:id="6379"/>
        <w:bookmarkEnd w:id="6380"/>
        <w:bookmarkEnd w:id="6381"/>
        <w:bookmarkEnd w:id="6382"/>
        <w:bookmarkEnd w:id="6383"/>
        <w:bookmarkEnd w:id="6384"/>
      </w:tr>
      <w:tr w:rsidR="006A3F3D" w:rsidRPr="006A3F3D" w:rsidDel="00E23787" w:rsidTr="005F31C6">
        <w:trPr>
          <w:trHeight w:val="397"/>
          <w:jc w:val="center"/>
          <w:del w:id="6385" w:author="paulac" w:date="2013-10-09T17:57:00Z"/>
        </w:trPr>
        <w:tc>
          <w:tcPr>
            <w:tcW w:w="2108" w:type="dxa"/>
            <w:vAlign w:val="center"/>
          </w:tcPr>
          <w:p w:rsidR="006A3F3D" w:rsidRPr="006A3F3D" w:rsidDel="00E23787" w:rsidRDefault="006A3F3D" w:rsidP="005F31C6">
            <w:pPr>
              <w:jc w:val="left"/>
              <w:rPr>
                <w:del w:id="6386" w:author="paulac" w:date="2013-10-09T17:57:00Z"/>
                <w:b/>
                <w:bCs/>
              </w:rPr>
            </w:pPr>
            <w:del w:id="6387" w:author="paulac" w:date="2013-10-09T17:57:00Z">
              <w:r w:rsidRPr="006A3F3D" w:rsidDel="00E23787">
                <w:rPr>
                  <w:b/>
                  <w:bCs/>
                </w:rPr>
                <w:delText>varData</w:delText>
              </w:r>
              <w:bookmarkStart w:id="6388" w:name="_Toc369171767"/>
              <w:bookmarkStart w:id="6389" w:name="_Toc369172463"/>
              <w:bookmarkStart w:id="6390" w:name="_Toc369268068"/>
              <w:bookmarkStart w:id="6391" w:name="_Toc369268390"/>
              <w:bookmarkStart w:id="6392" w:name="_Toc369275985"/>
              <w:bookmarkStart w:id="6393" w:name="_Toc369528818"/>
              <w:bookmarkStart w:id="6394" w:name="_Toc369530845"/>
              <w:bookmarkStart w:id="6395" w:name="_Toc369593043"/>
              <w:bookmarkEnd w:id="6388"/>
              <w:bookmarkEnd w:id="6389"/>
              <w:bookmarkEnd w:id="6390"/>
              <w:bookmarkEnd w:id="6391"/>
              <w:bookmarkEnd w:id="6392"/>
              <w:bookmarkEnd w:id="6393"/>
              <w:bookmarkEnd w:id="6394"/>
              <w:bookmarkEnd w:id="6395"/>
            </w:del>
          </w:p>
        </w:tc>
        <w:tc>
          <w:tcPr>
            <w:tcW w:w="5752" w:type="dxa"/>
            <w:vAlign w:val="center"/>
          </w:tcPr>
          <w:p w:rsidR="006A3F3D" w:rsidRPr="006A3F3D" w:rsidDel="00E23787" w:rsidRDefault="006A3F3D" w:rsidP="006A3F3D">
            <w:pPr>
              <w:jc w:val="left"/>
              <w:rPr>
                <w:del w:id="6396" w:author="paulac" w:date="2013-10-09T17:57:00Z"/>
              </w:rPr>
            </w:pPr>
            <w:del w:id="6397" w:author="paulac" w:date="2013-10-09T17:57:00Z">
              <w:r w:rsidRPr="006A3F3D" w:rsidDel="00E23787">
                <w:delText>Var</w:delText>
              </w:r>
              <w:r w:rsidDel="00E23787">
                <w:delText>ia</w:delText>
              </w:r>
              <w:r w:rsidRPr="006A3F3D" w:rsidDel="00E23787">
                <w:delText>ble que conté la data en la que s’ha d</w:delText>
              </w:r>
              <w:r w:rsidDel="00E23787">
                <w:delText>e continuar</w:delText>
              </w:r>
              <w:r w:rsidRPr="006A3F3D" w:rsidDel="00E23787">
                <w:delText xml:space="preserve"> el termini</w:delText>
              </w:r>
              <w:bookmarkStart w:id="6398" w:name="_Toc369171768"/>
              <w:bookmarkStart w:id="6399" w:name="_Toc369172464"/>
              <w:bookmarkStart w:id="6400" w:name="_Toc369268069"/>
              <w:bookmarkStart w:id="6401" w:name="_Toc369268391"/>
              <w:bookmarkStart w:id="6402" w:name="_Toc369275986"/>
              <w:bookmarkStart w:id="6403" w:name="_Toc369528819"/>
              <w:bookmarkStart w:id="6404" w:name="_Toc369530846"/>
              <w:bookmarkStart w:id="6405" w:name="_Toc369593044"/>
              <w:bookmarkEnd w:id="6398"/>
              <w:bookmarkEnd w:id="6399"/>
              <w:bookmarkEnd w:id="6400"/>
              <w:bookmarkEnd w:id="6401"/>
              <w:bookmarkEnd w:id="6402"/>
              <w:bookmarkEnd w:id="6403"/>
              <w:bookmarkEnd w:id="6404"/>
              <w:bookmarkEnd w:id="6405"/>
            </w:del>
          </w:p>
        </w:tc>
        <w:bookmarkStart w:id="6406" w:name="_Toc369171769"/>
        <w:bookmarkStart w:id="6407" w:name="_Toc369172465"/>
        <w:bookmarkStart w:id="6408" w:name="_Toc369268070"/>
        <w:bookmarkStart w:id="6409" w:name="_Toc369268392"/>
        <w:bookmarkStart w:id="6410" w:name="_Toc369275987"/>
        <w:bookmarkStart w:id="6411" w:name="_Toc369528820"/>
        <w:bookmarkStart w:id="6412" w:name="_Toc369530847"/>
        <w:bookmarkStart w:id="6413" w:name="_Toc369593045"/>
        <w:bookmarkEnd w:id="6406"/>
        <w:bookmarkEnd w:id="6407"/>
        <w:bookmarkEnd w:id="6408"/>
        <w:bookmarkEnd w:id="6409"/>
        <w:bookmarkEnd w:id="6410"/>
        <w:bookmarkEnd w:id="6411"/>
        <w:bookmarkEnd w:id="6412"/>
        <w:bookmarkEnd w:id="6413"/>
      </w:tr>
    </w:tbl>
    <w:p w:rsidR="002D778A" w:rsidDel="00E23787" w:rsidRDefault="003F5EC1" w:rsidP="00CE5945">
      <w:pPr>
        <w:pStyle w:val="Ttol3"/>
        <w:spacing w:before="240" w:after="120"/>
        <w:rPr>
          <w:del w:id="6414" w:author="paulac" w:date="2013-10-09T17:57:00Z"/>
        </w:rPr>
      </w:pPr>
      <w:bookmarkStart w:id="6415" w:name="_Toc369163322"/>
      <w:del w:id="6416" w:author="paulac" w:date="2013-10-09T17:57:00Z">
        <w:r w:rsidDel="00E23787">
          <w:delText>Iniciar un termini</w:delText>
        </w:r>
        <w:bookmarkStart w:id="6417" w:name="_Toc369171770"/>
        <w:bookmarkStart w:id="6418" w:name="_Toc369172466"/>
        <w:bookmarkStart w:id="6419" w:name="_Toc369268071"/>
        <w:bookmarkStart w:id="6420" w:name="_Toc369268393"/>
        <w:bookmarkStart w:id="6421" w:name="_Toc369275988"/>
        <w:bookmarkStart w:id="6422" w:name="_Toc369528821"/>
        <w:bookmarkStart w:id="6423" w:name="_Toc369530848"/>
        <w:bookmarkStart w:id="6424" w:name="_Toc369593046"/>
        <w:bookmarkEnd w:id="6415"/>
        <w:bookmarkEnd w:id="6417"/>
        <w:bookmarkEnd w:id="6418"/>
        <w:bookmarkEnd w:id="6419"/>
        <w:bookmarkEnd w:id="6420"/>
        <w:bookmarkEnd w:id="6421"/>
        <w:bookmarkEnd w:id="6422"/>
        <w:bookmarkEnd w:id="6423"/>
        <w:bookmarkEnd w:id="6424"/>
      </w:del>
    </w:p>
    <w:p w:rsidR="002D778A" w:rsidRPr="002D778A" w:rsidDel="00E23787" w:rsidRDefault="002D778A" w:rsidP="002D778A">
      <w:pPr>
        <w:spacing w:after="120"/>
        <w:rPr>
          <w:del w:id="6425" w:author="paulac" w:date="2013-10-09T17:57:00Z"/>
        </w:rPr>
      </w:pPr>
      <w:del w:id="6426" w:author="paulac" w:date="2013-10-09T17:57:00Z">
        <w:r w:rsidDel="00E23787">
          <w:delText xml:space="preserve">Aquest handler ens permet </w:delText>
        </w:r>
        <w:r w:rsidR="006A3F3D" w:rsidDel="00E23787">
          <w:delText>iniciar un termini</w:delText>
        </w:r>
        <w:r w:rsidDel="00E23787">
          <w:delText>.</w:delText>
        </w:r>
        <w:bookmarkStart w:id="6427" w:name="_Toc369171771"/>
        <w:bookmarkStart w:id="6428" w:name="_Toc369172467"/>
        <w:bookmarkStart w:id="6429" w:name="_Toc369268072"/>
        <w:bookmarkStart w:id="6430" w:name="_Toc369268394"/>
        <w:bookmarkStart w:id="6431" w:name="_Toc369275989"/>
        <w:bookmarkStart w:id="6432" w:name="_Toc369528822"/>
        <w:bookmarkStart w:id="6433" w:name="_Toc369530849"/>
        <w:bookmarkStart w:id="6434" w:name="_Toc369593047"/>
        <w:bookmarkEnd w:id="6427"/>
        <w:bookmarkEnd w:id="6428"/>
        <w:bookmarkEnd w:id="6429"/>
        <w:bookmarkEnd w:id="6430"/>
        <w:bookmarkEnd w:id="6431"/>
        <w:bookmarkEnd w:id="6432"/>
        <w:bookmarkEnd w:id="6433"/>
        <w:bookmarkEnd w:id="6434"/>
      </w:del>
    </w:p>
    <w:p w:rsidR="002D778A" w:rsidDel="00E23787" w:rsidRDefault="002D778A" w:rsidP="002D778A">
      <w:pPr>
        <w:pStyle w:val="Pargrafdellista"/>
        <w:numPr>
          <w:ilvl w:val="0"/>
          <w:numId w:val="8"/>
        </w:numPr>
        <w:rPr>
          <w:del w:id="6435" w:author="paulac" w:date="2013-10-09T17:57:00Z"/>
        </w:rPr>
      </w:pPr>
      <w:del w:id="6436" w:author="paulac" w:date="2013-10-09T17:57:00Z">
        <w:r w:rsidDel="00E23787">
          <w:delText xml:space="preserve">Classe: </w:delText>
        </w:r>
        <w:r w:rsidRPr="002D778A" w:rsidDel="00E23787">
          <w:delText>net.conselldemallorca.helium.jbpm3.handlers</w:delText>
        </w:r>
        <w:r w:rsidDel="00E23787">
          <w:delText>.</w:delText>
        </w:r>
        <w:r w:rsidR="006A3F3D" w:rsidDel="00E23787">
          <w:delText>TerminiIniciar</w:delText>
        </w:r>
        <w:r w:rsidDel="00E23787">
          <w:delText>Handler</w:delText>
        </w:r>
        <w:bookmarkStart w:id="6437" w:name="_Toc369171772"/>
        <w:bookmarkStart w:id="6438" w:name="_Toc369172468"/>
        <w:bookmarkStart w:id="6439" w:name="_Toc369268073"/>
        <w:bookmarkStart w:id="6440" w:name="_Toc369268395"/>
        <w:bookmarkStart w:id="6441" w:name="_Toc369275990"/>
        <w:bookmarkStart w:id="6442" w:name="_Toc369528823"/>
        <w:bookmarkStart w:id="6443" w:name="_Toc369530850"/>
        <w:bookmarkStart w:id="6444" w:name="_Toc369593048"/>
        <w:bookmarkEnd w:id="6437"/>
        <w:bookmarkEnd w:id="6438"/>
        <w:bookmarkEnd w:id="6439"/>
        <w:bookmarkEnd w:id="6440"/>
        <w:bookmarkEnd w:id="6441"/>
        <w:bookmarkEnd w:id="6442"/>
        <w:bookmarkEnd w:id="6443"/>
        <w:bookmarkEnd w:id="6444"/>
      </w:del>
    </w:p>
    <w:p w:rsidR="00E27654" w:rsidDel="00E23787" w:rsidRDefault="002D778A" w:rsidP="002D778A">
      <w:pPr>
        <w:pStyle w:val="Pargrafdellista"/>
        <w:numPr>
          <w:ilvl w:val="0"/>
          <w:numId w:val="8"/>
        </w:numPr>
        <w:rPr>
          <w:del w:id="6445" w:author="paulac" w:date="2013-10-09T17:57:00Z"/>
        </w:rPr>
      </w:pPr>
      <w:del w:id="6446" w:author="paulac" w:date="2013-10-09T17:57:00Z">
        <w:r w:rsidDel="00E23787">
          <w:delText>Paràmetres:</w:delText>
        </w:r>
        <w:bookmarkStart w:id="6447" w:name="_Toc369171773"/>
        <w:bookmarkStart w:id="6448" w:name="_Toc369172469"/>
        <w:bookmarkStart w:id="6449" w:name="_Toc369268074"/>
        <w:bookmarkStart w:id="6450" w:name="_Toc369268396"/>
        <w:bookmarkStart w:id="6451" w:name="_Toc369275991"/>
        <w:bookmarkStart w:id="6452" w:name="_Toc369528824"/>
        <w:bookmarkStart w:id="6453" w:name="_Toc369530851"/>
        <w:bookmarkStart w:id="6454" w:name="_Toc369593049"/>
        <w:bookmarkEnd w:id="6447"/>
        <w:bookmarkEnd w:id="6448"/>
        <w:bookmarkEnd w:id="6449"/>
        <w:bookmarkEnd w:id="6450"/>
        <w:bookmarkEnd w:id="6451"/>
        <w:bookmarkEnd w:id="6452"/>
        <w:bookmarkEnd w:id="6453"/>
        <w:bookmarkEnd w:id="6454"/>
      </w:del>
    </w:p>
    <w:tbl>
      <w:tblPr>
        <w:tblW w:w="7860" w:type="dxa"/>
        <w:jc w:val="center"/>
        <w:tblInd w:w="-157"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Layout w:type="fixed"/>
        <w:tblLook w:val="04A0"/>
      </w:tblPr>
      <w:tblGrid>
        <w:gridCol w:w="2108"/>
        <w:gridCol w:w="5752"/>
      </w:tblGrid>
      <w:tr w:rsidR="00CE5945" w:rsidRPr="00332B27" w:rsidDel="00E23787" w:rsidTr="00CE5945">
        <w:trPr>
          <w:trHeight w:val="340"/>
          <w:jc w:val="center"/>
          <w:del w:id="6455" w:author="paulac" w:date="2013-10-09T17:57:00Z"/>
        </w:trPr>
        <w:tc>
          <w:tcPr>
            <w:tcW w:w="2108" w:type="dxa"/>
          </w:tcPr>
          <w:p w:rsidR="00CE5945" w:rsidRPr="00332B27" w:rsidDel="00E23787" w:rsidRDefault="00CE5945" w:rsidP="003F5EC1">
            <w:pPr>
              <w:rPr>
                <w:del w:id="6456" w:author="paulac" w:date="2013-10-09T17:57:00Z"/>
              </w:rPr>
            </w:pPr>
            <w:del w:id="6457" w:author="paulac" w:date="2013-10-09T17:57:00Z">
              <w:r w:rsidRPr="00332B27" w:rsidDel="00E23787">
                <w:delText>Nom paràmetre</w:delText>
              </w:r>
              <w:bookmarkStart w:id="6458" w:name="_Toc369171774"/>
              <w:bookmarkStart w:id="6459" w:name="_Toc369172470"/>
              <w:bookmarkStart w:id="6460" w:name="_Toc369268075"/>
              <w:bookmarkStart w:id="6461" w:name="_Toc369268397"/>
              <w:bookmarkStart w:id="6462" w:name="_Toc369275992"/>
              <w:bookmarkStart w:id="6463" w:name="_Toc369528825"/>
              <w:bookmarkStart w:id="6464" w:name="_Toc369530852"/>
              <w:bookmarkStart w:id="6465" w:name="_Toc369593050"/>
              <w:bookmarkEnd w:id="6458"/>
              <w:bookmarkEnd w:id="6459"/>
              <w:bookmarkEnd w:id="6460"/>
              <w:bookmarkEnd w:id="6461"/>
              <w:bookmarkEnd w:id="6462"/>
              <w:bookmarkEnd w:id="6463"/>
              <w:bookmarkEnd w:id="6464"/>
              <w:bookmarkEnd w:id="6465"/>
            </w:del>
          </w:p>
        </w:tc>
        <w:tc>
          <w:tcPr>
            <w:tcW w:w="5752" w:type="dxa"/>
          </w:tcPr>
          <w:p w:rsidR="00CE5945" w:rsidRPr="00332B27" w:rsidDel="00E23787" w:rsidRDefault="00CE5945" w:rsidP="003F5EC1">
            <w:pPr>
              <w:rPr>
                <w:del w:id="6466" w:author="paulac" w:date="2013-10-09T17:57:00Z"/>
              </w:rPr>
            </w:pPr>
            <w:del w:id="6467" w:author="paulac" w:date="2013-10-09T17:57:00Z">
              <w:r w:rsidRPr="00332B27" w:rsidDel="00E23787">
                <w:delText>Descripció</w:delText>
              </w:r>
              <w:bookmarkStart w:id="6468" w:name="_Toc369171775"/>
              <w:bookmarkStart w:id="6469" w:name="_Toc369172471"/>
              <w:bookmarkStart w:id="6470" w:name="_Toc369268076"/>
              <w:bookmarkStart w:id="6471" w:name="_Toc369268398"/>
              <w:bookmarkStart w:id="6472" w:name="_Toc369275993"/>
              <w:bookmarkStart w:id="6473" w:name="_Toc369528826"/>
              <w:bookmarkStart w:id="6474" w:name="_Toc369530853"/>
              <w:bookmarkStart w:id="6475" w:name="_Toc369593051"/>
              <w:bookmarkEnd w:id="6468"/>
              <w:bookmarkEnd w:id="6469"/>
              <w:bookmarkEnd w:id="6470"/>
              <w:bookmarkEnd w:id="6471"/>
              <w:bookmarkEnd w:id="6472"/>
              <w:bookmarkEnd w:id="6473"/>
              <w:bookmarkEnd w:id="6474"/>
              <w:bookmarkEnd w:id="6475"/>
            </w:del>
          </w:p>
        </w:tc>
        <w:bookmarkStart w:id="6476" w:name="_Toc369171776"/>
        <w:bookmarkStart w:id="6477" w:name="_Toc369172472"/>
        <w:bookmarkStart w:id="6478" w:name="_Toc369268077"/>
        <w:bookmarkStart w:id="6479" w:name="_Toc369268399"/>
        <w:bookmarkStart w:id="6480" w:name="_Toc369275994"/>
        <w:bookmarkStart w:id="6481" w:name="_Toc369528827"/>
        <w:bookmarkStart w:id="6482" w:name="_Toc369530854"/>
        <w:bookmarkStart w:id="6483" w:name="_Toc369593052"/>
        <w:bookmarkEnd w:id="6476"/>
        <w:bookmarkEnd w:id="6477"/>
        <w:bookmarkEnd w:id="6478"/>
        <w:bookmarkEnd w:id="6479"/>
        <w:bookmarkEnd w:id="6480"/>
        <w:bookmarkEnd w:id="6481"/>
        <w:bookmarkEnd w:id="6482"/>
        <w:bookmarkEnd w:id="6483"/>
      </w:tr>
      <w:tr w:rsidR="006A3F3D" w:rsidRPr="00CE5945" w:rsidDel="00E23787" w:rsidTr="005F31C6">
        <w:trPr>
          <w:trHeight w:val="397"/>
          <w:jc w:val="center"/>
          <w:del w:id="6484" w:author="paulac" w:date="2013-10-09T17:57:00Z"/>
        </w:trPr>
        <w:tc>
          <w:tcPr>
            <w:tcW w:w="2108" w:type="dxa"/>
            <w:vAlign w:val="center"/>
          </w:tcPr>
          <w:p w:rsidR="006A3F3D" w:rsidRPr="00CE5945" w:rsidDel="00E23787" w:rsidRDefault="006A3F3D" w:rsidP="005F31C6">
            <w:pPr>
              <w:jc w:val="left"/>
              <w:rPr>
                <w:del w:id="6485" w:author="paulac" w:date="2013-10-09T17:57:00Z"/>
                <w:b/>
                <w:bCs/>
              </w:rPr>
            </w:pPr>
            <w:del w:id="6486" w:author="paulac" w:date="2013-10-09T17:57:00Z">
              <w:r w:rsidDel="00E23787">
                <w:rPr>
                  <w:b/>
                  <w:bCs/>
                </w:rPr>
                <w:delText>terminiCodi</w:delText>
              </w:r>
              <w:bookmarkStart w:id="6487" w:name="_Toc369171777"/>
              <w:bookmarkStart w:id="6488" w:name="_Toc369172473"/>
              <w:bookmarkStart w:id="6489" w:name="_Toc369268078"/>
              <w:bookmarkStart w:id="6490" w:name="_Toc369268400"/>
              <w:bookmarkStart w:id="6491" w:name="_Toc369275995"/>
              <w:bookmarkStart w:id="6492" w:name="_Toc369528828"/>
              <w:bookmarkStart w:id="6493" w:name="_Toc369530855"/>
              <w:bookmarkStart w:id="6494" w:name="_Toc369593053"/>
              <w:bookmarkEnd w:id="6487"/>
              <w:bookmarkEnd w:id="6488"/>
              <w:bookmarkEnd w:id="6489"/>
              <w:bookmarkEnd w:id="6490"/>
              <w:bookmarkEnd w:id="6491"/>
              <w:bookmarkEnd w:id="6492"/>
              <w:bookmarkEnd w:id="6493"/>
              <w:bookmarkEnd w:id="6494"/>
            </w:del>
          </w:p>
        </w:tc>
        <w:tc>
          <w:tcPr>
            <w:tcW w:w="5752" w:type="dxa"/>
            <w:vAlign w:val="center"/>
          </w:tcPr>
          <w:p w:rsidR="006A3F3D" w:rsidRPr="00CE5945" w:rsidDel="00E23787" w:rsidRDefault="006A3F3D" w:rsidP="005F31C6">
            <w:pPr>
              <w:jc w:val="left"/>
              <w:rPr>
                <w:del w:id="6495" w:author="paulac" w:date="2013-10-09T17:57:00Z"/>
              </w:rPr>
            </w:pPr>
            <w:del w:id="6496" w:author="paulac" w:date="2013-10-09T17:57:00Z">
              <w:r w:rsidDel="00E23787">
                <w:delText>Codi del termini iniciat</w:delText>
              </w:r>
              <w:bookmarkStart w:id="6497" w:name="_Toc369171778"/>
              <w:bookmarkStart w:id="6498" w:name="_Toc369172474"/>
              <w:bookmarkStart w:id="6499" w:name="_Toc369268079"/>
              <w:bookmarkStart w:id="6500" w:name="_Toc369268401"/>
              <w:bookmarkStart w:id="6501" w:name="_Toc369275996"/>
              <w:bookmarkStart w:id="6502" w:name="_Toc369528829"/>
              <w:bookmarkStart w:id="6503" w:name="_Toc369530856"/>
              <w:bookmarkStart w:id="6504" w:name="_Toc369593054"/>
              <w:bookmarkEnd w:id="6497"/>
              <w:bookmarkEnd w:id="6498"/>
              <w:bookmarkEnd w:id="6499"/>
              <w:bookmarkEnd w:id="6500"/>
              <w:bookmarkEnd w:id="6501"/>
              <w:bookmarkEnd w:id="6502"/>
              <w:bookmarkEnd w:id="6503"/>
              <w:bookmarkEnd w:id="6504"/>
            </w:del>
          </w:p>
        </w:tc>
        <w:bookmarkStart w:id="6505" w:name="_Toc369171779"/>
        <w:bookmarkStart w:id="6506" w:name="_Toc369172475"/>
        <w:bookmarkStart w:id="6507" w:name="_Toc369268080"/>
        <w:bookmarkStart w:id="6508" w:name="_Toc369268402"/>
        <w:bookmarkStart w:id="6509" w:name="_Toc369275997"/>
        <w:bookmarkStart w:id="6510" w:name="_Toc369528830"/>
        <w:bookmarkStart w:id="6511" w:name="_Toc369530857"/>
        <w:bookmarkStart w:id="6512" w:name="_Toc369593055"/>
        <w:bookmarkEnd w:id="6505"/>
        <w:bookmarkEnd w:id="6506"/>
        <w:bookmarkEnd w:id="6507"/>
        <w:bookmarkEnd w:id="6508"/>
        <w:bookmarkEnd w:id="6509"/>
        <w:bookmarkEnd w:id="6510"/>
        <w:bookmarkEnd w:id="6511"/>
        <w:bookmarkEnd w:id="6512"/>
      </w:tr>
      <w:tr w:rsidR="006A3F3D" w:rsidRPr="00CE5945" w:rsidDel="00E23787" w:rsidTr="005F31C6">
        <w:trPr>
          <w:trHeight w:val="397"/>
          <w:jc w:val="center"/>
          <w:del w:id="6513" w:author="paulac" w:date="2013-10-09T17:57:00Z"/>
        </w:trPr>
        <w:tc>
          <w:tcPr>
            <w:tcW w:w="2108" w:type="dxa"/>
            <w:vAlign w:val="center"/>
          </w:tcPr>
          <w:p w:rsidR="006A3F3D" w:rsidRPr="00CE5945" w:rsidDel="00E23787" w:rsidRDefault="006A3F3D" w:rsidP="005F31C6">
            <w:pPr>
              <w:jc w:val="left"/>
              <w:rPr>
                <w:del w:id="6514" w:author="paulac" w:date="2013-10-09T17:57:00Z"/>
                <w:b/>
                <w:bCs/>
              </w:rPr>
            </w:pPr>
            <w:del w:id="6515" w:author="paulac" w:date="2013-10-09T17:57:00Z">
              <w:r w:rsidRPr="00CE5945" w:rsidDel="00E23787">
                <w:rPr>
                  <w:b/>
                  <w:bCs/>
                </w:rPr>
                <w:delText>var</w:delText>
              </w:r>
              <w:r w:rsidDel="00E23787">
                <w:rPr>
                  <w:b/>
                  <w:bCs/>
                </w:rPr>
                <w:delText>TerminiCodi</w:delText>
              </w:r>
              <w:bookmarkStart w:id="6516" w:name="_Toc369171780"/>
              <w:bookmarkStart w:id="6517" w:name="_Toc369172476"/>
              <w:bookmarkStart w:id="6518" w:name="_Toc369268081"/>
              <w:bookmarkStart w:id="6519" w:name="_Toc369268403"/>
              <w:bookmarkStart w:id="6520" w:name="_Toc369275998"/>
              <w:bookmarkStart w:id="6521" w:name="_Toc369528831"/>
              <w:bookmarkStart w:id="6522" w:name="_Toc369530858"/>
              <w:bookmarkStart w:id="6523" w:name="_Toc369593056"/>
              <w:bookmarkEnd w:id="6516"/>
              <w:bookmarkEnd w:id="6517"/>
              <w:bookmarkEnd w:id="6518"/>
              <w:bookmarkEnd w:id="6519"/>
              <w:bookmarkEnd w:id="6520"/>
              <w:bookmarkEnd w:id="6521"/>
              <w:bookmarkEnd w:id="6522"/>
              <w:bookmarkEnd w:id="6523"/>
            </w:del>
          </w:p>
        </w:tc>
        <w:tc>
          <w:tcPr>
            <w:tcW w:w="5752" w:type="dxa"/>
            <w:vAlign w:val="center"/>
          </w:tcPr>
          <w:p w:rsidR="006A3F3D" w:rsidRPr="00CE5945" w:rsidDel="00E23787" w:rsidRDefault="006A3F3D" w:rsidP="005F31C6">
            <w:pPr>
              <w:jc w:val="left"/>
              <w:rPr>
                <w:del w:id="6524" w:author="paulac" w:date="2013-10-09T17:57:00Z"/>
              </w:rPr>
            </w:pPr>
            <w:del w:id="6525" w:author="paulac" w:date="2013-10-09T17:57:00Z">
              <w:r w:rsidRPr="00CE5945" w:rsidDel="00E23787">
                <w:delText xml:space="preserve">Variable que conté el </w:delText>
              </w:r>
              <w:r w:rsidDel="00E23787">
                <w:delText>codi del termini iniciat</w:delText>
              </w:r>
              <w:bookmarkStart w:id="6526" w:name="_Toc369171781"/>
              <w:bookmarkStart w:id="6527" w:name="_Toc369172477"/>
              <w:bookmarkStart w:id="6528" w:name="_Toc369268082"/>
              <w:bookmarkStart w:id="6529" w:name="_Toc369268404"/>
              <w:bookmarkStart w:id="6530" w:name="_Toc369275999"/>
              <w:bookmarkStart w:id="6531" w:name="_Toc369528832"/>
              <w:bookmarkStart w:id="6532" w:name="_Toc369530859"/>
              <w:bookmarkStart w:id="6533" w:name="_Toc369593057"/>
              <w:bookmarkEnd w:id="6526"/>
              <w:bookmarkEnd w:id="6527"/>
              <w:bookmarkEnd w:id="6528"/>
              <w:bookmarkEnd w:id="6529"/>
              <w:bookmarkEnd w:id="6530"/>
              <w:bookmarkEnd w:id="6531"/>
              <w:bookmarkEnd w:id="6532"/>
              <w:bookmarkEnd w:id="6533"/>
            </w:del>
          </w:p>
        </w:tc>
        <w:bookmarkStart w:id="6534" w:name="_Toc369171782"/>
        <w:bookmarkStart w:id="6535" w:name="_Toc369172478"/>
        <w:bookmarkStart w:id="6536" w:name="_Toc369268083"/>
        <w:bookmarkStart w:id="6537" w:name="_Toc369268405"/>
        <w:bookmarkStart w:id="6538" w:name="_Toc369276000"/>
        <w:bookmarkStart w:id="6539" w:name="_Toc369528833"/>
        <w:bookmarkStart w:id="6540" w:name="_Toc369530860"/>
        <w:bookmarkStart w:id="6541" w:name="_Toc369593058"/>
        <w:bookmarkEnd w:id="6534"/>
        <w:bookmarkEnd w:id="6535"/>
        <w:bookmarkEnd w:id="6536"/>
        <w:bookmarkEnd w:id="6537"/>
        <w:bookmarkEnd w:id="6538"/>
        <w:bookmarkEnd w:id="6539"/>
        <w:bookmarkEnd w:id="6540"/>
        <w:bookmarkEnd w:id="6541"/>
      </w:tr>
      <w:tr w:rsidR="006A3F3D" w:rsidRPr="006A3F3D" w:rsidDel="00E23787" w:rsidTr="005F31C6">
        <w:trPr>
          <w:trHeight w:val="397"/>
          <w:jc w:val="center"/>
          <w:del w:id="6542" w:author="paulac" w:date="2013-10-09T17:57:00Z"/>
        </w:trPr>
        <w:tc>
          <w:tcPr>
            <w:tcW w:w="2108" w:type="dxa"/>
            <w:vAlign w:val="center"/>
          </w:tcPr>
          <w:p w:rsidR="006A3F3D" w:rsidRPr="006A3F3D" w:rsidDel="00E23787" w:rsidRDefault="006A3F3D" w:rsidP="005F31C6">
            <w:pPr>
              <w:jc w:val="left"/>
              <w:rPr>
                <w:del w:id="6543" w:author="paulac" w:date="2013-10-09T17:57:00Z"/>
                <w:b/>
                <w:bCs/>
              </w:rPr>
            </w:pPr>
            <w:del w:id="6544" w:author="paulac" w:date="2013-10-09T17:57:00Z">
              <w:r w:rsidRPr="006A3F3D" w:rsidDel="00E23787">
                <w:rPr>
                  <w:b/>
                  <w:bCs/>
                </w:rPr>
                <w:delText>varData</w:delText>
              </w:r>
              <w:bookmarkStart w:id="6545" w:name="_Toc369171783"/>
              <w:bookmarkStart w:id="6546" w:name="_Toc369172479"/>
              <w:bookmarkStart w:id="6547" w:name="_Toc369268084"/>
              <w:bookmarkStart w:id="6548" w:name="_Toc369268406"/>
              <w:bookmarkStart w:id="6549" w:name="_Toc369276001"/>
              <w:bookmarkStart w:id="6550" w:name="_Toc369528834"/>
              <w:bookmarkStart w:id="6551" w:name="_Toc369530861"/>
              <w:bookmarkStart w:id="6552" w:name="_Toc369593059"/>
              <w:bookmarkEnd w:id="6545"/>
              <w:bookmarkEnd w:id="6546"/>
              <w:bookmarkEnd w:id="6547"/>
              <w:bookmarkEnd w:id="6548"/>
              <w:bookmarkEnd w:id="6549"/>
              <w:bookmarkEnd w:id="6550"/>
              <w:bookmarkEnd w:id="6551"/>
              <w:bookmarkEnd w:id="6552"/>
            </w:del>
          </w:p>
        </w:tc>
        <w:tc>
          <w:tcPr>
            <w:tcW w:w="5752" w:type="dxa"/>
            <w:vAlign w:val="center"/>
          </w:tcPr>
          <w:p w:rsidR="006A3F3D" w:rsidRPr="006A3F3D" w:rsidDel="00E23787" w:rsidRDefault="006A3F3D" w:rsidP="006A3F3D">
            <w:pPr>
              <w:jc w:val="left"/>
              <w:rPr>
                <w:del w:id="6553" w:author="paulac" w:date="2013-10-09T17:57:00Z"/>
              </w:rPr>
            </w:pPr>
            <w:del w:id="6554" w:author="paulac" w:date="2013-10-09T17:57:00Z">
              <w:r w:rsidRPr="006A3F3D" w:rsidDel="00E23787">
                <w:delText>Var</w:delText>
              </w:r>
              <w:r w:rsidDel="00E23787">
                <w:delText>ia</w:delText>
              </w:r>
              <w:r w:rsidRPr="006A3F3D" w:rsidDel="00E23787">
                <w:delText>ble que conté la data en la que s’ha d’</w:delText>
              </w:r>
              <w:r w:rsidDel="00E23787">
                <w:delText>iniciar</w:delText>
              </w:r>
              <w:r w:rsidRPr="006A3F3D" w:rsidDel="00E23787">
                <w:delText xml:space="preserve"> el termini</w:delText>
              </w:r>
              <w:bookmarkStart w:id="6555" w:name="_Toc369171784"/>
              <w:bookmarkStart w:id="6556" w:name="_Toc369172480"/>
              <w:bookmarkStart w:id="6557" w:name="_Toc369268085"/>
              <w:bookmarkStart w:id="6558" w:name="_Toc369268407"/>
              <w:bookmarkStart w:id="6559" w:name="_Toc369276002"/>
              <w:bookmarkStart w:id="6560" w:name="_Toc369528835"/>
              <w:bookmarkStart w:id="6561" w:name="_Toc369530862"/>
              <w:bookmarkStart w:id="6562" w:name="_Toc369593060"/>
              <w:bookmarkEnd w:id="6555"/>
              <w:bookmarkEnd w:id="6556"/>
              <w:bookmarkEnd w:id="6557"/>
              <w:bookmarkEnd w:id="6558"/>
              <w:bookmarkEnd w:id="6559"/>
              <w:bookmarkEnd w:id="6560"/>
              <w:bookmarkEnd w:id="6561"/>
              <w:bookmarkEnd w:id="6562"/>
            </w:del>
          </w:p>
        </w:tc>
        <w:bookmarkStart w:id="6563" w:name="_Toc369171785"/>
        <w:bookmarkStart w:id="6564" w:name="_Toc369172481"/>
        <w:bookmarkStart w:id="6565" w:name="_Toc369268086"/>
        <w:bookmarkStart w:id="6566" w:name="_Toc369268408"/>
        <w:bookmarkStart w:id="6567" w:name="_Toc369276003"/>
        <w:bookmarkStart w:id="6568" w:name="_Toc369528836"/>
        <w:bookmarkStart w:id="6569" w:name="_Toc369530863"/>
        <w:bookmarkStart w:id="6570" w:name="_Toc369593061"/>
        <w:bookmarkEnd w:id="6563"/>
        <w:bookmarkEnd w:id="6564"/>
        <w:bookmarkEnd w:id="6565"/>
        <w:bookmarkEnd w:id="6566"/>
        <w:bookmarkEnd w:id="6567"/>
        <w:bookmarkEnd w:id="6568"/>
        <w:bookmarkEnd w:id="6569"/>
        <w:bookmarkEnd w:id="6570"/>
      </w:tr>
    </w:tbl>
    <w:p w:rsidR="003F5EC1" w:rsidDel="00E23787" w:rsidRDefault="003F5EC1" w:rsidP="003F5EC1">
      <w:pPr>
        <w:pStyle w:val="Ttol3"/>
        <w:spacing w:before="240" w:after="120"/>
        <w:rPr>
          <w:del w:id="6571" w:author="paulac" w:date="2013-10-09T17:57:00Z"/>
        </w:rPr>
      </w:pPr>
      <w:bookmarkStart w:id="6572" w:name="_Toc369163323"/>
      <w:del w:id="6573" w:author="paulac" w:date="2013-10-09T17:57:00Z">
        <w:r w:rsidDel="00E23787">
          <w:delText>Aturar un termini</w:delText>
        </w:r>
        <w:bookmarkStart w:id="6574" w:name="_Toc369171786"/>
        <w:bookmarkStart w:id="6575" w:name="_Toc369172482"/>
        <w:bookmarkStart w:id="6576" w:name="_Toc369268087"/>
        <w:bookmarkStart w:id="6577" w:name="_Toc369268409"/>
        <w:bookmarkStart w:id="6578" w:name="_Toc369276004"/>
        <w:bookmarkStart w:id="6579" w:name="_Toc369528837"/>
        <w:bookmarkStart w:id="6580" w:name="_Toc369530864"/>
        <w:bookmarkStart w:id="6581" w:name="_Toc369593062"/>
        <w:bookmarkEnd w:id="6572"/>
        <w:bookmarkEnd w:id="6574"/>
        <w:bookmarkEnd w:id="6575"/>
        <w:bookmarkEnd w:id="6576"/>
        <w:bookmarkEnd w:id="6577"/>
        <w:bookmarkEnd w:id="6578"/>
        <w:bookmarkEnd w:id="6579"/>
        <w:bookmarkEnd w:id="6580"/>
        <w:bookmarkEnd w:id="6581"/>
      </w:del>
    </w:p>
    <w:p w:rsidR="003F5EC1" w:rsidRPr="002D778A" w:rsidDel="00E23787" w:rsidRDefault="003F5EC1" w:rsidP="003F5EC1">
      <w:pPr>
        <w:spacing w:after="120"/>
        <w:rPr>
          <w:del w:id="6582" w:author="paulac" w:date="2013-10-09T17:57:00Z"/>
        </w:rPr>
      </w:pPr>
      <w:del w:id="6583" w:author="paulac" w:date="2013-10-09T17:57:00Z">
        <w:r w:rsidDel="00E23787">
          <w:delText xml:space="preserve">Aquest handler ens permet aturar temporalment </w:delText>
        </w:r>
        <w:r w:rsidR="006A3F3D" w:rsidDel="00E23787">
          <w:delText>un termini iniciat</w:delText>
        </w:r>
        <w:r w:rsidDel="00E23787">
          <w:delText>.</w:delText>
        </w:r>
        <w:bookmarkStart w:id="6584" w:name="_Toc369171787"/>
        <w:bookmarkStart w:id="6585" w:name="_Toc369172483"/>
        <w:bookmarkStart w:id="6586" w:name="_Toc369268088"/>
        <w:bookmarkStart w:id="6587" w:name="_Toc369268410"/>
        <w:bookmarkStart w:id="6588" w:name="_Toc369276005"/>
        <w:bookmarkStart w:id="6589" w:name="_Toc369528838"/>
        <w:bookmarkStart w:id="6590" w:name="_Toc369530865"/>
        <w:bookmarkStart w:id="6591" w:name="_Toc369593063"/>
        <w:bookmarkEnd w:id="6584"/>
        <w:bookmarkEnd w:id="6585"/>
        <w:bookmarkEnd w:id="6586"/>
        <w:bookmarkEnd w:id="6587"/>
        <w:bookmarkEnd w:id="6588"/>
        <w:bookmarkEnd w:id="6589"/>
        <w:bookmarkEnd w:id="6590"/>
        <w:bookmarkEnd w:id="6591"/>
      </w:del>
    </w:p>
    <w:p w:rsidR="003F5EC1" w:rsidDel="00E23787" w:rsidRDefault="003F5EC1" w:rsidP="003F5EC1">
      <w:pPr>
        <w:pStyle w:val="Pargrafdellista"/>
        <w:numPr>
          <w:ilvl w:val="0"/>
          <w:numId w:val="8"/>
        </w:numPr>
        <w:rPr>
          <w:del w:id="6592" w:author="paulac" w:date="2013-10-09T17:57:00Z"/>
        </w:rPr>
      </w:pPr>
      <w:del w:id="6593" w:author="paulac" w:date="2013-10-09T17:57:00Z">
        <w:r w:rsidDel="00E23787">
          <w:delText xml:space="preserve">Classe: </w:delText>
        </w:r>
        <w:r w:rsidRPr="002D778A" w:rsidDel="00E23787">
          <w:delText>net.conselldemallorca.helium.jbpm3.handlers</w:delText>
        </w:r>
        <w:r w:rsidDel="00E23787">
          <w:delText>.</w:delText>
        </w:r>
        <w:r w:rsidR="006A3F3D" w:rsidDel="00E23787">
          <w:delText>TerminiPausar</w:delText>
        </w:r>
        <w:r w:rsidDel="00E23787">
          <w:delText>Handler</w:delText>
        </w:r>
        <w:bookmarkStart w:id="6594" w:name="_Toc369171788"/>
        <w:bookmarkStart w:id="6595" w:name="_Toc369172484"/>
        <w:bookmarkStart w:id="6596" w:name="_Toc369268089"/>
        <w:bookmarkStart w:id="6597" w:name="_Toc369268411"/>
        <w:bookmarkStart w:id="6598" w:name="_Toc369276006"/>
        <w:bookmarkStart w:id="6599" w:name="_Toc369528839"/>
        <w:bookmarkStart w:id="6600" w:name="_Toc369530866"/>
        <w:bookmarkStart w:id="6601" w:name="_Toc369593064"/>
        <w:bookmarkEnd w:id="6594"/>
        <w:bookmarkEnd w:id="6595"/>
        <w:bookmarkEnd w:id="6596"/>
        <w:bookmarkEnd w:id="6597"/>
        <w:bookmarkEnd w:id="6598"/>
        <w:bookmarkEnd w:id="6599"/>
        <w:bookmarkEnd w:id="6600"/>
        <w:bookmarkEnd w:id="6601"/>
      </w:del>
    </w:p>
    <w:p w:rsidR="003F5EC1" w:rsidDel="00E23787" w:rsidRDefault="003F5EC1" w:rsidP="003F5EC1">
      <w:pPr>
        <w:pStyle w:val="Pargrafdellista"/>
        <w:numPr>
          <w:ilvl w:val="0"/>
          <w:numId w:val="8"/>
        </w:numPr>
        <w:rPr>
          <w:del w:id="6602" w:author="paulac" w:date="2013-10-09T17:57:00Z"/>
        </w:rPr>
      </w:pPr>
      <w:del w:id="6603" w:author="paulac" w:date="2013-10-09T17:57:00Z">
        <w:r w:rsidDel="00E23787">
          <w:delText>Paràmetres:</w:delText>
        </w:r>
        <w:bookmarkStart w:id="6604" w:name="_Toc369171789"/>
        <w:bookmarkStart w:id="6605" w:name="_Toc369172485"/>
        <w:bookmarkStart w:id="6606" w:name="_Toc369268090"/>
        <w:bookmarkStart w:id="6607" w:name="_Toc369268412"/>
        <w:bookmarkStart w:id="6608" w:name="_Toc369276007"/>
        <w:bookmarkStart w:id="6609" w:name="_Toc369528840"/>
        <w:bookmarkStart w:id="6610" w:name="_Toc369530867"/>
        <w:bookmarkStart w:id="6611" w:name="_Toc369593065"/>
        <w:bookmarkEnd w:id="6604"/>
        <w:bookmarkEnd w:id="6605"/>
        <w:bookmarkEnd w:id="6606"/>
        <w:bookmarkEnd w:id="6607"/>
        <w:bookmarkEnd w:id="6608"/>
        <w:bookmarkEnd w:id="6609"/>
        <w:bookmarkEnd w:id="6610"/>
        <w:bookmarkEnd w:id="6611"/>
      </w:del>
    </w:p>
    <w:tbl>
      <w:tblPr>
        <w:tblW w:w="7860" w:type="dxa"/>
        <w:jc w:val="center"/>
        <w:tblInd w:w="-157"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Layout w:type="fixed"/>
        <w:tblLook w:val="04A0"/>
      </w:tblPr>
      <w:tblGrid>
        <w:gridCol w:w="2108"/>
        <w:gridCol w:w="5752"/>
      </w:tblGrid>
      <w:tr w:rsidR="003F5EC1" w:rsidRPr="00332B27" w:rsidDel="00E23787" w:rsidTr="003F5EC1">
        <w:trPr>
          <w:trHeight w:val="340"/>
          <w:jc w:val="center"/>
          <w:del w:id="6612" w:author="paulac" w:date="2013-10-09T17:57:00Z"/>
        </w:trPr>
        <w:tc>
          <w:tcPr>
            <w:tcW w:w="2108" w:type="dxa"/>
          </w:tcPr>
          <w:p w:rsidR="003F5EC1" w:rsidRPr="00332B27" w:rsidDel="00E23787" w:rsidRDefault="003F5EC1" w:rsidP="003F5EC1">
            <w:pPr>
              <w:rPr>
                <w:del w:id="6613" w:author="paulac" w:date="2013-10-09T17:57:00Z"/>
              </w:rPr>
            </w:pPr>
            <w:del w:id="6614" w:author="paulac" w:date="2013-10-09T17:57:00Z">
              <w:r w:rsidRPr="00332B27" w:rsidDel="00E23787">
                <w:delText>Nom paràmetre</w:delText>
              </w:r>
              <w:bookmarkStart w:id="6615" w:name="_Toc369171790"/>
              <w:bookmarkStart w:id="6616" w:name="_Toc369172486"/>
              <w:bookmarkStart w:id="6617" w:name="_Toc369268091"/>
              <w:bookmarkStart w:id="6618" w:name="_Toc369268413"/>
              <w:bookmarkStart w:id="6619" w:name="_Toc369276008"/>
              <w:bookmarkStart w:id="6620" w:name="_Toc369528841"/>
              <w:bookmarkStart w:id="6621" w:name="_Toc369530868"/>
              <w:bookmarkStart w:id="6622" w:name="_Toc369593066"/>
              <w:bookmarkEnd w:id="6615"/>
              <w:bookmarkEnd w:id="6616"/>
              <w:bookmarkEnd w:id="6617"/>
              <w:bookmarkEnd w:id="6618"/>
              <w:bookmarkEnd w:id="6619"/>
              <w:bookmarkEnd w:id="6620"/>
              <w:bookmarkEnd w:id="6621"/>
              <w:bookmarkEnd w:id="6622"/>
            </w:del>
          </w:p>
        </w:tc>
        <w:tc>
          <w:tcPr>
            <w:tcW w:w="5752" w:type="dxa"/>
          </w:tcPr>
          <w:p w:rsidR="003F5EC1" w:rsidRPr="00332B27" w:rsidDel="00E23787" w:rsidRDefault="003F5EC1" w:rsidP="003F5EC1">
            <w:pPr>
              <w:rPr>
                <w:del w:id="6623" w:author="paulac" w:date="2013-10-09T17:57:00Z"/>
              </w:rPr>
            </w:pPr>
            <w:del w:id="6624" w:author="paulac" w:date="2013-10-09T17:57:00Z">
              <w:r w:rsidRPr="00332B27" w:rsidDel="00E23787">
                <w:delText>Descripció</w:delText>
              </w:r>
              <w:bookmarkStart w:id="6625" w:name="_Toc369171791"/>
              <w:bookmarkStart w:id="6626" w:name="_Toc369172487"/>
              <w:bookmarkStart w:id="6627" w:name="_Toc369268092"/>
              <w:bookmarkStart w:id="6628" w:name="_Toc369268414"/>
              <w:bookmarkStart w:id="6629" w:name="_Toc369276009"/>
              <w:bookmarkStart w:id="6630" w:name="_Toc369528842"/>
              <w:bookmarkStart w:id="6631" w:name="_Toc369530869"/>
              <w:bookmarkStart w:id="6632" w:name="_Toc369593067"/>
              <w:bookmarkEnd w:id="6625"/>
              <w:bookmarkEnd w:id="6626"/>
              <w:bookmarkEnd w:id="6627"/>
              <w:bookmarkEnd w:id="6628"/>
              <w:bookmarkEnd w:id="6629"/>
              <w:bookmarkEnd w:id="6630"/>
              <w:bookmarkEnd w:id="6631"/>
              <w:bookmarkEnd w:id="6632"/>
            </w:del>
          </w:p>
        </w:tc>
        <w:bookmarkStart w:id="6633" w:name="_Toc369171792"/>
        <w:bookmarkStart w:id="6634" w:name="_Toc369172488"/>
        <w:bookmarkStart w:id="6635" w:name="_Toc369268093"/>
        <w:bookmarkStart w:id="6636" w:name="_Toc369268415"/>
        <w:bookmarkStart w:id="6637" w:name="_Toc369276010"/>
        <w:bookmarkStart w:id="6638" w:name="_Toc369528843"/>
        <w:bookmarkStart w:id="6639" w:name="_Toc369530870"/>
        <w:bookmarkStart w:id="6640" w:name="_Toc369593068"/>
        <w:bookmarkEnd w:id="6633"/>
        <w:bookmarkEnd w:id="6634"/>
        <w:bookmarkEnd w:id="6635"/>
        <w:bookmarkEnd w:id="6636"/>
        <w:bookmarkEnd w:id="6637"/>
        <w:bookmarkEnd w:id="6638"/>
        <w:bookmarkEnd w:id="6639"/>
        <w:bookmarkEnd w:id="6640"/>
      </w:tr>
      <w:tr w:rsidR="00E8370D" w:rsidRPr="00CE5945" w:rsidDel="00E23787" w:rsidTr="003F5EC1">
        <w:trPr>
          <w:trHeight w:val="397"/>
          <w:jc w:val="center"/>
          <w:del w:id="6641" w:author="paulac" w:date="2013-10-09T17:57:00Z"/>
        </w:trPr>
        <w:tc>
          <w:tcPr>
            <w:tcW w:w="2108" w:type="dxa"/>
            <w:vAlign w:val="center"/>
          </w:tcPr>
          <w:p w:rsidR="00E8370D" w:rsidRPr="00CE5945" w:rsidDel="00E23787" w:rsidRDefault="00E8370D" w:rsidP="003F5EC1">
            <w:pPr>
              <w:jc w:val="left"/>
              <w:rPr>
                <w:del w:id="6642" w:author="paulac" w:date="2013-10-09T17:57:00Z"/>
                <w:b/>
                <w:bCs/>
              </w:rPr>
            </w:pPr>
            <w:del w:id="6643" w:author="paulac" w:date="2013-10-08T15:57:00Z">
              <w:r w:rsidRPr="00CE5945" w:rsidDel="00953E2F">
                <w:rPr>
                  <w:b/>
                  <w:bCs/>
                </w:rPr>
                <w:delText>motiu</w:delText>
              </w:r>
            </w:del>
            <w:bookmarkStart w:id="6644" w:name="_Toc369171793"/>
            <w:bookmarkStart w:id="6645" w:name="_Toc369172489"/>
            <w:bookmarkStart w:id="6646" w:name="_Toc369268094"/>
            <w:bookmarkStart w:id="6647" w:name="_Toc369268416"/>
            <w:bookmarkStart w:id="6648" w:name="_Toc369276011"/>
            <w:bookmarkStart w:id="6649" w:name="_Toc369528844"/>
            <w:bookmarkStart w:id="6650" w:name="_Toc369530871"/>
            <w:bookmarkStart w:id="6651" w:name="_Toc369593069"/>
            <w:bookmarkEnd w:id="6644"/>
            <w:bookmarkEnd w:id="6645"/>
            <w:bookmarkEnd w:id="6646"/>
            <w:bookmarkEnd w:id="6647"/>
            <w:bookmarkEnd w:id="6648"/>
            <w:bookmarkEnd w:id="6649"/>
            <w:bookmarkEnd w:id="6650"/>
            <w:bookmarkEnd w:id="6651"/>
          </w:p>
        </w:tc>
        <w:tc>
          <w:tcPr>
            <w:tcW w:w="5752" w:type="dxa"/>
            <w:vAlign w:val="center"/>
          </w:tcPr>
          <w:p w:rsidR="00E8370D" w:rsidRPr="00CE5945" w:rsidDel="00E23787" w:rsidRDefault="00E8370D" w:rsidP="003F5EC1">
            <w:pPr>
              <w:jc w:val="left"/>
              <w:rPr>
                <w:del w:id="6652" w:author="paulac" w:date="2013-10-09T17:57:00Z"/>
              </w:rPr>
            </w:pPr>
            <w:del w:id="6653" w:author="paulac" w:date="2013-10-08T15:57:00Z">
              <w:r w:rsidRPr="00CE5945" w:rsidDel="00953E2F">
                <w:delText>Motiu pel qual s’ha aturat l’expedient</w:delText>
              </w:r>
            </w:del>
            <w:bookmarkStart w:id="6654" w:name="_Toc369171794"/>
            <w:bookmarkStart w:id="6655" w:name="_Toc369172490"/>
            <w:bookmarkStart w:id="6656" w:name="_Toc369268095"/>
            <w:bookmarkStart w:id="6657" w:name="_Toc369268417"/>
            <w:bookmarkStart w:id="6658" w:name="_Toc369276012"/>
            <w:bookmarkStart w:id="6659" w:name="_Toc369528845"/>
            <w:bookmarkStart w:id="6660" w:name="_Toc369530872"/>
            <w:bookmarkStart w:id="6661" w:name="_Toc369593070"/>
            <w:bookmarkEnd w:id="6654"/>
            <w:bookmarkEnd w:id="6655"/>
            <w:bookmarkEnd w:id="6656"/>
            <w:bookmarkEnd w:id="6657"/>
            <w:bookmarkEnd w:id="6658"/>
            <w:bookmarkEnd w:id="6659"/>
            <w:bookmarkEnd w:id="6660"/>
            <w:bookmarkEnd w:id="6661"/>
          </w:p>
        </w:tc>
        <w:bookmarkStart w:id="6662" w:name="_Toc369171795"/>
        <w:bookmarkStart w:id="6663" w:name="_Toc369172491"/>
        <w:bookmarkStart w:id="6664" w:name="_Toc369268096"/>
        <w:bookmarkStart w:id="6665" w:name="_Toc369268418"/>
        <w:bookmarkStart w:id="6666" w:name="_Toc369276013"/>
        <w:bookmarkStart w:id="6667" w:name="_Toc369528846"/>
        <w:bookmarkStart w:id="6668" w:name="_Toc369530873"/>
        <w:bookmarkStart w:id="6669" w:name="_Toc369593071"/>
        <w:bookmarkEnd w:id="6662"/>
        <w:bookmarkEnd w:id="6663"/>
        <w:bookmarkEnd w:id="6664"/>
        <w:bookmarkEnd w:id="6665"/>
        <w:bookmarkEnd w:id="6666"/>
        <w:bookmarkEnd w:id="6667"/>
        <w:bookmarkEnd w:id="6668"/>
        <w:bookmarkEnd w:id="6669"/>
      </w:tr>
      <w:tr w:rsidR="00E8370D" w:rsidRPr="00CE5945" w:rsidDel="00E23787" w:rsidTr="003F5EC1">
        <w:trPr>
          <w:trHeight w:val="397"/>
          <w:jc w:val="center"/>
          <w:del w:id="6670" w:author="paulac" w:date="2013-10-09T17:57:00Z"/>
        </w:trPr>
        <w:tc>
          <w:tcPr>
            <w:tcW w:w="2108" w:type="dxa"/>
            <w:vAlign w:val="center"/>
          </w:tcPr>
          <w:p w:rsidR="00E8370D" w:rsidRPr="00CE5945" w:rsidDel="00E23787" w:rsidRDefault="00E8370D" w:rsidP="003F5EC1">
            <w:pPr>
              <w:jc w:val="left"/>
              <w:rPr>
                <w:del w:id="6671" w:author="paulac" w:date="2013-10-09T17:57:00Z"/>
                <w:b/>
                <w:bCs/>
              </w:rPr>
            </w:pPr>
            <w:del w:id="6672" w:author="paulac" w:date="2013-10-08T15:57:00Z">
              <w:r w:rsidRPr="00CE5945" w:rsidDel="00953E2F">
                <w:rPr>
                  <w:b/>
                  <w:bCs/>
                </w:rPr>
                <w:delText>varMotiu</w:delText>
              </w:r>
            </w:del>
            <w:bookmarkStart w:id="6673" w:name="_Toc369171796"/>
            <w:bookmarkStart w:id="6674" w:name="_Toc369172492"/>
            <w:bookmarkStart w:id="6675" w:name="_Toc369268097"/>
            <w:bookmarkStart w:id="6676" w:name="_Toc369268419"/>
            <w:bookmarkStart w:id="6677" w:name="_Toc369276014"/>
            <w:bookmarkStart w:id="6678" w:name="_Toc369528847"/>
            <w:bookmarkStart w:id="6679" w:name="_Toc369530874"/>
            <w:bookmarkStart w:id="6680" w:name="_Toc369593072"/>
            <w:bookmarkEnd w:id="6673"/>
            <w:bookmarkEnd w:id="6674"/>
            <w:bookmarkEnd w:id="6675"/>
            <w:bookmarkEnd w:id="6676"/>
            <w:bookmarkEnd w:id="6677"/>
            <w:bookmarkEnd w:id="6678"/>
            <w:bookmarkEnd w:id="6679"/>
            <w:bookmarkEnd w:id="6680"/>
          </w:p>
        </w:tc>
        <w:tc>
          <w:tcPr>
            <w:tcW w:w="5752" w:type="dxa"/>
            <w:vAlign w:val="center"/>
          </w:tcPr>
          <w:p w:rsidR="00E8370D" w:rsidRPr="00CE5945" w:rsidDel="00E23787" w:rsidRDefault="00E8370D" w:rsidP="003F5EC1">
            <w:pPr>
              <w:jc w:val="left"/>
              <w:rPr>
                <w:del w:id="6681" w:author="paulac" w:date="2013-10-09T17:57:00Z"/>
              </w:rPr>
            </w:pPr>
            <w:del w:id="6682" w:author="paulac" w:date="2013-10-08T15:57:00Z">
              <w:r w:rsidRPr="00CE5945" w:rsidDel="00953E2F">
                <w:delText>Variable que conté el motiu pel qual s’ha aturat l’expedient</w:delText>
              </w:r>
            </w:del>
            <w:bookmarkStart w:id="6683" w:name="_Toc369171797"/>
            <w:bookmarkStart w:id="6684" w:name="_Toc369172493"/>
            <w:bookmarkStart w:id="6685" w:name="_Toc369268098"/>
            <w:bookmarkStart w:id="6686" w:name="_Toc369268420"/>
            <w:bookmarkStart w:id="6687" w:name="_Toc369276015"/>
            <w:bookmarkStart w:id="6688" w:name="_Toc369528848"/>
            <w:bookmarkStart w:id="6689" w:name="_Toc369530875"/>
            <w:bookmarkStart w:id="6690" w:name="_Toc369593073"/>
            <w:bookmarkEnd w:id="6683"/>
            <w:bookmarkEnd w:id="6684"/>
            <w:bookmarkEnd w:id="6685"/>
            <w:bookmarkEnd w:id="6686"/>
            <w:bookmarkEnd w:id="6687"/>
            <w:bookmarkEnd w:id="6688"/>
            <w:bookmarkEnd w:id="6689"/>
            <w:bookmarkEnd w:id="6690"/>
          </w:p>
        </w:tc>
        <w:bookmarkStart w:id="6691" w:name="_Toc369171798"/>
        <w:bookmarkStart w:id="6692" w:name="_Toc369172494"/>
        <w:bookmarkStart w:id="6693" w:name="_Toc369268099"/>
        <w:bookmarkStart w:id="6694" w:name="_Toc369268421"/>
        <w:bookmarkStart w:id="6695" w:name="_Toc369276016"/>
        <w:bookmarkStart w:id="6696" w:name="_Toc369528849"/>
        <w:bookmarkStart w:id="6697" w:name="_Toc369530876"/>
        <w:bookmarkStart w:id="6698" w:name="_Toc369593074"/>
        <w:bookmarkEnd w:id="6691"/>
        <w:bookmarkEnd w:id="6692"/>
        <w:bookmarkEnd w:id="6693"/>
        <w:bookmarkEnd w:id="6694"/>
        <w:bookmarkEnd w:id="6695"/>
        <w:bookmarkEnd w:id="6696"/>
        <w:bookmarkEnd w:id="6697"/>
        <w:bookmarkEnd w:id="6698"/>
      </w:tr>
      <w:tr w:rsidR="00E8370D" w:rsidRPr="006A3F3D" w:rsidDel="00E23787" w:rsidTr="003F5EC1">
        <w:trPr>
          <w:trHeight w:val="397"/>
          <w:jc w:val="center"/>
          <w:del w:id="6699" w:author="paulac" w:date="2013-10-09T17:57:00Z"/>
        </w:trPr>
        <w:tc>
          <w:tcPr>
            <w:tcW w:w="2108" w:type="dxa"/>
            <w:vAlign w:val="center"/>
          </w:tcPr>
          <w:p w:rsidR="00E8370D" w:rsidRPr="006A3F3D" w:rsidDel="00E23787" w:rsidRDefault="00E8370D" w:rsidP="003F5EC1">
            <w:pPr>
              <w:jc w:val="left"/>
              <w:rPr>
                <w:del w:id="6700" w:author="paulac" w:date="2013-10-09T17:57:00Z"/>
                <w:b/>
                <w:bCs/>
              </w:rPr>
            </w:pPr>
            <w:del w:id="6701" w:author="paulac" w:date="2013-10-08T15:57:00Z">
              <w:r w:rsidRPr="006A3F3D" w:rsidDel="00953E2F">
                <w:rPr>
                  <w:b/>
                  <w:bCs/>
                </w:rPr>
                <w:delText>varData</w:delText>
              </w:r>
            </w:del>
            <w:bookmarkStart w:id="6702" w:name="_Toc369171799"/>
            <w:bookmarkStart w:id="6703" w:name="_Toc369172495"/>
            <w:bookmarkStart w:id="6704" w:name="_Toc369268100"/>
            <w:bookmarkStart w:id="6705" w:name="_Toc369268422"/>
            <w:bookmarkStart w:id="6706" w:name="_Toc369276017"/>
            <w:bookmarkStart w:id="6707" w:name="_Toc369528850"/>
            <w:bookmarkStart w:id="6708" w:name="_Toc369530877"/>
            <w:bookmarkStart w:id="6709" w:name="_Toc369593075"/>
            <w:bookmarkEnd w:id="6702"/>
            <w:bookmarkEnd w:id="6703"/>
            <w:bookmarkEnd w:id="6704"/>
            <w:bookmarkEnd w:id="6705"/>
            <w:bookmarkEnd w:id="6706"/>
            <w:bookmarkEnd w:id="6707"/>
            <w:bookmarkEnd w:id="6708"/>
            <w:bookmarkEnd w:id="6709"/>
          </w:p>
        </w:tc>
        <w:tc>
          <w:tcPr>
            <w:tcW w:w="5752" w:type="dxa"/>
            <w:vAlign w:val="center"/>
          </w:tcPr>
          <w:p w:rsidR="00E21426" w:rsidRDefault="00E8370D">
            <w:pPr>
              <w:spacing w:after="0" w:line="240" w:lineRule="auto"/>
              <w:jc w:val="left"/>
              <w:rPr>
                <w:del w:id="6710" w:author="paulac" w:date="2013-10-09T17:57:00Z"/>
              </w:rPr>
              <w:pPrChange w:id="6711" w:author="paulac" w:date="2013-10-08T15:58:00Z">
                <w:pPr>
                  <w:jc w:val="left"/>
                </w:pPr>
              </w:pPrChange>
            </w:pPr>
            <w:del w:id="6712" w:author="paulac" w:date="2013-10-08T15:57:00Z">
              <w:r w:rsidRPr="006A3F3D" w:rsidDel="00953E2F">
                <w:delText>Var</w:delText>
              </w:r>
              <w:r w:rsidDel="00953E2F">
                <w:delText>ia</w:delText>
              </w:r>
              <w:r w:rsidRPr="006A3F3D" w:rsidDel="00953E2F">
                <w:delText>ble que conté la data en la que s’ha d’aturar el termini</w:delText>
              </w:r>
            </w:del>
            <w:bookmarkStart w:id="6713" w:name="_Toc369171800"/>
            <w:bookmarkStart w:id="6714" w:name="_Toc369172496"/>
            <w:bookmarkStart w:id="6715" w:name="_Toc369268101"/>
            <w:bookmarkStart w:id="6716" w:name="_Toc369268423"/>
            <w:bookmarkStart w:id="6717" w:name="_Toc369276018"/>
            <w:bookmarkStart w:id="6718" w:name="_Toc369528851"/>
            <w:bookmarkStart w:id="6719" w:name="_Toc369530878"/>
            <w:bookmarkStart w:id="6720" w:name="_Toc369593076"/>
            <w:bookmarkEnd w:id="6713"/>
            <w:bookmarkEnd w:id="6714"/>
            <w:bookmarkEnd w:id="6715"/>
            <w:bookmarkEnd w:id="6716"/>
            <w:bookmarkEnd w:id="6717"/>
            <w:bookmarkEnd w:id="6718"/>
            <w:bookmarkEnd w:id="6719"/>
            <w:bookmarkEnd w:id="6720"/>
          </w:p>
        </w:tc>
        <w:bookmarkStart w:id="6721" w:name="_Toc369171801"/>
        <w:bookmarkStart w:id="6722" w:name="_Toc369172497"/>
        <w:bookmarkStart w:id="6723" w:name="_Toc369268102"/>
        <w:bookmarkStart w:id="6724" w:name="_Toc369268424"/>
        <w:bookmarkStart w:id="6725" w:name="_Toc369276019"/>
        <w:bookmarkStart w:id="6726" w:name="_Toc369528852"/>
        <w:bookmarkStart w:id="6727" w:name="_Toc369530879"/>
        <w:bookmarkStart w:id="6728" w:name="_Toc369593077"/>
        <w:bookmarkEnd w:id="6721"/>
        <w:bookmarkEnd w:id="6722"/>
        <w:bookmarkEnd w:id="6723"/>
        <w:bookmarkEnd w:id="6724"/>
        <w:bookmarkEnd w:id="6725"/>
        <w:bookmarkEnd w:id="6726"/>
        <w:bookmarkEnd w:id="6727"/>
        <w:bookmarkEnd w:id="6728"/>
      </w:tr>
    </w:tbl>
    <w:p w:rsidR="00E21426" w:rsidRDefault="003F5EC1">
      <w:pPr>
        <w:pStyle w:val="Ttol4"/>
        <w:pPrChange w:id="6729" w:author="paulac" w:date="2013-10-10T11:31:00Z">
          <w:pPr>
            <w:pStyle w:val="Ttol3"/>
            <w:spacing w:before="240" w:after="120"/>
          </w:pPr>
        </w:pPrChange>
      </w:pPr>
      <w:bookmarkStart w:id="6730" w:name="_Toc369593078"/>
      <w:r>
        <w:t>Crear expedient al sistema de tramitació</w:t>
      </w:r>
      <w:bookmarkEnd w:id="6730"/>
    </w:p>
    <w:p w:rsidR="003F5EC1" w:rsidRPr="002D778A" w:rsidRDefault="003F5EC1" w:rsidP="003F5EC1">
      <w:pPr>
        <w:spacing w:after="120"/>
      </w:pPr>
      <w:r>
        <w:t xml:space="preserve">Aquest handler ens permet </w:t>
      </w:r>
      <w:r w:rsidR="009D6E77">
        <w:t xml:space="preserve">crear un expedient </w:t>
      </w:r>
      <w:del w:id="6731" w:author="paulac" w:date="2013-10-08T16:55:00Z">
        <w:r w:rsidR="009D6E77" w:rsidDel="0028700F">
          <w:delText>a</w:delText>
        </w:r>
      </w:del>
      <w:ins w:id="6732" w:author="paulac" w:date="2013-10-08T16:55:00Z">
        <w:r w:rsidR="0028700F">
          <w:t>en e</w:t>
        </w:r>
      </w:ins>
      <w:r w:rsidR="009D6E77">
        <w:t>l sistema de tramitació</w:t>
      </w:r>
      <w:ins w:id="6733" w:author="paulac" w:date="2013-10-08T16:53:00Z">
        <w:r w:rsidR="0028700F">
          <w:t xml:space="preserve"> telemàtica</w:t>
        </w:r>
      </w:ins>
      <w:ins w:id="6734" w:author="paulac" w:date="2013-10-08T16:55:00Z">
        <w:r w:rsidR="0028700F">
          <w:t xml:space="preserve"> SISTRA</w:t>
        </w:r>
      </w:ins>
      <w:r>
        <w:t>.</w:t>
      </w:r>
    </w:p>
    <w:p w:rsidR="003F5EC1" w:rsidRDefault="003F5EC1" w:rsidP="003F5EC1">
      <w:pPr>
        <w:pStyle w:val="Pargrafdellista"/>
        <w:numPr>
          <w:ilvl w:val="0"/>
          <w:numId w:val="8"/>
        </w:numPr>
      </w:pPr>
      <w:r>
        <w:t xml:space="preserve">Classe: </w:t>
      </w:r>
      <w:r w:rsidRPr="002D778A">
        <w:t>net.conselldemallorca.helium.jbpm3.handlers</w:t>
      </w:r>
      <w:r>
        <w:t>.</w:t>
      </w:r>
      <w:r w:rsidR="00335E2F">
        <w:t>ZonaperExpedientCrear</w:t>
      </w:r>
      <w:r>
        <w:t>Handler</w:t>
      </w:r>
    </w:p>
    <w:p w:rsidR="003F5EC1" w:rsidRDefault="003F5EC1" w:rsidP="003F5EC1">
      <w:pPr>
        <w:pStyle w:val="Pargrafdellista"/>
        <w:numPr>
          <w:ilvl w:val="0"/>
          <w:numId w:val="8"/>
        </w:numPr>
      </w:pPr>
      <w:r>
        <w:t>Paràmetres:</w:t>
      </w:r>
    </w:p>
    <w:tbl>
      <w:tblPr>
        <w:tblStyle w:val="LIMIT"/>
        <w:tblW w:w="7860" w:type="dxa"/>
        <w:tblLayout w:type="fixed"/>
        <w:tblLook w:val="04A0"/>
        <w:tblPrChange w:id="6735" w:author="paulac" w:date="2013-10-15T09:26:00Z">
          <w:tblPr>
            <w:tblW w:w="7860" w:type="dxa"/>
            <w:jc w:val="center"/>
            <w:tblInd w:w="-157"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Layout w:type="fixed"/>
            <w:tblLook w:val="04A0"/>
          </w:tblPr>
        </w:tblPrChange>
      </w:tblPr>
      <w:tblGrid>
        <w:gridCol w:w="2802"/>
        <w:gridCol w:w="5058"/>
        <w:tblGridChange w:id="6736">
          <w:tblGrid>
            <w:gridCol w:w="628"/>
            <w:gridCol w:w="1480"/>
            <w:gridCol w:w="628"/>
            <w:gridCol w:w="5124"/>
            <w:gridCol w:w="628"/>
          </w:tblGrid>
        </w:tblGridChange>
      </w:tblGrid>
      <w:tr w:rsidR="003F5EC1" w:rsidRPr="00332B27" w:rsidTr="00E21426">
        <w:trPr>
          <w:cnfStyle w:val="100000000000"/>
          <w:trHeight w:val="340"/>
          <w:trPrChange w:id="6737" w:author="paulac" w:date="2013-10-15T09:26:00Z">
            <w:trPr>
              <w:gridAfter w:val="0"/>
              <w:trHeight w:val="340"/>
              <w:jc w:val="center"/>
            </w:trPr>
          </w:trPrChange>
        </w:trPr>
        <w:tc>
          <w:tcPr>
            <w:cnfStyle w:val="001000000000"/>
            <w:tcW w:w="2802" w:type="dxa"/>
            <w:tcPrChange w:id="6738" w:author="paulac" w:date="2013-10-15T09:26:00Z">
              <w:tcPr>
                <w:tcW w:w="2108" w:type="dxa"/>
                <w:gridSpan w:val="2"/>
              </w:tcPr>
            </w:tcPrChange>
          </w:tcPr>
          <w:p w:rsidR="003F5EC1" w:rsidRPr="00332B27" w:rsidRDefault="003F5EC1" w:rsidP="003F5EC1">
            <w:pPr>
              <w:cnfStyle w:val="101000000000"/>
            </w:pPr>
            <w:r w:rsidRPr="00332B27">
              <w:t>Nom paràmetre</w:t>
            </w:r>
          </w:p>
        </w:tc>
        <w:tc>
          <w:tcPr>
            <w:tcW w:w="5058" w:type="dxa"/>
            <w:tcPrChange w:id="6739" w:author="paulac" w:date="2013-10-15T09:26:00Z">
              <w:tcPr>
                <w:tcW w:w="5752" w:type="dxa"/>
                <w:gridSpan w:val="2"/>
              </w:tcPr>
            </w:tcPrChange>
          </w:tcPr>
          <w:p w:rsidR="003F5EC1" w:rsidRPr="00332B27" w:rsidRDefault="003F5EC1" w:rsidP="003F5EC1">
            <w:pPr>
              <w:cnfStyle w:val="100000000000"/>
            </w:pPr>
            <w:r w:rsidRPr="00332B27">
              <w:t>Descripció</w:t>
            </w:r>
          </w:p>
        </w:tc>
      </w:tr>
      <w:tr w:rsidR="003F5EC1" w:rsidRPr="00564981" w:rsidTr="00E21426">
        <w:trPr>
          <w:cnfStyle w:val="000000100000"/>
          <w:trHeight w:val="397"/>
          <w:trPrChange w:id="6740" w:author="paulac" w:date="2013-10-15T09:26:00Z">
            <w:trPr>
              <w:gridAfter w:val="0"/>
              <w:trHeight w:val="397"/>
              <w:jc w:val="center"/>
            </w:trPr>
          </w:trPrChange>
        </w:trPr>
        <w:tc>
          <w:tcPr>
            <w:cnfStyle w:val="001000000000"/>
            <w:tcW w:w="2802" w:type="dxa"/>
            <w:tcPrChange w:id="6741" w:author="paulac" w:date="2013-10-15T09:26:00Z">
              <w:tcPr>
                <w:tcW w:w="2108" w:type="dxa"/>
                <w:gridSpan w:val="2"/>
                <w:vAlign w:val="center"/>
              </w:tcPr>
            </w:tcPrChange>
          </w:tcPr>
          <w:p w:rsidR="00E21426" w:rsidRDefault="000D0864">
            <w:pPr>
              <w:jc w:val="left"/>
              <w:cnfStyle w:val="001000100000"/>
              <w:rPr>
                <w:b w:val="0"/>
                <w:bCs w:val="0"/>
                <w:rPrChange w:id="6742" w:author="paulac" w:date="2013-10-14T13:31:00Z">
                  <w:rPr>
                    <w:rFonts w:eastAsiaTheme="minorHAnsi"/>
                    <w:b w:val="0"/>
                    <w:bCs w:val="0"/>
                    <w:szCs w:val="22"/>
                    <w:lang w:val="ca-ES" w:eastAsia="en-US"/>
                  </w:rPr>
                </w:rPrChange>
              </w:rPr>
              <w:pPrChange w:id="6743" w:author="paulac" w:date="2013-10-14T13:31:00Z">
                <w:pPr>
                  <w:spacing w:after="200" w:line="276" w:lineRule="auto"/>
                  <w:jc w:val="left"/>
                  <w:cnfStyle w:val="001000100000"/>
                </w:pPr>
              </w:pPrChange>
            </w:pPr>
            <w:r w:rsidRPr="000D0864">
              <w:rPr>
                <w:rFonts w:eastAsiaTheme="minorHAnsi"/>
                <w:rPrChange w:id="6744" w:author="paulac" w:date="2013-10-14T13:31:00Z">
                  <w:rPr>
                    <w:rFonts w:asciiTheme="majorHAnsi" w:eastAsiaTheme="majorEastAsia" w:hAnsiTheme="majorHAnsi" w:cstheme="majorBidi"/>
                    <w:color w:val="0000FF" w:themeColor="hyperlink"/>
                    <w:u w:val="single"/>
                  </w:rPr>
                </w:rPrChange>
              </w:rPr>
              <w:t>descripcio</w:t>
            </w:r>
          </w:p>
        </w:tc>
        <w:tc>
          <w:tcPr>
            <w:tcW w:w="5058" w:type="dxa"/>
            <w:tcPrChange w:id="6745" w:author="paulac" w:date="2013-10-15T09:26:00Z">
              <w:tcPr>
                <w:tcW w:w="5752" w:type="dxa"/>
                <w:gridSpan w:val="2"/>
                <w:vAlign w:val="center"/>
              </w:tcPr>
            </w:tcPrChange>
          </w:tcPr>
          <w:p w:rsidR="003F5EC1" w:rsidRPr="00564981" w:rsidRDefault="000D0864" w:rsidP="003F5EC1">
            <w:pPr>
              <w:spacing w:after="200" w:line="276" w:lineRule="auto"/>
              <w:jc w:val="left"/>
              <w:cnfStyle w:val="000000100000"/>
              <w:rPr>
                <w:bCs/>
                <w:rPrChange w:id="6746" w:author="paulac" w:date="2013-10-14T13:31:00Z">
                  <w:rPr>
                    <w:rFonts w:eastAsiaTheme="minorHAnsi"/>
                    <w:szCs w:val="22"/>
                    <w:lang w:val="ca-ES" w:eastAsia="en-US"/>
                  </w:rPr>
                </w:rPrChange>
              </w:rPr>
            </w:pPr>
            <w:r w:rsidRPr="000D0864">
              <w:rPr>
                <w:bCs/>
                <w:rPrChange w:id="6747" w:author="paulac" w:date="2013-10-14T13:31:00Z">
                  <w:rPr>
                    <w:color w:val="0000FF" w:themeColor="hyperlink"/>
                    <w:u w:val="single"/>
                  </w:rPr>
                </w:rPrChange>
              </w:rPr>
              <w:t>Descripció de l’expedient</w:t>
            </w:r>
          </w:p>
        </w:tc>
      </w:tr>
      <w:tr w:rsidR="003F5EC1" w:rsidRPr="00564981" w:rsidTr="00E21426">
        <w:trPr>
          <w:trHeight w:val="397"/>
          <w:trPrChange w:id="6748" w:author="paulac" w:date="2013-10-15T09:26:00Z">
            <w:trPr>
              <w:gridAfter w:val="0"/>
              <w:trHeight w:val="397"/>
              <w:jc w:val="center"/>
            </w:trPr>
          </w:trPrChange>
        </w:trPr>
        <w:tc>
          <w:tcPr>
            <w:cnfStyle w:val="001000000000"/>
            <w:tcW w:w="2802" w:type="dxa"/>
            <w:tcPrChange w:id="6749" w:author="paulac" w:date="2013-10-15T09:26:00Z">
              <w:tcPr>
                <w:tcW w:w="2108" w:type="dxa"/>
                <w:gridSpan w:val="2"/>
                <w:vAlign w:val="center"/>
              </w:tcPr>
            </w:tcPrChange>
          </w:tcPr>
          <w:p w:rsidR="00E21426" w:rsidRDefault="000D0864">
            <w:pPr>
              <w:jc w:val="left"/>
              <w:rPr>
                <w:b w:val="0"/>
                <w:bCs w:val="0"/>
                <w:rPrChange w:id="6750" w:author="paulac" w:date="2013-10-14T13:31:00Z">
                  <w:rPr>
                    <w:rFonts w:eastAsiaTheme="minorHAnsi"/>
                    <w:b w:val="0"/>
                    <w:bCs w:val="0"/>
                    <w:szCs w:val="22"/>
                    <w:lang w:val="ca-ES" w:eastAsia="en-US"/>
                  </w:rPr>
                </w:rPrChange>
              </w:rPr>
              <w:pPrChange w:id="6751" w:author="paulac" w:date="2013-10-14T13:31:00Z">
                <w:pPr>
                  <w:spacing w:after="200" w:line="276" w:lineRule="auto"/>
                  <w:jc w:val="left"/>
                </w:pPr>
              </w:pPrChange>
            </w:pPr>
            <w:r w:rsidRPr="000D0864">
              <w:rPr>
                <w:rFonts w:eastAsiaTheme="minorHAnsi"/>
                <w:rPrChange w:id="6752" w:author="paulac" w:date="2013-10-14T13:31:00Z">
                  <w:rPr>
                    <w:rFonts w:asciiTheme="majorHAnsi" w:eastAsiaTheme="majorEastAsia" w:hAnsiTheme="majorHAnsi" w:cstheme="majorBidi"/>
                    <w:color w:val="0000FF" w:themeColor="hyperlink"/>
                    <w:u w:val="single"/>
                  </w:rPr>
                </w:rPrChange>
              </w:rPr>
              <w:t>varDescripcio</w:t>
            </w:r>
          </w:p>
        </w:tc>
        <w:tc>
          <w:tcPr>
            <w:tcW w:w="5058" w:type="dxa"/>
            <w:tcPrChange w:id="6753" w:author="paulac" w:date="2013-10-15T09:26:00Z">
              <w:tcPr>
                <w:tcW w:w="5752" w:type="dxa"/>
                <w:gridSpan w:val="2"/>
                <w:vAlign w:val="center"/>
              </w:tcPr>
            </w:tcPrChange>
          </w:tcPr>
          <w:p w:rsidR="003F5EC1" w:rsidRPr="00564981" w:rsidRDefault="000D0864" w:rsidP="00335E2F">
            <w:pPr>
              <w:spacing w:after="200" w:line="276" w:lineRule="auto"/>
              <w:jc w:val="left"/>
              <w:cnfStyle w:val="000000000000"/>
              <w:rPr>
                <w:bCs/>
                <w:rPrChange w:id="6754" w:author="paulac" w:date="2013-10-14T13:31:00Z">
                  <w:rPr>
                    <w:rFonts w:eastAsiaTheme="minorHAnsi"/>
                    <w:szCs w:val="22"/>
                    <w:lang w:val="ca-ES" w:eastAsia="en-US"/>
                  </w:rPr>
                </w:rPrChange>
              </w:rPr>
            </w:pPr>
            <w:r w:rsidRPr="000D0864">
              <w:rPr>
                <w:bCs/>
                <w:rPrChange w:id="6755" w:author="paulac" w:date="2013-10-14T13:31:00Z">
                  <w:rPr>
                    <w:color w:val="0000FF" w:themeColor="hyperlink"/>
                    <w:u w:val="single"/>
                  </w:rPr>
                </w:rPrChange>
              </w:rPr>
              <w:t>Variable que conté la descripció de l’expedient</w:t>
            </w:r>
          </w:p>
        </w:tc>
      </w:tr>
      <w:tr w:rsidR="0028700F" w:rsidRPr="00564981" w:rsidTr="00E21426">
        <w:trPr>
          <w:cnfStyle w:val="000000100000"/>
          <w:trHeight w:val="397"/>
          <w:ins w:id="6756" w:author="paulac" w:date="2013-10-08T16:57:00Z"/>
          <w:trPrChange w:id="6757" w:author="paulac" w:date="2013-10-15T09:26:00Z">
            <w:trPr>
              <w:gridBefore w:val="1"/>
              <w:trHeight w:val="397"/>
              <w:jc w:val="center"/>
            </w:trPr>
          </w:trPrChange>
        </w:trPr>
        <w:tc>
          <w:tcPr>
            <w:cnfStyle w:val="001000000000"/>
            <w:tcW w:w="2802" w:type="dxa"/>
            <w:tcPrChange w:id="6758" w:author="paulac" w:date="2013-10-15T09:26:00Z">
              <w:tcPr>
                <w:tcW w:w="2108" w:type="dxa"/>
                <w:gridSpan w:val="2"/>
                <w:vAlign w:val="center"/>
              </w:tcPr>
            </w:tcPrChange>
          </w:tcPr>
          <w:p w:rsidR="00E21426" w:rsidRDefault="000D0864">
            <w:pPr>
              <w:jc w:val="left"/>
              <w:cnfStyle w:val="001000100000"/>
              <w:rPr>
                <w:ins w:id="6759" w:author="paulac" w:date="2013-10-08T16:57:00Z"/>
                <w:b w:val="0"/>
                <w:bCs w:val="0"/>
                <w:rPrChange w:id="6760" w:author="paulac" w:date="2013-10-14T13:31:00Z">
                  <w:rPr>
                    <w:ins w:id="6761" w:author="paulac" w:date="2013-10-08T16:57:00Z"/>
                    <w:rFonts w:eastAsiaTheme="minorHAnsi"/>
                    <w:b w:val="0"/>
                    <w:bCs w:val="0"/>
                    <w:szCs w:val="22"/>
                    <w:lang w:val="ca-ES" w:eastAsia="en-US"/>
                  </w:rPr>
                </w:rPrChange>
              </w:rPr>
              <w:pPrChange w:id="6762" w:author="paulac" w:date="2013-10-08T16:57:00Z">
                <w:pPr>
                  <w:spacing w:after="200" w:line="276" w:lineRule="auto"/>
                  <w:jc w:val="left"/>
                  <w:cnfStyle w:val="001000100000"/>
                </w:pPr>
              </w:pPrChange>
            </w:pPr>
            <w:ins w:id="6763" w:author="paulac" w:date="2013-10-08T16:57:00Z">
              <w:r w:rsidRPr="000D0864">
                <w:rPr>
                  <w:lang w:val="ca-ES"/>
                  <w:rPrChange w:id="6764" w:author="paulac" w:date="2013-10-14T13:31:00Z">
                    <w:rPr>
                      <w:rFonts w:ascii="Courier New" w:hAnsi="Courier New" w:cs="Courier New"/>
                      <w:color w:val="0000C0"/>
                      <w:u w:val="single"/>
                      <w:lang w:val="en-US"/>
                    </w:rPr>
                  </w:rPrChange>
                </w:rPr>
                <w:t>avisosHabilitat</w:t>
              </w:r>
            </w:ins>
          </w:p>
        </w:tc>
        <w:tc>
          <w:tcPr>
            <w:tcW w:w="5058" w:type="dxa"/>
            <w:tcPrChange w:id="6765" w:author="paulac" w:date="2013-10-15T09:26:00Z">
              <w:tcPr>
                <w:tcW w:w="5752" w:type="dxa"/>
                <w:gridSpan w:val="2"/>
                <w:vAlign w:val="center"/>
              </w:tcPr>
            </w:tcPrChange>
          </w:tcPr>
          <w:p w:rsidR="00E21426" w:rsidRDefault="000D0864">
            <w:pPr>
              <w:jc w:val="left"/>
              <w:cnfStyle w:val="000000100000"/>
              <w:rPr>
                <w:ins w:id="6766" w:author="paulac" w:date="2013-10-08T16:57:00Z"/>
                <w:rPrChange w:id="6767" w:author="paulac" w:date="2013-10-14T13:31:00Z">
                  <w:rPr>
                    <w:ins w:id="6768" w:author="paulac" w:date="2013-10-08T16:57:00Z"/>
                    <w:rFonts w:eastAsiaTheme="minorHAnsi"/>
                    <w:szCs w:val="22"/>
                    <w:lang w:val="ca-ES" w:eastAsia="en-US"/>
                  </w:rPr>
                </w:rPrChange>
              </w:rPr>
              <w:pPrChange w:id="6769" w:author="paulac" w:date="2013-10-08T17:00:00Z">
                <w:pPr>
                  <w:spacing w:after="200" w:line="276" w:lineRule="auto"/>
                  <w:jc w:val="left"/>
                  <w:cnfStyle w:val="000000100000"/>
                </w:pPr>
              </w:pPrChange>
            </w:pPr>
            <w:ins w:id="6770" w:author="paulac" w:date="2013-10-08T16:57:00Z">
              <w:r w:rsidRPr="000D0864">
                <w:rPr>
                  <w:rPrChange w:id="6771" w:author="paulac" w:date="2013-10-14T13:31:00Z">
                    <w:rPr>
                      <w:color w:val="0000FF" w:themeColor="hyperlink"/>
                      <w:u w:val="single"/>
                    </w:rPr>
                  </w:rPrChange>
                </w:rPr>
                <w:t xml:space="preserve">Indica si </w:t>
              </w:r>
            </w:ins>
            <w:ins w:id="6772" w:author="paulac" w:date="2013-10-08T17:00:00Z">
              <w:r w:rsidRPr="000D0864">
                <w:rPr>
                  <w:rPrChange w:id="6773" w:author="paulac" w:date="2013-10-14T13:31:00Z">
                    <w:rPr>
                      <w:color w:val="0000FF" w:themeColor="hyperlink"/>
                      <w:u w:val="single"/>
                    </w:rPr>
                  </w:rPrChange>
                </w:rPr>
                <w:t>s’habiliten l’enviament d’avisos per a l’expedient</w:t>
              </w:r>
            </w:ins>
          </w:p>
        </w:tc>
      </w:tr>
      <w:tr w:rsidR="0028700F" w:rsidRPr="00564981" w:rsidTr="00E21426">
        <w:trPr>
          <w:trHeight w:val="397"/>
          <w:ins w:id="6774" w:author="paulac" w:date="2013-10-08T16:57:00Z"/>
          <w:trPrChange w:id="6775" w:author="paulac" w:date="2013-10-15T09:26:00Z">
            <w:trPr>
              <w:gridBefore w:val="1"/>
              <w:trHeight w:val="397"/>
              <w:jc w:val="center"/>
            </w:trPr>
          </w:trPrChange>
        </w:trPr>
        <w:tc>
          <w:tcPr>
            <w:cnfStyle w:val="001000000000"/>
            <w:tcW w:w="2802" w:type="dxa"/>
            <w:tcPrChange w:id="6776" w:author="paulac" w:date="2013-10-15T09:26:00Z">
              <w:tcPr>
                <w:tcW w:w="2108" w:type="dxa"/>
                <w:gridSpan w:val="2"/>
                <w:vAlign w:val="center"/>
              </w:tcPr>
            </w:tcPrChange>
          </w:tcPr>
          <w:p w:rsidR="00E21426" w:rsidRDefault="000D0864">
            <w:pPr>
              <w:jc w:val="left"/>
              <w:rPr>
                <w:ins w:id="6777" w:author="paulac" w:date="2013-10-08T16:57:00Z"/>
                <w:b w:val="0"/>
                <w:bCs w:val="0"/>
                <w:rPrChange w:id="6778" w:author="paulac" w:date="2013-10-14T13:31:00Z">
                  <w:rPr>
                    <w:ins w:id="6779" w:author="paulac" w:date="2013-10-08T16:57:00Z"/>
                    <w:rFonts w:eastAsiaTheme="minorHAnsi"/>
                    <w:b w:val="0"/>
                    <w:bCs w:val="0"/>
                    <w:szCs w:val="22"/>
                    <w:lang w:val="ca-ES" w:eastAsia="en-US"/>
                  </w:rPr>
                </w:rPrChange>
              </w:rPr>
              <w:pPrChange w:id="6780" w:author="paulac" w:date="2013-10-08T16:57:00Z">
                <w:pPr>
                  <w:spacing w:after="200" w:line="276" w:lineRule="auto"/>
                  <w:jc w:val="left"/>
                </w:pPr>
              </w:pPrChange>
            </w:pPr>
            <w:ins w:id="6781" w:author="paulac" w:date="2013-10-08T16:57:00Z">
              <w:r w:rsidRPr="000D0864">
                <w:rPr>
                  <w:rPrChange w:id="6782" w:author="paulac" w:date="2013-10-14T13:31:00Z">
                    <w:rPr>
                      <w:rFonts w:ascii="Courier New" w:hAnsi="Courier New" w:cs="Courier New"/>
                      <w:color w:val="0000C0"/>
                      <w:u w:val="single"/>
                    </w:rPr>
                  </w:rPrChange>
                </w:rPr>
                <w:t>avisosEmail</w:t>
              </w:r>
            </w:ins>
          </w:p>
        </w:tc>
        <w:tc>
          <w:tcPr>
            <w:tcW w:w="5058" w:type="dxa"/>
            <w:tcPrChange w:id="6783" w:author="paulac" w:date="2013-10-15T09:26:00Z">
              <w:tcPr>
                <w:tcW w:w="5752" w:type="dxa"/>
                <w:gridSpan w:val="2"/>
                <w:vAlign w:val="center"/>
              </w:tcPr>
            </w:tcPrChange>
          </w:tcPr>
          <w:p w:rsidR="00E21426" w:rsidRDefault="000D0864">
            <w:pPr>
              <w:jc w:val="left"/>
              <w:cnfStyle w:val="000000000000"/>
              <w:rPr>
                <w:ins w:id="6784" w:author="paulac" w:date="2013-10-08T16:57:00Z"/>
                <w:rPrChange w:id="6785" w:author="paulac" w:date="2013-10-14T13:31:00Z">
                  <w:rPr>
                    <w:ins w:id="6786" w:author="paulac" w:date="2013-10-08T16:57:00Z"/>
                    <w:rFonts w:eastAsiaTheme="minorHAnsi"/>
                    <w:szCs w:val="22"/>
                    <w:lang w:val="ca-ES" w:eastAsia="en-US"/>
                  </w:rPr>
                </w:rPrChange>
              </w:rPr>
              <w:pPrChange w:id="6787" w:author="paulac" w:date="2013-10-14T13:31:00Z">
                <w:pPr>
                  <w:spacing w:after="200" w:line="276" w:lineRule="auto"/>
                  <w:jc w:val="left"/>
                  <w:cnfStyle w:val="000000000000"/>
                </w:pPr>
              </w:pPrChange>
            </w:pPr>
            <w:ins w:id="6788" w:author="paulac" w:date="2013-10-08T17:02:00Z">
              <w:r w:rsidRPr="000D0864">
                <w:rPr>
                  <w:rPrChange w:id="6789" w:author="paulac" w:date="2013-10-14T13:31:00Z">
                    <w:rPr>
                      <w:color w:val="0000FF" w:themeColor="hyperlink"/>
                      <w:u w:val="single"/>
                    </w:rPr>
                  </w:rPrChange>
                </w:rPr>
                <w:t>Adreça electrònica</w:t>
              </w:r>
            </w:ins>
            <w:ins w:id="6790" w:author="paulac" w:date="2013-10-08T17:00:00Z">
              <w:r w:rsidRPr="000D0864">
                <w:rPr>
                  <w:rPrChange w:id="6791" w:author="paulac" w:date="2013-10-14T13:31:00Z">
                    <w:rPr>
                      <w:color w:val="0000FF" w:themeColor="hyperlink"/>
                      <w:u w:val="single"/>
                    </w:rPr>
                  </w:rPrChange>
                </w:rPr>
                <w:t xml:space="preserve"> on enviar els avisos</w:t>
              </w:r>
            </w:ins>
            <w:ins w:id="6792" w:author="paulac" w:date="2013-10-08T17:01:00Z">
              <w:r w:rsidRPr="000D0864">
                <w:rPr>
                  <w:rPrChange w:id="6793" w:author="paulac" w:date="2013-10-14T13:31:00Z">
                    <w:rPr>
                      <w:color w:val="0000FF" w:themeColor="hyperlink"/>
                      <w:u w:val="single"/>
                    </w:rPr>
                  </w:rPrChange>
                </w:rPr>
                <w:t xml:space="preserve"> per correu electrònic</w:t>
              </w:r>
            </w:ins>
          </w:p>
        </w:tc>
      </w:tr>
      <w:tr w:rsidR="0028700F" w:rsidRPr="00564981" w:rsidTr="00E21426">
        <w:trPr>
          <w:cnfStyle w:val="000000100000"/>
          <w:trHeight w:val="397"/>
          <w:ins w:id="6794" w:author="paulac" w:date="2013-10-08T16:57:00Z"/>
          <w:trPrChange w:id="6795" w:author="paulac" w:date="2013-10-15T09:26:00Z">
            <w:trPr>
              <w:gridBefore w:val="1"/>
              <w:trHeight w:val="397"/>
              <w:jc w:val="center"/>
            </w:trPr>
          </w:trPrChange>
        </w:trPr>
        <w:tc>
          <w:tcPr>
            <w:cnfStyle w:val="001000000000"/>
            <w:tcW w:w="2802" w:type="dxa"/>
            <w:tcPrChange w:id="6796" w:author="paulac" w:date="2013-10-15T09:26:00Z">
              <w:tcPr>
                <w:tcW w:w="2108" w:type="dxa"/>
                <w:gridSpan w:val="2"/>
                <w:vAlign w:val="center"/>
              </w:tcPr>
            </w:tcPrChange>
          </w:tcPr>
          <w:p w:rsidR="00E21426" w:rsidRDefault="000D0864">
            <w:pPr>
              <w:jc w:val="left"/>
              <w:cnfStyle w:val="001000100000"/>
              <w:rPr>
                <w:ins w:id="6797" w:author="paulac" w:date="2013-10-08T16:57:00Z"/>
                <w:b w:val="0"/>
                <w:bCs w:val="0"/>
                <w:rPrChange w:id="6798" w:author="paulac" w:date="2013-10-14T13:31:00Z">
                  <w:rPr>
                    <w:ins w:id="6799" w:author="paulac" w:date="2013-10-08T16:57:00Z"/>
                    <w:rFonts w:eastAsiaTheme="minorHAnsi"/>
                    <w:b w:val="0"/>
                    <w:bCs w:val="0"/>
                    <w:szCs w:val="22"/>
                    <w:lang w:val="ca-ES" w:eastAsia="en-US"/>
                  </w:rPr>
                </w:rPrChange>
              </w:rPr>
              <w:pPrChange w:id="6800" w:author="paulac" w:date="2013-10-08T16:57:00Z">
                <w:pPr>
                  <w:spacing w:after="200" w:line="276" w:lineRule="auto"/>
                  <w:jc w:val="left"/>
                  <w:cnfStyle w:val="001000100000"/>
                </w:pPr>
              </w:pPrChange>
            </w:pPr>
            <w:ins w:id="6801" w:author="paulac" w:date="2013-10-08T16:57:00Z">
              <w:r w:rsidRPr="000D0864">
                <w:rPr>
                  <w:rPrChange w:id="6802" w:author="paulac" w:date="2013-10-14T13:31:00Z">
                    <w:rPr>
                      <w:rFonts w:ascii="Courier New" w:hAnsi="Courier New" w:cs="Courier New"/>
                      <w:color w:val="0000C0"/>
                      <w:u w:val="single"/>
                    </w:rPr>
                  </w:rPrChange>
                </w:rPr>
                <w:t>avisosSms</w:t>
              </w:r>
            </w:ins>
          </w:p>
        </w:tc>
        <w:tc>
          <w:tcPr>
            <w:tcW w:w="5058" w:type="dxa"/>
            <w:tcPrChange w:id="6803" w:author="paulac" w:date="2013-10-15T09:26:00Z">
              <w:tcPr>
                <w:tcW w:w="5752" w:type="dxa"/>
                <w:gridSpan w:val="2"/>
                <w:vAlign w:val="center"/>
              </w:tcPr>
            </w:tcPrChange>
          </w:tcPr>
          <w:p w:rsidR="00E21426" w:rsidRDefault="000D0864">
            <w:pPr>
              <w:jc w:val="left"/>
              <w:cnfStyle w:val="000000100000"/>
              <w:rPr>
                <w:ins w:id="6804" w:author="paulac" w:date="2013-10-08T16:57:00Z"/>
                <w:rPrChange w:id="6805" w:author="paulac" w:date="2013-10-14T13:31:00Z">
                  <w:rPr>
                    <w:ins w:id="6806" w:author="paulac" w:date="2013-10-08T16:57:00Z"/>
                    <w:rFonts w:eastAsiaTheme="minorHAnsi"/>
                    <w:szCs w:val="22"/>
                    <w:lang w:val="ca-ES" w:eastAsia="en-US"/>
                  </w:rPr>
                </w:rPrChange>
              </w:rPr>
              <w:pPrChange w:id="6807" w:author="paulac" w:date="2013-10-08T17:03:00Z">
                <w:pPr>
                  <w:spacing w:after="200" w:line="276" w:lineRule="auto"/>
                  <w:jc w:val="left"/>
                  <w:cnfStyle w:val="000000100000"/>
                </w:pPr>
              </w:pPrChange>
            </w:pPr>
            <w:ins w:id="6808" w:author="paulac" w:date="2013-10-08T17:01:00Z">
              <w:r w:rsidRPr="000D0864">
                <w:rPr>
                  <w:rPrChange w:id="6809" w:author="paulac" w:date="2013-10-14T13:31:00Z">
                    <w:rPr>
                      <w:color w:val="0000FF" w:themeColor="hyperlink"/>
                      <w:u w:val="single"/>
                    </w:rPr>
                  </w:rPrChange>
                </w:rPr>
                <w:t>N</w:t>
              </w:r>
            </w:ins>
            <w:ins w:id="6810" w:author="paulac" w:date="2013-10-08T17:03:00Z">
              <w:r w:rsidRPr="000D0864">
                <w:rPr>
                  <w:rPrChange w:id="6811" w:author="paulac" w:date="2013-10-14T13:31:00Z">
                    <w:rPr>
                      <w:color w:val="0000FF" w:themeColor="hyperlink"/>
                      <w:u w:val="single"/>
                    </w:rPr>
                  </w:rPrChange>
                </w:rPr>
                <w:t>ú</w:t>
              </w:r>
            </w:ins>
            <w:ins w:id="6812" w:author="paulac" w:date="2013-10-08T17:01:00Z">
              <w:r w:rsidRPr="000D0864">
                <w:rPr>
                  <w:rPrChange w:id="6813" w:author="paulac" w:date="2013-10-14T13:31:00Z">
                    <w:rPr>
                      <w:color w:val="0000FF" w:themeColor="hyperlink"/>
                      <w:u w:val="single"/>
                    </w:rPr>
                  </w:rPrChange>
                </w:rPr>
                <w:t>mero de telèfon on enviar avisos per SMS</w:t>
              </w:r>
            </w:ins>
          </w:p>
        </w:tc>
      </w:tr>
      <w:tr w:rsidR="0028700F" w:rsidRPr="00564981" w:rsidTr="00E21426">
        <w:trPr>
          <w:trHeight w:val="397"/>
          <w:ins w:id="6814" w:author="paulac" w:date="2013-10-08T16:57:00Z"/>
          <w:trPrChange w:id="6815" w:author="paulac" w:date="2013-10-15T09:26:00Z">
            <w:trPr>
              <w:gridBefore w:val="1"/>
              <w:trHeight w:val="397"/>
              <w:jc w:val="center"/>
            </w:trPr>
          </w:trPrChange>
        </w:trPr>
        <w:tc>
          <w:tcPr>
            <w:cnfStyle w:val="001000000000"/>
            <w:tcW w:w="2802" w:type="dxa"/>
            <w:tcPrChange w:id="6816" w:author="paulac" w:date="2013-10-15T09:26:00Z">
              <w:tcPr>
                <w:tcW w:w="2108" w:type="dxa"/>
                <w:gridSpan w:val="2"/>
                <w:vAlign w:val="center"/>
              </w:tcPr>
            </w:tcPrChange>
          </w:tcPr>
          <w:p w:rsidR="00E21426" w:rsidRDefault="000D0864">
            <w:pPr>
              <w:jc w:val="left"/>
              <w:rPr>
                <w:ins w:id="6817" w:author="paulac" w:date="2013-10-08T16:57:00Z"/>
                <w:b w:val="0"/>
                <w:bCs w:val="0"/>
                <w:rPrChange w:id="6818" w:author="paulac" w:date="2013-10-14T13:31:00Z">
                  <w:rPr>
                    <w:ins w:id="6819" w:author="paulac" w:date="2013-10-08T16:57:00Z"/>
                    <w:rFonts w:eastAsiaTheme="minorHAnsi"/>
                    <w:b w:val="0"/>
                    <w:bCs w:val="0"/>
                    <w:szCs w:val="22"/>
                    <w:lang w:val="ca-ES" w:eastAsia="en-US"/>
                  </w:rPr>
                </w:rPrChange>
              </w:rPr>
              <w:pPrChange w:id="6820" w:author="paulac" w:date="2013-10-08T16:57:00Z">
                <w:pPr>
                  <w:spacing w:after="200" w:line="276" w:lineRule="auto"/>
                  <w:jc w:val="left"/>
                </w:pPr>
              </w:pPrChange>
            </w:pPr>
            <w:ins w:id="6821" w:author="paulac" w:date="2013-10-08T16:57:00Z">
              <w:r w:rsidRPr="000D0864">
                <w:rPr>
                  <w:rPrChange w:id="6822" w:author="paulac" w:date="2013-10-14T13:31:00Z">
                    <w:rPr>
                      <w:rFonts w:ascii="Courier New" w:hAnsi="Courier New" w:cs="Courier New"/>
                      <w:color w:val="0000C0"/>
                      <w:u w:val="single"/>
                    </w:rPr>
                  </w:rPrChange>
                </w:rPr>
                <w:t>varAvisosHabilitat</w:t>
              </w:r>
            </w:ins>
          </w:p>
        </w:tc>
        <w:tc>
          <w:tcPr>
            <w:tcW w:w="5058" w:type="dxa"/>
            <w:tcPrChange w:id="6823" w:author="paulac" w:date="2013-10-15T09:26:00Z">
              <w:tcPr>
                <w:tcW w:w="5752" w:type="dxa"/>
                <w:gridSpan w:val="2"/>
                <w:vAlign w:val="center"/>
              </w:tcPr>
            </w:tcPrChange>
          </w:tcPr>
          <w:p w:rsidR="00E21426" w:rsidRDefault="000D0864">
            <w:pPr>
              <w:jc w:val="left"/>
              <w:cnfStyle w:val="000000000000"/>
              <w:rPr>
                <w:ins w:id="6824" w:author="paulac" w:date="2013-10-08T16:57:00Z"/>
                <w:rPrChange w:id="6825" w:author="paulac" w:date="2013-10-14T13:31:00Z">
                  <w:rPr>
                    <w:ins w:id="6826" w:author="paulac" w:date="2013-10-08T16:57:00Z"/>
                    <w:rFonts w:eastAsiaTheme="minorHAnsi"/>
                    <w:szCs w:val="22"/>
                    <w:lang w:val="ca-ES" w:eastAsia="en-US"/>
                  </w:rPr>
                </w:rPrChange>
              </w:rPr>
              <w:pPrChange w:id="6827" w:author="paulac" w:date="2013-10-14T13:31:00Z">
                <w:pPr>
                  <w:spacing w:after="200" w:line="276" w:lineRule="auto"/>
                  <w:jc w:val="left"/>
                  <w:cnfStyle w:val="000000000000"/>
                </w:pPr>
              </w:pPrChange>
            </w:pPr>
            <w:ins w:id="6828" w:author="paulac" w:date="2013-10-08T17:02:00Z">
              <w:r w:rsidRPr="000D0864">
                <w:rPr>
                  <w:rPrChange w:id="6829" w:author="paulac" w:date="2013-10-14T13:31:00Z">
                    <w:rPr>
                      <w:color w:val="0000FF" w:themeColor="hyperlink"/>
                      <w:u w:val="single"/>
                    </w:rPr>
                  </w:rPrChange>
                </w:rPr>
                <w:t xml:space="preserve">Variable que conté </w:t>
              </w:r>
            </w:ins>
            <w:ins w:id="6830" w:author="paulac" w:date="2013-10-08T17:03:00Z">
              <w:r w:rsidRPr="000D0864">
                <w:rPr>
                  <w:rPrChange w:id="6831" w:author="paulac" w:date="2013-10-14T13:31:00Z">
                    <w:rPr>
                      <w:color w:val="0000FF" w:themeColor="hyperlink"/>
                      <w:u w:val="single"/>
                    </w:rPr>
                  </w:rPrChange>
                </w:rPr>
                <w:t>si s’habiliten l’enviament d’avisos per a l’expedient</w:t>
              </w:r>
            </w:ins>
          </w:p>
        </w:tc>
      </w:tr>
      <w:tr w:rsidR="0028700F" w:rsidRPr="00564981" w:rsidTr="00E21426">
        <w:trPr>
          <w:cnfStyle w:val="000000100000"/>
          <w:trHeight w:val="397"/>
          <w:ins w:id="6832" w:author="paulac" w:date="2013-10-08T16:57:00Z"/>
          <w:trPrChange w:id="6833" w:author="paulac" w:date="2013-10-15T09:26:00Z">
            <w:trPr>
              <w:gridBefore w:val="1"/>
              <w:trHeight w:val="397"/>
              <w:jc w:val="center"/>
            </w:trPr>
          </w:trPrChange>
        </w:trPr>
        <w:tc>
          <w:tcPr>
            <w:cnfStyle w:val="001000000000"/>
            <w:tcW w:w="2802" w:type="dxa"/>
            <w:tcPrChange w:id="6834" w:author="paulac" w:date="2013-10-15T09:26:00Z">
              <w:tcPr>
                <w:tcW w:w="2108" w:type="dxa"/>
                <w:gridSpan w:val="2"/>
                <w:vAlign w:val="center"/>
              </w:tcPr>
            </w:tcPrChange>
          </w:tcPr>
          <w:p w:rsidR="00E21426" w:rsidRDefault="000D0864">
            <w:pPr>
              <w:jc w:val="left"/>
              <w:cnfStyle w:val="001000100000"/>
              <w:rPr>
                <w:ins w:id="6835" w:author="paulac" w:date="2013-10-08T16:57:00Z"/>
                <w:b w:val="0"/>
                <w:bCs w:val="0"/>
                <w:rPrChange w:id="6836" w:author="paulac" w:date="2013-10-14T13:31:00Z">
                  <w:rPr>
                    <w:ins w:id="6837" w:author="paulac" w:date="2013-10-08T16:57:00Z"/>
                    <w:rFonts w:eastAsiaTheme="minorHAnsi"/>
                    <w:b w:val="0"/>
                    <w:bCs w:val="0"/>
                    <w:szCs w:val="22"/>
                    <w:lang w:val="ca-ES" w:eastAsia="en-US"/>
                  </w:rPr>
                </w:rPrChange>
              </w:rPr>
              <w:pPrChange w:id="6838" w:author="paulac" w:date="2013-10-08T16:57:00Z">
                <w:pPr>
                  <w:spacing w:after="200" w:line="276" w:lineRule="auto"/>
                  <w:jc w:val="left"/>
                  <w:cnfStyle w:val="001000100000"/>
                </w:pPr>
              </w:pPrChange>
            </w:pPr>
            <w:ins w:id="6839" w:author="paulac" w:date="2013-10-08T16:57:00Z">
              <w:r w:rsidRPr="000D0864">
                <w:rPr>
                  <w:rPrChange w:id="6840" w:author="paulac" w:date="2013-10-14T13:31:00Z">
                    <w:rPr>
                      <w:rFonts w:ascii="Courier New" w:hAnsi="Courier New" w:cs="Courier New"/>
                      <w:color w:val="0000C0"/>
                      <w:u w:val="single"/>
                    </w:rPr>
                  </w:rPrChange>
                </w:rPr>
                <w:t>varAvisosEmail</w:t>
              </w:r>
            </w:ins>
          </w:p>
        </w:tc>
        <w:tc>
          <w:tcPr>
            <w:tcW w:w="5058" w:type="dxa"/>
            <w:tcPrChange w:id="6841" w:author="paulac" w:date="2013-10-15T09:26:00Z">
              <w:tcPr>
                <w:tcW w:w="5752" w:type="dxa"/>
                <w:gridSpan w:val="2"/>
                <w:vAlign w:val="center"/>
              </w:tcPr>
            </w:tcPrChange>
          </w:tcPr>
          <w:p w:rsidR="00E21426" w:rsidRDefault="000D0864">
            <w:pPr>
              <w:jc w:val="left"/>
              <w:cnfStyle w:val="000000100000"/>
              <w:rPr>
                <w:ins w:id="6842" w:author="paulac" w:date="2013-10-08T16:57:00Z"/>
                <w:rPrChange w:id="6843" w:author="paulac" w:date="2013-10-14T13:31:00Z">
                  <w:rPr>
                    <w:ins w:id="6844" w:author="paulac" w:date="2013-10-08T16:57:00Z"/>
                    <w:rFonts w:eastAsiaTheme="minorHAnsi"/>
                    <w:szCs w:val="22"/>
                    <w:lang w:val="ca-ES" w:eastAsia="en-US"/>
                  </w:rPr>
                </w:rPrChange>
              </w:rPr>
              <w:pPrChange w:id="6845" w:author="paulac" w:date="2013-10-08T17:02:00Z">
                <w:pPr>
                  <w:spacing w:after="200" w:line="276" w:lineRule="auto"/>
                  <w:jc w:val="left"/>
                  <w:cnfStyle w:val="000000100000"/>
                </w:pPr>
              </w:pPrChange>
            </w:pPr>
            <w:ins w:id="6846" w:author="paulac" w:date="2013-10-08T17:02:00Z">
              <w:r w:rsidRPr="000D0864">
                <w:rPr>
                  <w:rPrChange w:id="6847" w:author="paulac" w:date="2013-10-14T13:31:00Z">
                    <w:rPr>
                      <w:color w:val="0000FF" w:themeColor="hyperlink"/>
                      <w:u w:val="single"/>
                    </w:rPr>
                  </w:rPrChange>
                </w:rPr>
                <w:t>Variable que conté l’adreça electrònica on enviar els avisos per correu electrònic</w:t>
              </w:r>
            </w:ins>
          </w:p>
        </w:tc>
      </w:tr>
      <w:tr w:rsidR="0028700F" w:rsidRPr="00564981" w:rsidTr="00E21426">
        <w:trPr>
          <w:trHeight w:val="397"/>
          <w:ins w:id="6848" w:author="paulac" w:date="2013-10-08T16:57:00Z"/>
          <w:trPrChange w:id="6849" w:author="paulac" w:date="2013-10-15T09:26:00Z">
            <w:trPr>
              <w:gridBefore w:val="1"/>
              <w:trHeight w:val="397"/>
              <w:jc w:val="center"/>
            </w:trPr>
          </w:trPrChange>
        </w:trPr>
        <w:tc>
          <w:tcPr>
            <w:cnfStyle w:val="001000000000"/>
            <w:tcW w:w="2802" w:type="dxa"/>
            <w:tcPrChange w:id="6850" w:author="paulac" w:date="2013-10-15T09:26:00Z">
              <w:tcPr>
                <w:tcW w:w="2108" w:type="dxa"/>
                <w:gridSpan w:val="2"/>
                <w:vAlign w:val="center"/>
              </w:tcPr>
            </w:tcPrChange>
          </w:tcPr>
          <w:p w:rsidR="00E21426" w:rsidRDefault="000D0864">
            <w:pPr>
              <w:jc w:val="left"/>
              <w:rPr>
                <w:ins w:id="6851" w:author="paulac" w:date="2013-10-08T16:57:00Z"/>
                <w:b w:val="0"/>
                <w:bCs w:val="0"/>
                <w:rPrChange w:id="6852" w:author="paulac" w:date="2013-10-14T13:31:00Z">
                  <w:rPr>
                    <w:ins w:id="6853" w:author="paulac" w:date="2013-10-08T16:57:00Z"/>
                    <w:rFonts w:eastAsiaTheme="minorHAnsi"/>
                    <w:b w:val="0"/>
                    <w:bCs w:val="0"/>
                    <w:szCs w:val="22"/>
                    <w:lang w:val="ca-ES" w:eastAsia="en-US"/>
                  </w:rPr>
                </w:rPrChange>
              </w:rPr>
              <w:pPrChange w:id="6854" w:author="paulac" w:date="2013-10-08T16:57:00Z">
                <w:pPr>
                  <w:spacing w:after="200" w:line="276" w:lineRule="auto"/>
                  <w:jc w:val="left"/>
                </w:pPr>
              </w:pPrChange>
            </w:pPr>
            <w:ins w:id="6855" w:author="paulac" w:date="2013-10-08T16:57:00Z">
              <w:r w:rsidRPr="000D0864">
                <w:rPr>
                  <w:rPrChange w:id="6856" w:author="paulac" w:date="2013-10-14T13:31:00Z">
                    <w:rPr>
                      <w:rFonts w:ascii="Courier New" w:hAnsi="Courier New" w:cs="Courier New"/>
                      <w:color w:val="0000C0"/>
                      <w:u w:val="single"/>
                    </w:rPr>
                  </w:rPrChange>
                </w:rPr>
                <w:t>varAvisosSms</w:t>
              </w:r>
            </w:ins>
          </w:p>
        </w:tc>
        <w:tc>
          <w:tcPr>
            <w:tcW w:w="5058" w:type="dxa"/>
            <w:tcPrChange w:id="6857" w:author="paulac" w:date="2013-10-15T09:26:00Z">
              <w:tcPr>
                <w:tcW w:w="5752" w:type="dxa"/>
                <w:gridSpan w:val="2"/>
                <w:vAlign w:val="center"/>
              </w:tcPr>
            </w:tcPrChange>
          </w:tcPr>
          <w:p w:rsidR="00E21426" w:rsidRDefault="000D0864">
            <w:pPr>
              <w:jc w:val="left"/>
              <w:cnfStyle w:val="000000000000"/>
              <w:rPr>
                <w:ins w:id="6858" w:author="paulac" w:date="2013-10-08T16:57:00Z"/>
                <w:rPrChange w:id="6859" w:author="paulac" w:date="2013-10-14T13:31:00Z">
                  <w:rPr>
                    <w:ins w:id="6860" w:author="paulac" w:date="2013-10-08T16:57:00Z"/>
                    <w:rFonts w:eastAsiaTheme="minorHAnsi"/>
                    <w:szCs w:val="22"/>
                    <w:lang w:val="ca-ES" w:eastAsia="en-US"/>
                  </w:rPr>
                </w:rPrChange>
              </w:rPr>
              <w:pPrChange w:id="6861" w:author="paulac" w:date="2013-10-08T17:03:00Z">
                <w:pPr>
                  <w:spacing w:after="200" w:line="276" w:lineRule="auto"/>
                  <w:jc w:val="left"/>
                  <w:cnfStyle w:val="000000000000"/>
                </w:pPr>
              </w:pPrChange>
            </w:pPr>
            <w:ins w:id="6862" w:author="paulac" w:date="2013-10-08T17:02:00Z">
              <w:r w:rsidRPr="000D0864">
                <w:rPr>
                  <w:rPrChange w:id="6863" w:author="paulac" w:date="2013-10-14T13:31:00Z">
                    <w:rPr>
                      <w:color w:val="0000FF" w:themeColor="hyperlink"/>
                      <w:u w:val="single"/>
                    </w:rPr>
                  </w:rPrChange>
                </w:rPr>
                <w:t>Variable que conté</w:t>
              </w:r>
            </w:ins>
            <w:ins w:id="6864" w:author="paulac" w:date="2013-10-08T17:03:00Z">
              <w:r w:rsidRPr="000D0864">
                <w:rPr>
                  <w:rPrChange w:id="6865" w:author="paulac" w:date="2013-10-14T13:31:00Z">
                    <w:rPr>
                      <w:color w:val="0000FF" w:themeColor="hyperlink"/>
                      <w:u w:val="single"/>
                    </w:rPr>
                  </w:rPrChange>
                </w:rPr>
                <w:t xml:space="preserve"> el número de telèfon on enviar avisos per SMS</w:t>
              </w:r>
            </w:ins>
          </w:p>
        </w:tc>
      </w:tr>
      <w:tr w:rsidR="0028700F" w:rsidRPr="00564981" w:rsidTr="00E21426">
        <w:trPr>
          <w:cnfStyle w:val="000000100000"/>
          <w:trHeight w:val="397"/>
          <w:ins w:id="6866" w:author="paulac" w:date="2013-10-08T16:57:00Z"/>
          <w:trPrChange w:id="6867" w:author="paulac" w:date="2013-10-15T09:26:00Z">
            <w:trPr>
              <w:gridBefore w:val="1"/>
              <w:trHeight w:val="397"/>
              <w:jc w:val="center"/>
            </w:trPr>
          </w:trPrChange>
        </w:trPr>
        <w:tc>
          <w:tcPr>
            <w:cnfStyle w:val="001000000000"/>
            <w:tcW w:w="2802" w:type="dxa"/>
            <w:tcPrChange w:id="6868" w:author="paulac" w:date="2013-10-15T09:26:00Z">
              <w:tcPr>
                <w:tcW w:w="2108" w:type="dxa"/>
                <w:gridSpan w:val="2"/>
                <w:vAlign w:val="center"/>
              </w:tcPr>
            </w:tcPrChange>
          </w:tcPr>
          <w:p w:rsidR="00E21426" w:rsidRDefault="000D0864">
            <w:pPr>
              <w:jc w:val="left"/>
              <w:cnfStyle w:val="001000100000"/>
              <w:rPr>
                <w:ins w:id="6869" w:author="paulac" w:date="2013-10-08T16:57:00Z"/>
                <w:b w:val="0"/>
                <w:bCs w:val="0"/>
                <w:rPrChange w:id="6870" w:author="paulac" w:date="2013-10-14T13:31:00Z">
                  <w:rPr>
                    <w:ins w:id="6871" w:author="paulac" w:date="2013-10-08T16:57:00Z"/>
                    <w:rFonts w:eastAsiaTheme="minorHAnsi"/>
                    <w:b w:val="0"/>
                    <w:bCs w:val="0"/>
                    <w:szCs w:val="22"/>
                    <w:lang w:val="ca-ES" w:eastAsia="en-US"/>
                  </w:rPr>
                </w:rPrChange>
              </w:rPr>
              <w:pPrChange w:id="6872" w:author="paulac" w:date="2013-10-08T16:57:00Z">
                <w:pPr>
                  <w:spacing w:after="200" w:line="276" w:lineRule="auto"/>
                  <w:jc w:val="left"/>
                  <w:cnfStyle w:val="001000100000"/>
                </w:pPr>
              </w:pPrChange>
            </w:pPr>
            <w:ins w:id="6873" w:author="paulac" w:date="2013-10-08T16:57:00Z">
              <w:r w:rsidRPr="000D0864">
                <w:rPr>
                  <w:rPrChange w:id="6874" w:author="paulac" w:date="2013-10-14T13:31:00Z">
                    <w:rPr>
                      <w:rFonts w:ascii="Courier New" w:hAnsi="Courier New" w:cs="Courier New"/>
                      <w:color w:val="0000C0"/>
                      <w:u w:val="single"/>
                    </w:rPr>
                  </w:rPrChange>
                </w:rPr>
                <w:t>idioma</w:t>
              </w:r>
            </w:ins>
          </w:p>
        </w:tc>
        <w:tc>
          <w:tcPr>
            <w:tcW w:w="5058" w:type="dxa"/>
            <w:tcPrChange w:id="6875" w:author="paulac" w:date="2013-10-15T09:26:00Z">
              <w:tcPr>
                <w:tcW w:w="5752" w:type="dxa"/>
                <w:gridSpan w:val="2"/>
                <w:vAlign w:val="center"/>
              </w:tcPr>
            </w:tcPrChange>
          </w:tcPr>
          <w:p w:rsidR="00E21426" w:rsidRDefault="000D0864">
            <w:pPr>
              <w:jc w:val="left"/>
              <w:cnfStyle w:val="000000100000"/>
              <w:rPr>
                <w:ins w:id="6876" w:author="paulac" w:date="2013-10-08T16:57:00Z"/>
                <w:rPrChange w:id="6877" w:author="paulac" w:date="2013-10-14T13:31:00Z">
                  <w:rPr>
                    <w:ins w:id="6878" w:author="paulac" w:date="2013-10-08T16:57:00Z"/>
                    <w:rFonts w:eastAsiaTheme="minorHAnsi"/>
                    <w:szCs w:val="22"/>
                    <w:lang w:val="ca-ES" w:eastAsia="en-US"/>
                  </w:rPr>
                </w:rPrChange>
              </w:rPr>
              <w:pPrChange w:id="6879" w:author="paulac" w:date="2013-10-14T13:31:00Z">
                <w:pPr>
                  <w:spacing w:after="200" w:line="276" w:lineRule="auto"/>
                  <w:jc w:val="left"/>
                  <w:cnfStyle w:val="000000100000"/>
                </w:pPr>
              </w:pPrChange>
            </w:pPr>
            <w:ins w:id="6880" w:author="paulac" w:date="2013-10-08T17:03:00Z">
              <w:r w:rsidRPr="000D0864">
                <w:rPr>
                  <w:rPrChange w:id="6881" w:author="paulac" w:date="2013-10-14T13:31:00Z">
                    <w:rPr>
                      <w:color w:val="0000FF" w:themeColor="hyperlink"/>
                      <w:u w:val="single"/>
                    </w:rPr>
                  </w:rPrChange>
                </w:rPr>
                <w:t xml:space="preserve">Idioma de </w:t>
              </w:r>
            </w:ins>
            <w:ins w:id="6882" w:author="paulac" w:date="2013-10-08T17:04:00Z">
              <w:r w:rsidRPr="000D0864">
                <w:rPr>
                  <w:rPrChange w:id="6883" w:author="paulac" w:date="2013-10-14T13:31:00Z">
                    <w:rPr>
                      <w:color w:val="0000FF" w:themeColor="hyperlink"/>
                      <w:u w:val="single"/>
                    </w:rPr>
                  </w:rPrChange>
                </w:rPr>
                <w:t xml:space="preserve">tramitació de </w:t>
              </w:r>
            </w:ins>
            <w:ins w:id="6884" w:author="paulac" w:date="2013-10-08T17:03:00Z">
              <w:r w:rsidRPr="000D0864">
                <w:rPr>
                  <w:rPrChange w:id="6885" w:author="paulac" w:date="2013-10-14T13:31:00Z">
                    <w:rPr>
                      <w:color w:val="0000FF" w:themeColor="hyperlink"/>
                      <w:u w:val="single"/>
                    </w:rPr>
                  </w:rPrChange>
                </w:rPr>
                <w:t>l’expedient</w:t>
              </w:r>
            </w:ins>
          </w:p>
        </w:tc>
      </w:tr>
      <w:tr w:rsidR="0028700F" w:rsidRPr="00564981" w:rsidTr="00E21426">
        <w:trPr>
          <w:trHeight w:val="397"/>
          <w:ins w:id="6886" w:author="paulac" w:date="2013-10-08T16:57:00Z"/>
          <w:trPrChange w:id="6887" w:author="paulac" w:date="2013-10-15T09:26:00Z">
            <w:trPr>
              <w:gridBefore w:val="1"/>
              <w:trHeight w:val="397"/>
              <w:jc w:val="center"/>
            </w:trPr>
          </w:trPrChange>
        </w:trPr>
        <w:tc>
          <w:tcPr>
            <w:cnfStyle w:val="001000000000"/>
            <w:tcW w:w="2802" w:type="dxa"/>
            <w:tcPrChange w:id="6888" w:author="paulac" w:date="2013-10-15T09:26:00Z">
              <w:tcPr>
                <w:tcW w:w="2108" w:type="dxa"/>
                <w:gridSpan w:val="2"/>
                <w:vAlign w:val="center"/>
              </w:tcPr>
            </w:tcPrChange>
          </w:tcPr>
          <w:p w:rsidR="00E21426" w:rsidRDefault="000D0864">
            <w:pPr>
              <w:jc w:val="left"/>
              <w:rPr>
                <w:ins w:id="6889" w:author="paulac" w:date="2013-10-08T16:57:00Z"/>
                <w:b w:val="0"/>
                <w:bCs w:val="0"/>
                <w:rPrChange w:id="6890" w:author="paulac" w:date="2013-10-14T13:31:00Z">
                  <w:rPr>
                    <w:ins w:id="6891" w:author="paulac" w:date="2013-10-08T16:57:00Z"/>
                    <w:rFonts w:eastAsiaTheme="minorHAnsi"/>
                    <w:b w:val="0"/>
                    <w:bCs w:val="0"/>
                    <w:szCs w:val="22"/>
                    <w:lang w:val="ca-ES" w:eastAsia="en-US"/>
                  </w:rPr>
                </w:rPrChange>
              </w:rPr>
              <w:pPrChange w:id="6892" w:author="paulac" w:date="2013-10-08T16:57:00Z">
                <w:pPr>
                  <w:spacing w:after="200" w:line="276" w:lineRule="auto"/>
                  <w:jc w:val="left"/>
                </w:pPr>
              </w:pPrChange>
            </w:pPr>
            <w:ins w:id="6893" w:author="paulac" w:date="2013-10-08T16:57:00Z">
              <w:r w:rsidRPr="000D0864">
                <w:rPr>
                  <w:rPrChange w:id="6894" w:author="paulac" w:date="2013-10-14T13:31:00Z">
                    <w:rPr>
                      <w:rFonts w:ascii="Courier New" w:hAnsi="Courier New" w:cs="Courier New"/>
                      <w:color w:val="0000C0"/>
                      <w:u w:val="single"/>
                    </w:rPr>
                  </w:rPrChange>
                </w:rPr>
                <w:t>unitatAdministrativa</w:t>
              </w:r>
            </w:ins>
          </w:p>
        </w:tc>
        <w:tc>
          <w:tcPr>
            <w:tcW w:w="5058" w:type="dxa"/>
            <w:tcPrChange w:id="6895" w:author="paulac" w:date="2013-10-15T09:26:00Z">
              <w:tcPr>
                <w:tcW w:w="5752" w:type="dxa"/>
                <w:gridSpan w:val="2"/>
                <w:vAlign w:val="center"/>
              </w:tcPr>
            </w:tcPrChange>
          </w:tcPr>
          <w:p w:rsidR="00E21426" w:rsidRDefault="000D0864">
            <w:pPr>
              <w:jc w:val="left"/>
              <w:cnfStyle w:val="000000000000"/>
              <w:rPr>
                <w:ins w:id="6896" w:author="paulac" w:date="2013-10-08T16:57:00Z"/>
                <w:rPrChange w:id="6897" w:author="paulac" w:date="2013-10-14T13:31:00Z">
                  <w:rPr>
                    <w:ins w:id="6898" w:author="paulac" w:date="2013-10-08T16:57:00Z"/>
                    <w:rFonts w:eastAsiaTheme="minorHAnsi"/>
                    <w:szCs w:val="22"/>
                    <w:lang w:val="ca-ES" w:eastAsia="en-US"/>
                  </w:rPr>
                </w:rPrChange>
              </w:rPr>
              <w:pPrChange w:id="6899" w:author="paulac" w:date="2013-10-14T13:31:00Z">
                <w:pPr>
                  <w:spacing w:after="200" w:line="276" w:lineRule="auto"/>
                  <w:jc w:val="left"/>
                  <w:cnfStyle w:val="000000000000"/>
                </w:pPr>
              </w:pPrChange>
            </w:pPr>
            <w:ins w:id="6900" w:author="paulac" w:date="2013-10-08T17:05:00Z">
              <w:r w:rsidRPr="000D0864">
                <w:rPr>
                  <w:rPrChange w:id="6901" w:author="paulac" w:date="2013-10-14T13:31:00Z">
                    <w:rPr>
                      <w:color w:val="0000FF" w:themeColor="hyperlink"/>
                      <w:u w:val="single"/>
                    </w:rPr>
                  </w:rPrChange>
                </w:rPr>
                <w:t>Unitat administrativa que dóna d’alta l’expedient</w:t>
              </w:r>
            </w:ins>
          </w:p>
        </w:tc>
      </w:tr>
      <w:tr w:rsidR="0028700F" w:rsidRPr="00564981" w:rsidTr="00E21426">
        <w:trPr>
          <w:cnfStyle w:val="000000100000"/>
          <w:trHeight w:val="397"/>
          <w:ins w:id="6902" w:author="paulac" w:date="2013-10-08T16:57:00Z"/>
          <w:trPrChange w:id="6903" w:author="paulac" w:date="2013-10-15T09:26:00Z">
            <w:trPr>
              <w:gridBefore w:val="1"/>
              <w:trHeight w:val="397"/>
              <w:jc w:val="center"/>
            </w:trPr>
          </w:trPrChange>
        </w:trPr>
        <w:tc>
          <w:tcPr>
            <w:cnfStyle w:val="001000000000"/>
            <w:tcW w:w="2802" w:type="dxa"/>
            <w:tcPrChange w:id="6904" w:author="paulac" w:date="2013-10-15T09:26:00Z">
              <w:tcPr>
                <w:tcW w:w="2108" w:type="dxa"/>
                <w:gridSpan w:val="2"/>
                <w:vAlign w:val="center"/>
              </w:tcPr>
            </w:tcPrChange>
          </w:tcPr>
          <w:p w:rsidR="00E21426" w:rsidRDefault="000D0864">
            <w:pPr>
              <w:jc w:val="left"/>
              <w:cnfStyle w:val="001000100000"/>
              <w:rPr>
                <w:ins w:id="6905" w:author="paulac" w:date="2013-10-08T16:57:00Z"/>
                <w:b w:val="0"/>
                <w:bCs w:val="0"/>
                <w:rPrChange w:id="6906" w:author="paulac" w:date="2013-10-14T13:31:00Z">
                  <w:rPr>
                    <w:ins w:id="6907" w:author="paulac" w:date="2013-10-08T16:57:00Z"/>
                    <w:rFonts w:eastAsiaTheme="minorHAnsi"/>
                    <w:b w:val="0"/>
                    <w:bCs w:val="0"/>
                    <w:szCs w:val="22"/>
                    <w:lang w:val="ca-ES" w:eastAsia="en-US"/>
                  </w:rPr>
                </w:rPrChange>
              </w:rPr>
              <w:pPrChange w:id="6908" w:author="paulac" w:date="2013-10-08T16:57:00Z">
                <w:pPr>
                  <w:spacing w:after="200" w:line="276" w:lineRule="auto"/>
                  <w:jc w:val="left"/>
                  <w:cnfStyle w:val="001000100000"/>
                </w:pPr>
              </w:pPrChange>
            </w:pPr>
            <w:ins w:id="6909" w:author="paulac" w:date="2013-10-08T16:57:00Z">
              <w:r w:rsidRPr="000D0864">
                <w:rPr>
                  <w:rPrChange w:id="6910" w:author="paulac" w:date="2013-10-14T13:31:00Z">
                    <w:rPr>
                      <w:rFonts w:ascii="Courier New" w:hAnsi="Courier New" w:cs="Courier New"/>
                      <w:color w:val="0000C0"/>
                      <w:u w:val="single"/>
                    </w:rPr>
                  </w:rPrChange>
                </w:rPr>
                <w:t>representantNif</w:t>
              </w:r>
            </w:ins>
          </w:p>
        </w:tc>
        <w:tc>
          <w:tcPr>
            <w:tcW w:w="5058" w:type="dxa"/>
            <w:tcPrChange w:id="6911" w:author="paulac" w:date="2013-10-15T09:26:00Z">
              <w:tcPr>
                <w:tcW w:w="5752" w:type="dxa"/>
                <w:gridSpan w:val="2"/>
                <w:vAlign w:val="center"/>
              </w:tcPr>
            </w:tcPrChange>
          </w:tcPr>
          <w:p w:rsidR="00E21426" w:rsidRDefault="000D0864">
            <w:pPr>
              <w:jc w:val="left"/>
              <w:cnfStyle w:val="000000100000"/>
              <w:rPr>
                <w:ins w:id="6912" w:author="paulac" w:date="2013-10-08T16:57:00Z"/>
                <w:rPrChange w:id="6913" w:author="paulac" w:date="2013-10-14T13:31:00Z">
                  <w:rPr>
                    <w:ins w:id="6914" w:author="paulac" w:date="2013-10-08T16:57:00Z"/>
                    <w:rFonts w:eastAsiaTheme="minorHAnsi"/>
                    <w:szCs w:val="22"/>
                    <w:lang w:val="ca-ES" w:eastAsia="en-US"/>
                  </w:rPr>
                </w:rPrChange>
              </w:rPr>
              <w:pPrChange w:id="6915" w:author="paulac" w:date="2013-10-14T13:31:00Z">
                <w:pPr>
                  <w:spacing w:after="200" w:line="276" w:lineRule="auto"/>
                  <w:jc w:val="left"/>
                  <w:cnfStyle w:val="000000100000"/>
                </w:pPr>
              </w:pPrChange>
            </w:pPr>
            <w:ins w:id="6916" w:author="paulac" w:date="2013-10-08T17:08:00Z">
              <w:r w:rsidRPr="000D0864">
                <w:rPr>
                  <w:rPrChange w:id="6917" w:author="paulac" w:date="2013-10-14T13:31:00Z">
                    <w:rPr>
                      <w:color w:val="0000FF" w:themeColor="hyperlink"/>
                      <w:u w:val="single"/>
                    </w:rPr>
                  </w:rPrChange>
                </w:rPr>
                <w:t>En cas de representació, indica el NIF del representant</w:t>
              </w:r>
            </w:ins>
          </w:p>
        </w:tc>
      </w:tr>
      <w:tr w:rsidR="0028700F" w:rsidRPr="00564981" w:rsidTr="00E21426">
        <w:trPr>
          <w:trHeight w:val="397"/>
          <w:ins w:id="6918" w:author="paulac" w:date="2013-10-08T16:57:00Z"/>
          <w:trPrChange w:id="6919" w:author="paulac" w:date="2013-10-15T09:26:00Z">
            <w:trPr>
              <w:gridBefore w:val="1"/>
              <w:trHeight w:val="397"/>
              <w:jc w:val="center"/>
            </w:trPr>
          </w:trPrChange>
        </w:trPr>
        <w:tc>
          <w:tcPr>
            <w:cnfStyle w:val="001000000000"/>
            <w:tcW w:w="2802" w:type="dxa"/>
            <w:tcPrChange w:id="6920" w:author="paulac" w:date="2013-10-15T09:26:00Z">
              <w:tcPr>
                <w:tcW w:w="2108" w:type="dxa"/>
                <w:gridSpan w:val="2"/>
                <w:vAlign w:val="center"/>
              </w:tcPr>
            </w:tcPrChange>
          </w:tcPr>
          <w:p w:rsidR="00E21426" w:rsidRDefault="000D0864">
            <w:pPr>
              <w:jc w:val="left"/>
              <w:rPr>
                <w:ins w:id="6921" w:author="paulac" w:date="2013-10-08T16:57:00Z"/>
                <w:b w:val="0"/>
                <w:bCs w:val="0"/>
                <w:rPrChange w:id="6922" w:author="paulac" w:date="2013-10-14T13:31:00Z">
                  <w:rPr>
                    <w:ins w:id="6923" w:author="paulac" w:date="2013-10-08T16:57:00Z"/>
                    <w:rFonts w:eastAsiaTheme="minorHAnsi"/>
                    <w:b w:val="0"/>
                    <w:bCs w:val="0"/>
                    <w:szCs w:val="22"/>
                    <w:lang w:val="ca-ES" w:eastAsia="en-US"/>
                  </w:rPr>
                </w:rPrChange>
              </w:rPr>
              <w:pPrChange w:id="6924" w:author="paulac" w:date="2013-10-08T16:57:00Z">
                <w:pPr>
                  <w:spacing w:after="200" w:line="276" w:lineRule="auto"/>
                  <w:jc w:val="left"/>
                </w:pPr>
              </w:pPrChange>
            </w:pPr>
            <w:ins w:id="6925" w:author="paulac" w:date="2013-10-08T16:57:00Z">
              <w:r w:rsidRPr="000D0864">
                <w:rPr>
                  <w:rPrChange w:id="6926" w:author="paulac" w:date="2013-10-14T13:31:00Z">
                    <w:rPr>
                      <w:rFonts w:ascii="Courier New" w:hAnsi="Courier New" w:cs="Courier New"/>
                      <w:color w:val="0000C0"/>
                      <w:u w:val="single"/>
                    </w:rPr>
                  </w:rPrChange>
                </w:rPr>
                <w:t>representatNif</w:t>
              </w:r>
            </w:ins>
          </w:p>
        </w:tc>
        <w:tc>
          <w:tcPr>
            <w:tcW w:w="5058" w:type="dxa"/>
            <w:tcPrChange w:id="6927" w:author="paulac" w:date="2013-10-15T09:26:00Z">
              <w:tcPr>
                <w:tcW w:w="5752" w:type="dxa"/>
                <w:gridSpan w:val="2"/>
                <w:vAlign w:val="center"/>
              </w:tcPr>
            </w:tcPrChange>
          </w:tcPr>
          <w:p w:rsidR="00E21426" w:rsidRDefault="000D0864">
            <w:pPr>
              <w:jc w:val="left"/>
              <w:cnfStyle w:val="000000000000"/>
              <w:rPr>
                <w:ins w:id="6928" w:author="paulac" w:date="2013-10-08T16:57:00Z"/>
                <w:rPrChange w:id="6929" w:author="paulac" w:date="2013-10-14T13:31:00Z">
                  <w:rPr>
                    <w:ins w:id="6930" w:author="paulac" w:date="2013-10-08T16:57:00Z"/>
                    <w:rFonts w:eastAsiaTheme="minorHAnsi"/>
                    <w:szCs w:val="22"/>
                    <w:lang w:val="ca-ES" w:eastAsia="en-US"/>
                  </w:rPr>
                </w:rPrChange>
              </w:rPr>
              <w:pPrChange w:id="6931" w:author="paulac" w:date="2013-10-08T17:07:00Z">
                <w:pPr>
                  <w:spacing w:after="200" w:line="276" w:lineRule="auto"/>
                  <w:jc w:val="left"/>
                  <w:cnfStyle w:val="000000000000"/>
                </w:pPr>
              </w:pPrChange>
            </w:pPr>
            <w:ins w:id="6932" w:author="paulac" w:date="2013-10-08T17:07:00Z">
              <w:r w:rsidRPr="000D0864">
                <w:rPr>
                  <w:rPrChange w:id="6933" w:author="paulac" w:date="2013-10-14T13:31:00Z">
                    <w:rPr>
                      <w:color w:val="0000FF" w:themeColor="hyperlink"/>
                      <w:u w:val="single"/>
                    </w:rPr>
                  </w:rPrChange>
                </w:rPr>
                <w:t>En cas de representació, indica el NIF del representat</w:t>
              </w:r>
            </w:ins>
          </w:p>
        </w:tc>
      </w:tr>
      <w:tr w:rsidR="0028700F" w:rsidRPr="00564981" w:rsidTr="00E21426">
        <w:trPr>
          <w:cnfStyle w:val="000000100000"/>
          <w:trHeight w:val="397"/>
          <w:ins w:id="6934" w:author="paulac" w:date="2013-10-08T16:57:00Z"/>
          <w:trPrChange w:id="6935" w:author="paulac" w:date="2013-10-15T09:26:00Z">
            <w:trPr>
              <w:gridBefore w:val="1"/>
              <w:trHeight w:val="397"/>
              <w:jc w:val="center"/>
            </w:trPr>
          </w:trPrChange>
        </w:trPr>
        <w:tc>
          <w:tcPr>
            <w:cnfStyle w:val="001000000000"/>
            <w:tcW w:w="2802" w:type="dxa"/>
            <w:tcPrChange w:id="6936" w:author="paulac" w:date="2013-10-15T09:26:00Z">
              <w:tcPr>
                <w:tcW w:w="2108" w:type="dxa"/>
                <w:gridSpan w:val="2"/>
                <w:vAlign w:val="center"/>
              </w:tcPr>
            </w:tcPrChange>
          </w:tcPr>
          <w:p w:rsidR="00E21426" w:rsidRDefault="000D0864">
            <w:pPr>
              <w:jc w:val="left"/>
              <w:cnfStyle w:val="001000100000"/>
              <w:rPr>
                <w:ins w:id="6937" w:author="paulac" w:date="2013-10-08T16:57:00Z"/>
                <w:b w:val="0"/>
                <w:bCs w:val="0"/>
                <w:rPrChange w:id="6938" w:author="paulac" w:date="2013-10-14T13:31:00Z">
                  <w:rPr>
                    <w:ins w:id="6939" w:author="paulac" w:date="2013-10-08T16:57:00Z"/>
                    <w:rFonts w:eastAsiaTheme="minorHAnsi"/>
                    <w:b w:val="0"/>
                    <w:bCs w:val="0"/>
                    <w:szCs w:val="22"/>
                    <w:lang w:val="ca-ES" w:eastAsia="en-US"/>
                  </w:rPr>
                </w:rPrChange>
              </w:rPr>
              <w:pPrChange w:id="6940" w:author="paulac" w:date="2013-10-08T16:57:00Z">
                <w:pPr>
                  <w:spacing w:after="200" w:line="276" w:lineRule="auto"/>
                  <w:jc w:val="left"/>
                  <w:cnfStyle w:val="001000100000"/>
                </w:pPr>
              </w:pPrChange>
            </w:pPr>
            <w:ins w:id="6941" w:author="paulac" w:date="2013-10-08T16:57:00Z">
              <w:r w:rsidRPr="000D0864">
                <w:rPr>
                  <w:rPrChange w:id="6942" w:author="paulac" w:date="2013-10-14T13:31:00Z">
                    <w:rPr>
                      <w:rFonts w:ascii="Courier New" w:hAnsi="Courier New" w:cs="Courier New"/>
                      <w:color w:val="0000C0"/>
                      <w:u w:val="single"/>
                    </w:rPr>
                  </w:rPrChange>
                </w:rPr>
                <w:t>representatNom</w:t>
              </w:r>
            </w:ins>
          </w:p>
        </w:tc>
        <w:tc>
          <w:tcPr>
            <w:tcW w:w="5058" w:type="dxa"/>
            <w:tcPrChange w:id="6943" w:author="paulac" w:date="2013-10-15T09:26:00Z">
              <w:tcPr>
                <w:tcW w:w="5752" w:type="dxa"/>
                <w:gridSpan w:val="2"/>
                <w:vAlign w:val="center"/>
              </w:tcPr>
            </w:tcPrChange>
          </w:tcPr>
          <w:p w:rsidR="00E21426" w:rsidRDefault="000D0864">
            <w:pPr>
              <w:jc w:val="left"/>
              <w:cnfStyle w:val="000000100000"/>
              <w:rPr>
                <w:ins w:id="6944" w:author="paulac" w:date="2013-10-08T16:57:00Z"/>
                <w:rPrChange w:id="6945" w:author="paulac" w:date="2013-10-14T13:31:00Z">
                  <w:rPr>
                    <w:ins w:id="6946" w:author="paulac" w:date="2013-10-08T16:57:00Z"/>
                    <w:rFonts w:eastAsiaTheme="minorHAnsi"/>
                    <w:szCs w:val="22"/>
                    <w:lang w:val="ca-ES" w:eastAsia="en-US"/>
                  </w:rPr>
                </w:rPrChange>
              </w:rPr>
              <w:pPrChange w:id="6947" w:author="paulac" w:date="2013-10-14T13:31:00Z">
                <w:pPr>
                  <w:spacing w:after="200" w:line="276" w:lineRule="auto"/>
                  <w:jc w:val="left"/>
                  <w:cnfStyle w:val="000000100000"/>
                </w:pPr>
              </w:pPrChange>
            </w:pPr>
            <w:ins w:id="6948" w:author="paulac" w:date="2013-10-08T17:06:00Z">
              <w:r w:rsidRPr="000D0864">
                <w:rPr>
                  <w:rPrChange w:id="6949" w:author="paulac" w:date="2013-10-14T13:31:00Z">
                    <w:rPr>
                      <w:color w:val="0000FF" w:themeColor="hyperlink"/>
                      <w:u w:val="single"/>
                    </w:rPr>
                  </w:rPrChange>
                </w:rPr>
                <w:t xml:space="preserve">En cas de representació, </w:t>
              </w:r>
            </w:ins>
            <w:ins w:id="6950" w:author="paulac" w:date="2013-10-08T17:07:00Z">
              <w:r w:rsidRPr="000D0864">
                <w:rPr>
                  <w:rPrChange w:id="6951" w:author="paulac" w:date="2013-10-14T13:31:00Z">
                    <w:rPr>
                      <w:color w:val="0000FF" w:themeColor="hyperlink"/>
                      <w:u w:val="single"/>
                    </w:rPr>
                  </w:rPrChange>
                </w:rPr>
                <w:t>indica el nom del representat</w:t>
              </w:r>
            </w:ins>
          </w:p>
        </w:tc>
      </w:tr>
      <w:tr w:rsidR="0028700F" w:rsidRPr="00564981" w:rsidTr="00E21426">
        <w:trPr>
          <w:trHeight w:val="397"/>
          <w:ins w:id="6952" w:author="paulac" w:date="2013-10-08T16:57:00Z"/>
          <w:trPrChange w:id="6953" w:author="paulac" w:date="2013-10-15T09:26:00Z">
            <w:trPr>
              <w:gridBefore w:val="1"/>
              <w:trHeight w:val="397"/>
              <w:jc w:val="center"/>
            </w:trPr>
          </w:trPrChange>
        </w:trPr>
        <w:tc>
          <w:tcPr>
            <w:cnfStyle w:val="001000000000"/>
            <w:tcW w:w="2802" w:type="dxa"/>
            <w:tcPrChange w:id="6954" w:author="paulac" w:date="2013-10-15T09:26:00Z">
              <w:tcPr>
                <w:tcW w:w="2108" w:type="dxa"/>
                <w:gridSpan w:val="2"/>
                <w:vAlign w:val="center"/>
              </w:tcPr>
            </w:tcPrChange>
          </w:tcPr>
          <w:p w:rsidR="00E21426" w:rsidRDefault="000D0864">
            <w:pPr>
              <w:jc w:val="left"/>
              <w:rPr>
                <w:ins w:id="6955" w:author="paulac" w:date="2013-10-08T16:57:00Z"/>
                <w:b w:val="0"/>
                <w:bCs w:val="0"/>
                <w:rPrChange w:id="6956" w:author="paulac" w:date="2013-10-14T13:31:00Z">
                  <w:rPr>
                    <w:ins w:id="6957" w:author="paulac" w:date="2013-10-08T16:57:00Z"/>
                    <w:rFonts w:eastAsiaTheme="minorHAnsi"/>
                    <w:b w:val="0"/>
                    <w:bCs w:val="0"/>
                    <w:szCs w:val="22"/>
                    <w:lang w:val="ca-ES" w:eastAsia="en-US"/>
                  </w:rPr>
                </w:rPrChange>
              </w:rPr>
              <w:pPrChange w:id="6958" w:author="paulac" w:date="2013-10-08T16:57:00Z">
                <w:pPr>
                  <w:spacing w:after="200" w:line="276" w:lineRule="auto"/>
                  <w:jc w:val="left"/>
                </w:pPr>
              </w:pPrChange>
            </w:pPr>
            <w:ins w:id="6959" w:author="paulac" w:date="2013-10-08T16:57:00Z">
              <w:r w:rsidRPr="000D0864">
                <w:rPr>
                  <w:rPrChange w:id="6960" w:author="paulac" w:date="2013-10-14T13:31:00Z">
                    <w:rPr>
                      <w:rFonts w:ascii="Courier New" w:hAnsi="Courier New" w:cs="Courier New"/>
                      <w:color w:val="0000C0"/>
                      <w:u w:val="single"/>
                    </w:rPr>
                  </w:rPrChange>
                </w:rPr>
                <w:t>varIdioma</w:t>
              </w:r>
            </w:ins>
          </w:p>
        </w:tc>
        <w:tc>
          <w:tcPr>
            <w:tcW w:w="5058" w:type="dxa"/>
            <w:tcPrChange w:id="6961" w:author="paulac" w:date="2013-10-15T09:26:00Z">
              <w:tcPr>
                <w:tcW w:w="5752" w:type="dxa"/>
                <w:gridSpan w:val="2"/>
                <w:vAlign w:val="center"/>
              </w:tcPr>
            </w:tcPrChange>
          </w:tcPr>
          <w:p w:rsidR="00E21426" w:rsidRDefault="000D0864">
            <w:pPr>
              <w:jc w:val="left"/>
              <w:cnfStyle w:val="000000000000"/>
              <w:rPr>
                <w:ins w:id="6962" w:author="paulac" w:date="2013-10-08T16:57:00Z"/>
                <w:rPrChange w:id="6963" w:author="paulac" w:date="2013-10-14T13:31:00Z">
                  <w:rPr>
                    <w:ins w:id="6964" w:author="paulac" w:date="2013-10-08T16:57:00Z"/>
                    <w:rFonts w:eastAsiaTheme="minorHAnsi"/>
                    <w:szCs w:val="22"/>
                    <w:lang w:val="ca-ES" w:eastAsia="en-US"/>
                  </w:rPr>
                </w:rPrChange>
              </w:rPr>
              <w:pPrChange w:id="6965" w:author="paulac" w:date="2013-10-08T17:03:00Z">
                <w:pPr>
                  <w:spacing w:after="200" w:line="276" w:lineRule="auto"/>
                  <w:jc w:val="left"/>
                  <w:cnfStyle w:val="000000000000"/>
                </w:pPr>
              </w:pPrChange>
            </w:pPr>
            <w:ins w:id="6966" w:author="paulac" w:date="2013-10-08T17:03:00Z">
              <w:r w:rsidRPr="000D0864">
                <w:rPr>
                  <w:rPrChange w:id="6967" w:author="paulac" w:date="2013-10-14T13:31:00Z">
                    <w:rPr>
                      <w:color w:val="0000FF" w:themeColor="hyperlink"/>
                      <w:u w:val="single"/>
                    </w:rPr>
                  </w:rPrChange>
                </w:rPr>
                <w:t xml:space="preserve">Variable que conté l’idioma de </w:t>
              </w:r>
            </w:ins>
            <w:ins w:id="6968" w:author="paulac" w:date="2013-10-08T17:04:00Z">
              <w:r w:rsidRPr="000D0864">
                <w:rPr>
                  <w:rPrChange w:id="6969" w:author="paulac" w:date="2013-10-14T13:31:00Z">
                    <w:rPr>
                      <w:color w:val="0000FF" w:themeColor="hyperlink"/>
                      <w:u w:val="single"/>
                    </w:rPr>
                  </w:rPrChange>
                </w:rPr>
                <w:t xml:space="preserve">tramitació de </w:t>
              </w:r>
            </w:ins>
            <w:ins w:id="6970" w:author="paulac" w:date="2013-10-08T17:03:00Z">
              <w:r w:rsidRPr="000D0864">
                <w:rPr>
                  <w:rPrChange w:id="6971" w:author="paulac" w:date="2013-10-14T13:31:00Z">
                    <w:rPr>
                      <w:color w:val="0000FF" w:themeColor="hyperlink"/>
                      <w:u w:val="single"/>
                    </w:rPr>
                  </w:rPrChange>
                </w:rPr>
                <w:t>l’expedient</w:t>
              </w:r>
            </w:ins>
          </w:p>
        </w:tc>
      </w:tr>
      <w:tr w:rsidR="0028700F" w:rsidRPr="00564981" w:rsidTr="00E21426">
        <w:trPr>
          <w:cnfStyle w:val="000000100000"/>
          <w:trHeight w:val="397"/>
          <w:ins w:id="6972" w:author="paulac" w:date="2013-10-08T16:57:00Z"/>
          <w:trPrChange w:id="6973" w:author="paulac" w:date="2013-10-15T09:26:00Z">
            <w:trPr>
              <w:gridBefore w:val="1"/>
              <w:trHeight w:val="397"/>
              <w:jc w:val="center"/>
            </w:trPr>
          </w:trPrChange>
        </w:trPr>
        <w:tc>
          <w:tcPr>
            <w:cnfStyle w:val="001000000000"/>
            <w:tcW w:w="2802" w:type="dxa"/>
            <w:tcPrChange w:id="6974" w:author="paulac" w:date="2013-10-15T09:26:00Z">
              <w:tcPr>
                <w:tcW w:w="2108" w:type="dxa"/>
                <w:gridSpan w:val="2"/>
                <w:vAlign w:val="center"/>
              </w:tcPr>
            </w:tcPrChange>
          </w:tcPr>
          <w:p w:rsidR="00E21426" w:rsidRDefault="000D0864">
            <w:pPr>
              <w:jc w:val="left"/>
              <w:cnfStyle w:val="001000100000"/>
              <w:rPr>
                <w:ins w:id="6975" w:author="paulac" w:date="2013-10-08T16:57:00Z"/>
                <w:b w:val="0"/>
                <w:bCs w:val="0"/>
                <w:rPrChange w:id="6976" w:author="paulac" w:date="2013-10-14T13:31:00Z">
                  <w:rPr>
                    <w:ins w:id="6977" w:author="paulac" w:date="2013-10-08T16:57:00Z"/>
                    <w:rFonts w:eastAsiaTheme="minorHAnsi"/>
                    <w:b w:val="0"/>
                    <w:bCs w:val="0"/>
                    <w:szCs w:val="22"/>
                    <w:lang w:val="ca-ES" w:eastAsia="en-US"/>
                  </w:rPr>
                </w:rPrChange>
              </w:rPr>
              <w:pPrChange w:id="6978" w:author="paulac" w:date="2013-10-08T16:57:00Z">
                <w:pPr>
                  <w:spacing w:after="200" w:line="276" w:lineRule="auto"/>
                  <w:jc w:val="left"/>
                  <w:cnfStyle w:val="001000100000"/>
                </w:pPr>
              </w:pPrChange>
            </w:pPr>
            <w:ins w:id="6979" w:author="paulac" w:date="2013-10-08T16:57:00Z">
              <w:r w:rsidRPr="000D0864">
                <w:rPr>
                  <w:rPrChange w:id="6980" w:author="paulac" w:date="2013-10-14T13:31:00Z">
                    <w:rPr>
                      <w:rFonts w:ascii="Courier New" w:hAnsi="Courier New" w:cs="Courier New"/>
                      <w:color w:val="0000C0"/>
                      <w:u w:val="single"/>
                    </w:rPr>
                  </w:rPrChange>
                </w:rPr>
                <w:t>varUnitatAdministrativa</w:t>
              </w:r>
            </w:ins>
          </w:p>
        </w:tc>
        <w:tc>
          <w:tcPr>
            <w:tcW w:w="5058" w:type="dxa"/>
            <w:tcPrChange w:id="6981" w:author="paulac" w:date="2013-10-15T09:26:00Z">
              <w:tcPr>
                <w:tcW w:w="5752" w:type="dxa"/>
                <w:gridSpan w:val="2"/>
                <w:vAlign w:val="center"/>
              </w:tcPr>
            </w:tcPrChange>
          </w:tcPr>
          <w:p w:rsidR="00E21426" w:rsidRDefault="000D0864">
            <w:pPr>
              <w:jc w:val="left"/>
              <w:cnfStyle w:val="000000100000"/>
              <w:rPr>
                <w:ins w:id="6982" w:author="paulac" w:date="2013-10-08T16:57:00Z"/>
                <w:rPrChange w:id="6983" w:author="paulac" w:date="2013-10-14T13:31:00Z">
                  <w:rPr>
                    <w:ins w:id="6984" w:author="paulac" w:date="2013-10-08T16:57:00Z"/>
                    <w:rFonts w:eastAsiaTheme="minorHAnsi"/>
                    <w:szCs w:val="22"/>
                    <w:lang w:val="ca-ES" w:eastAsia="en-US"/>
                  </w:rPr>
                </w:rPrChange>
              </w:rPr>
              <w:pPrChange w:id="6985" w:author="paulac" w:date="2013-10-08T17:05:00Z">
                <w:pPr>
                  <w:spacing w:after="200" w:line="276" w:lineRule="auto"/>
                  <w:jc w:val="left"/>
                  <w:cnfStyle w:val="000000100000"/>
                </w:pPr>
              </w:pPrChange>
            </w:pPr>
            <w:ins w:id="6986" w:author="paulac" w:date="2013-10-08T17:03:00Z">
              <w:r w:rsidRPr="000D0864">
                <w:rPr>
                  <w:rPrChange w:id="6987" w:author="paulac" w:date="2013-10-14T13:31:00Z">
                    <w:rPr>
                      <w:color w:val="0000FF" w:themeColor="hyperlink"/>
                      <w:u w:val="single"/>
                    </w:rPr>
                  </w:rPrChange>
                </w:rPr>
                <w:t>Variable que conté</w:t>
              </w:r>
            </w:ins>
            <w:ins w:id="6988" w:author="paulac" w:date="2013-10-08T17:05:00Z">
              <w:r w:rsidRPr="000D0864">
                <w:rPr>
                  <w:rPrChange w:id="6989" w:author="paulac" w:date="2013-10-14T13:31:00Z">
                    <w:rPr>
                      <w:color w:val="0000FF" w:themeColor="hyperlink"/>
                      <w:u w:val="single"/>
                    </w:rPr>
                  </w:rPrChange>
                </w:rPr>
                <w:t xml:space="preserve"> la unitat administrativa que dóna d’alta l’expedient</w:t>
              </w:r>
            </w:ins>
          </w:p>
        </w:tc>
      </w:tr>
      <w:tr w:rsidR="0028700F" w:rsidRPr="00564981" w:rsidTr="00E21426">
        <w:trPr>
          <w:trHeight w:val="397"/>
          <w:ins w:id="6990" w:author="paulac" w:date="2013-10-08T16:57:00Z"/>
          <w:trPrChange w:id="6991" w:author="paulac" w:date="2013-10-15T09:26:00Z">
            <w:trPr>
              <w:gridBefore w:val="1"/>
              <w:trHeight w:val="397"/>
              <w:jc w:val="center"/>
            </w:trPr>
          </w:trPrChange>
        </w:trPr>
        <w:tc>
          <w:tcPr>
            <w:cnfStyle w:val="001000000000"/>
            <w:tcW w:w="2802" w:type="dxa"/>
            <w:tcPrChange w:id="6992" w:author="paulac" w:date="2013-10-15T09:26:00Z">
              <w:tcPr>
                <w:tcW w:w="2108" w:type="dxa"/>
                <w:gridSpan w:val="2"/>
                <w:vAlign w:val="center"/>
              </w:tcPr>
            </w:tcPrChange>
          </w:tcPr>
          <w:p w:rsidR="00E21426" w:rsidRDefault="000D0864">
            <w:pPr>
              <w:jc w:val="left"/>
              <w:rPr>
                <w:ins w:id="6993" w:author="paulac" w:date="2013-10-08T16:57:00Z"/>
                <w:b w:val="0"/>
                <w:bCs w:val="0"/>
                <w:rPrChange w:id="6994" w:author="paulac" w:date="2013-10-14T13:31:00Z">
                  <w:rPr>
                    <w:ins w:id="6995" w:author="paulac" w:date="2013-10-08T16:57:00Z"/>
                    <w:rFonts w:eastAsiaTheme="minorHAnsi"/>
                    <w:b w:val="0"/>
                    <w:bCs w:val="0"/>
                    <w:szCs w:val="22"/>
                    <w:lang w:val="ca-ES" w:eastAsia="en-US"/>
                  </w:rPr>
                </w:rPrChange>
              </w:rPr>
              <w:pPrChange w:id="6996" w:author="paulac" w:date="2013-10-08T16:57:00Z">
                <w:pPr>
                  <w:spacing w:after="200" w:line="276" w:lineRule="auto"/>
                  <w:jc w:val="left"/>
                </w:pPr>
              </w:pPrChange>
            </w:pPr>
            <w:ins w:id="6997" w:author="paulac" w:date="2013-10-08T16:57:00Z">
              <w:r w:rsidRPr="000D0864">
                <w:rPr>
                  <w:rPrChange w:id="6998" w:author="paulac" w:date="2013-10-14T13:31:00Z">
                    <w:rPr>
                      <w:rFonts w:ascii="Courier New" w:hAnsi="Courier New" w:cs="Courier New"/>
                      <w:color w:val="0000C0"/>
                      <w:u w:val="single"/>
                    </w:rPr>
                  </w:rPrChange>
                </w:rPr>
                <w:t>varRepresentantNif</w:t>
              </w:r>
            </w:ins>
          </w:p>
        </w:tc>
        <w:tc>
          <w:tcPr>
            <w:tcW w:w="5058" w:type="dxa"/>
            <w:tcPrChange w:id="6999" w:author="paulac" w:date="2013-10-15T09:26:00Z">
              <w:tcPr>
                <w:tcW w:w="5752" w:type="dxa"/>
                <w:gridSpan w:val="2"/>
                <w:vAlign w:val="center"/>
              </w:tcPr>
            </w:tcPrChange>
          </w:tcPr>
          <w:p w:rsidR="00E21426" w:rsidRDefault="000D0864">
            <w:pPr>
              <w:jc w:val="left"/>
              <w:cnfStyle w:val="000000000000"/>
              <w:rPr>
                <w:ins w:id="7000" w:author="paulac" w:date="2013-10-08T16:57:00Z"/>
                <w:rPrChange w:id="7001" w:author="paulac" w:date="2013-10-14T13:31:00Z">
                  <w:rPr>
                    <w:ins w:id="7002" w:author="paulac" w:date="2013-10-08T16:57:00Z"/>
                    <w:rFonts w:eastAsiaTheme="minorHAnsi"/>
                    <w:szCs w:val="22"/>
                    <w:lang w:val="ca-ES" w:eastAsia="en-US"/>
                  </w:rPr>
                </w:rPrChange>
              </w:rPr>
              <w:pPrChange w:id="7003" w:author="paulac" w:date="2013-10-14T13:31:00Z">
                <w:pPr>
                  <w:spacing w:after="200" w:line="276" w:lineRule="auto"/>
                  <w:jc w:val="left"/>
                  <w:cnfStyle w:val="000000000000"/>
                </w:pPr>
              </w:pPrChange>
            </w:pPr>
            <w:ins w:id="7004" w:author="paulac" w:date="2013-10-08T17:08:00Z">
              <w:r w:rsidRPr="000D0864">
                <w:rPr>
                  <w:rPrChange w:id="7005" w:author="paulac" w:date="2013-10-14T13:31:00Z">
                    <w:rPr>
                      <w:color w:val="0000FF" w:themeColor="hyperlink"/>
                      <w:u w:val="single"/>
                    </w:rPr>
                  </w:rPrChange>
                </w:rPr>
                <w:t>Variable que en cas de representació, conté el NIF del representant</w:t>
              </w:r>
            </w:ins>
          </w:p>
        </w:tc>
      </w:tr>
      <w:tr w:rsidR="0028700F" w:rsidRPr="00564981" w:rsidTr="00E21426">
        <w:trPr>
          <w:cnfStyle w:val="000000100000"/>
          <w:trHeight w:val="397"/>
          <w:ins w:id="7006" w:author="paulac" w:date="2013-10-08T16:57:00Z"/>
          <w:trPrChange w:id="7007" w:author="paulac" w:date="2013-10-15T09:26:00Z">
            <w:trPr>
              <w:gridBefore w:val="1"/>
              <w:trHeight w:val="397"/>
              <w:jc w:val="center"/>
            </w:trPr>
          </w:trPrChange>
        </w:trPr>
        <w:tc>
          <w:tcPr>
            <w:cnfStyle w:val="001000000000"/>
            <w:tcW w:w="2802" w:type="dxa"/>
            <w:tcPrChange w:id="7008" w:author="paulac" w:date="2013-10-15T09:26:00Z">
              <w:tcPr>
                <w:tcW w:w="2108" w:type="dxa"/>
                <w:gridSpan w:val="2"/>
                <w:vAlign w:val="center"/>
              </w:tcPr>
            </w:tcPrChange>
          </w:tcPr>
          <w:p w:rsidR="00E21426" w:rsidRDefault="000D0864">
            <w:pPr>
              <w:jc w:val="left"/>
              <w:cnfStyle w:val="001000100000"/>
              <w:rPr>
                <w:ins w:id="7009" w:author="paulac" w:date="2013-10-08T16:57:00Z"/>
                <w:b w:val="0"/>
                <w:bCs w:val="0"/>
                <w:rPrChange w:id="7010" w:author="paulac" w:date="2013-10-14T13:31:00Z">
                  <w:rPr>
                    <w:ins w:id="7011" w:author="paulac" w:date="2013-10-08T16:57:00Z"/>
                    <w:rFonts w:eastAsiaTheme="minorHAnsi"/>
                    <w:b w:val="0"/>
                    <w:bCs w:val="0"/>
                    <w:szCs w:val="22"/>
                    <w:lang w:val="ca-ES" w:eastAsia="en-US"/>
                  </w:rPr>
                </w:rPrChange>
              </w:rPr>
              <w:pPrChange w:id="7012" w:author="paulac" w:date="2013-10-08T16:57:00Z">
                <w:pPr>
                  <w:spacing w:after="200" w:line="276" w:lineRule="auto"/>
                  <w:jc w:val="left"/>
                  <w:cnfStyle w:val="001000100000"/>
                </w:pPr>
              </w:pPrChange>
            </w:pPr>
            <w:ins w:id="7013" w:author="paulac" w:date="2013-10-08T16:57:00Z">
              <w:r w:rsidRPr="000D0864">
                <w:rPr>
                  <w:rPrChange w:id="7014" w:author="paulac" w:date="2013-10-14T13:31:00Z">
                    <w:rPr>
                      <w:rFonts w:ascii="Courier New" w:hAnsi="Courier New" w:cs="Courier New"/>
                      <w:color w:val="0000C0"/>
                      <w:u w:val="single"/>
                    </w:rPr>
                  </w:rPrChange>
                </w:rPr>
                <w:t>varRepresentatNif</w:t>
              </w:r>
            </w:ins>
          </w:p>
        </w:tc>
        <w:tc>
          <w:tcPr>
            <w:tcW w:w="5058" w:type="dxa"/>
            <w:tcPrChange w:id="7015" w:author="paulac" w:date="2013-10-15T09:26:00Z">
              <w:tcPr>
                <w:tcW w:w="5752" w:type="dxa"/>
                <w:gridSpan w:val="2"/>
                <w:vAlign w:val="center"/>
              </w:tcPr>
            </w:tcPrChange>
          </w:tcPr>
          <w:p w:rsidR="00E21426" w:rsidRDefault="000D0864">
            <w:pPr>
              <w:jc w:val="left"/>
              <w:cnfStyle w:val="000000100000"/>
              <w:rPr>
                <w:ins w:id="7016" w:author="paulac" w:date="2013-10-08T16:57:00Z"/>
                <w:rPrChange w:id="7017" w:author="paulac" w:date="2013-10-14T13:31:00Z">
                  <w:rPr>
                    <w:ins w:id="7018" w:author="paulac" w:date="2013-10-08T16:57:00Z"/>
                    <w:rFonts w:eastAsiaTheme="minorHAnsi"/>
                    <w:szCs w:val="22"/>
                    <w:lang w:val="ca-ES" w:eastAsia="en-US"/>
                  </w:rPr>
                </w:rPrChange>
              </w:rPr>
              <w:pPrChange w:id="7019" w:author="paulac" w:date="2013-10-08T17:08:00Z">
                <w:pPr>
                  <w:spacing w:after="200" w:line="276" w:lineRule="auto"/>
                  <w:jc w:val="left"/>
                  <w:cnfStyle w:val="000000100000"/>
                </w:pPr>
              </w:pPrChange>
            </w:pPr>
            <w:ins w:id="7020" w:author="paulac" w:date="2013-10-08T17:03:00Z">
              <w:r w:rsidRPr="000D0864">
                <w:rPr>
                  <w:rPrChange w:id="7021" w:author="paulac" w:date="2013-10-14T13:31:00Z">
                    <w:rPr>
                      <w:color w:val="0000FF" w:themeColor="hyperlink"/>
                      <w:u w:val="single"/>
                    </w:rPr>
                  </w:rPrChange>
                </w:rPr>
                <w:t xml:space="preserve">Variable que </w:t>
              </w:r>
            </w:ins>
            <w:ins w:id="7022" w:author="paulac" w:date="2013-10-08T17:07:00Z">
              <w:r w:rsidRPr="000D0864">
                <w:rPr>
                  <w:rPrChange w:id="7023" w:author="paulac" w:date="2013-10-14T13:31:00Z">
                    <w:rPr>
                      <w:color w:val="0000FF" w:themeColor="hyperlink"/>
                      <w:u w:val="single"/>
                    </w:rPr>
                  </w:rPrChange>
                </w:rPr>
                <w:t xml:space="preserve">en cas de representació, </w:t>
              </w:r>
            </w:ins>
            <w:ins w:id="7024" w:author="paulac" w:date="2013-10-08T17:03:00Z">
              <w:r w:rsidRPr="000D0864">
                <w:rPr>
                  <w:rPrChange w:id="7025" w:author="paulac" w:date="2013-10-14T13:31:00Z">
                    <w:rPr>
                      <w:color w:val="0000FF" w:themeColor="hyperlink"/>
                      <w:u w:val="single"/>
                    </w:rPr>
                  </w:rPrChange>
                </w:rPr>
                <w:t>conté</w:t>
              </w:r>
            </w:ins>
            <w:ins w:id="7026" w:author="paulac" w:date="2013-10-08T17:07:00Z">
              <w:r w:rsidRPr="000D0864">
                <w:rPr>
                  <w:rPrChange w:id="7027" w:author="paulac" w:date="2013-10-14T13:31:00Z">
                    <w:rPr>
                      <w:color w:val="0000FF" w:themeColor="hyperlink"/>
                      <w:u w:val="single"/>
                    </w:rPr>
                  </w:rPrChange>
                </w:rPr>
                <w:t xml:space="preserve"> el </w:t>
              </w:r>
            </w:ins>
            <w:ins w:id="7028" w:author="paulac" w:date="2013-10-08T17:08:00Z">
              <w:r w:rsidRPr="000D0864">
                <w:rPr>
                  <w:rPrChange w:id="7029" w:author="paulac" w:date="2013-10-14T13:31:00Z">
                    <w:rPr>
                      <w:color w:val="0000FF" w:themeColor="hyperlink"/>
                      <w:u w:val="single"/>
                    </w:rPr>
                  </w:rPrChange>
                </w:rPr>
                <w:t>NIF</w:t>
              </w:r>
            </w:ins>
            <w:ins w:id="7030" w:author="paulac" w:date="2013-10-08T17:07:00Z">
              <w:r w:rsidRPr="000D0864">
                <w:rPr>
                  <w:rPrChange w:id="7031" w:author="paulac" w:date="2013-10-14T13:31:00Z">
                    <w:rPr>
                      <w:color w:val="0000FF" w:themeColor="hyperlink"/>
                      <w:u w:val="single"/>
                    </w:rPr>
                  </w:rPrChange>
                </w:rPr>
                <w:t xml:space="preserve"> del representat</w:t>
              </w:r>
            </w:ins>
          </w:p>
        </w:tc>
      </w:tr>
      <w:tr w:rsidR="0028700F" w:rsidRPr="00564981" w:rsidTr="00E21426">
        <w:trPr>
          <w:trHeight w:val="397"/>
          <w:ins w:id="7032" w:author="paulac" w:date="2013-10-08T16:57:00Z"/>
          <w:trPrChange w:id="7033" w:author="paulac" w:date="2013-10-15T09:26:00Z">
            <w:trPr>
              <w:gridBefore w:val="1"/>
              <w:trHeight w:val="397"/>
              <w:jc w:val="center"/>
            </w:trPr>
          </w:trPrChange>
        </w:trPr>
        <w:tc>
          <w:tcPr>
            <w:cnfStyle w:val="001000000000"/>
            <w:tcW w:w="2802" w:type="dxa"/>
            <w:tcPrChange w:id="7034" w:author="paulac" w:date="2013-10-15T09:26:00Z">
              <w:tcPr>
                <w:tcW w:w="2108" w:type="dxa"/>
                <w:gridSpan w:val="2"/>
                <w:vAlign w:val="center"/>
              </w:tcPr>
            </w:tcPrChange>
          </w:tcPr>
          <w:p w:rsidR="00E21426" w:rsidRDefault="000D0864">
            <w:pPr>
              <w:jc w:val="left"/>
              <w:rPr>
                <w:ins w:id="7035" w:author="paulac" w:date="2013-10-08T16:57:00Z"/>
                <w:b w:val="0"/>
                <w:bCs w:val="0"/>
                <w:rPrChange w:id="7036" w:author="paulac" w:date="2013-10-14T13:31:00Z">
                  <w:rPr>
                    <w:ins w:id="7037" w:author="paulac" w:date="2013-10-08T16:57:00Z"/>
                    <w:rFonts w:eastAsiaTheme="minorHAnsi"/>
                    <w:b w:val="0"/>
                    <w:bCs w:val="0"/>
                    <w:szCs w:val="22"/>
                    <w:lang w:val="ca-ES" w:eastAsia="en-US"/>
                  </w:rPr>
                </w:rPrChange>
              </w:rPr>
              <w:pPrChange w:id="7038" w:author="paulac" w:date="2013-10-08T16:57:00Z">
                <w:pPr>
                  <w:spacing w:after="200" w:line="276" w:lineRule="auto"/>
                  <w:jc w:val="left"/>
                </w:pPr>
              </w:pPrChange>
            </w:pPr>
            <w:ins w:id="7039" w:author="paulac" w:date="2013-10-08T16:57:00Z">
              <w:r w:rsidRPr="000D0864">
                <w:rPr>
                  <w:rPrChange w:id="7040" w:author="paulac" w:date="2013-10-14T13:31:00Z">
                    <w:rPr>
                      <w:rFonts w:ascii="Courier New" w:hAnsi="Courier New" w:cs="Courier New"/>
                      <w:color w:val="0000C0"/>
                      <w:u w:val="single"/>
                    </w:rPr>
                  </w:rPrChange>
                </w:rPr>
                <w:t>varRepresentatNom</w:t>
              </w:r>
            </w:ins>
          </w:p>
        </w:tc>
        <w:tc>
          <w:tcPr>
            <w:tcW w:w="5058" w:type="dxa"/>
            <w:tcPrChange w:id="7041" w:author="paulac" w:date="2013-10-15T09:26:00Z">
              <w:tcPr>
                <w:tcW w:w="5752" w:type="dxa"/>
                <w:gridSpan w:val="2"/>
                <w:vAlign w:val="center"/>
              </w:tcPr>
            </w:tcPrChange>
          </w:tcPr>
          <w:p w:rsidR="00E21426" w:rsidRDefault="000D0864">
            <w:pPr>
              <w:jc w:val="left"/>
              <w:cnfStyle w:val="000000000000"/>
              <w:rPr>
                <w:ins w:id="7042" w:author="paulac" w:date="2013-10-08T16:57:00Z"/>
                <w:rPrChange w:id="7043" w:author="paulac" w:date="2013-10-14T13:31:00Z">
                  <w:rPr>
                    <w:ins w:id="7044" w:author="paulac" w:date="2013-10-08T16:57:00Z"/>
                    <w:rFonts w:eastAsiaTheme="minorHAnsi"/>
                    <w:szCs w:val="22"/>
                    <w:lang w:val="ca-ES" w:eastAsia="en-US"/>
                  </w:rPr>
                </w:rPrChange>
              </w:rPr>
              <w:pPrChange w:id="7045" w:author="paulac" w:date="2013-10-14T13:31:00Z">
                <w:pPr>
                  <w:spacing w:after="200" w:line="276" w:lineRule="auto"/>
                  <w:jc w:val="left"/>
                  <w:cnfStyle w:val="000000000000"/>
                </w:pPr>
              </w:pPrChange>
            </w:pPr>
            <w:ins w:id="7046" w:author="paulac" w:date="2013-10-08T17:08:00Z">
              <w:r w:rsidRPr="000D0864">
                <w:rPr>
                  <w:rPrChange w:id="7047" w:author="paulac" w:date="2013-10-14T13:31:00Z">
                    <w:rPr>
                      <w:color w:val="0000FF" w:themeColor="hyperlink"/>
                      <w:u w:val="single"/>
                    </w:rPr>
                  </w:rPrChange>
                </w:rPr>
                <w:t>Variable que en cas de representació, conté el nom del representat</w:t>
              </w:r>
            </w:ins>
          </w:p>
        </w:tc>
      </w:tr>
      <w:tr w:rsidR="0028700F" w:rsidRPr="00564981" w:rsidTr="00E21426">
        <w:trPr>
          <w:cnfStyle w:val="000000100000"/>
          <w:trHeight w:val="397"/>
          <w:ins w:id="7048" w:author="paulac" w:date="2013-10-08T16:57:00Z"/>
          <w:trPrChange w:id="7049" w:author="paulac" w:date="2013-10-15T09:26:00Z">
            <w:trPr>
              <w:gridBefore w:val="1"/>
              <w:trHeight w:val="397"/>
              <w:jc w:val="center"/>
            </w:trPr>
          </w:trPrChange>
        </w:trPr>
        <w:tc>
          <w:tcPr>
            <w:cnfStyle w:val="001000000000"/>
            <w:tcW w:w="2802" w:type="dxa"/>
            <w:tcPrChange w:id="7050" w:author="paulac" w:date="2013-10-15T09:26:00Z">
              <w:tcPr>
                <w:tcW w:w="2108" w:type="dxa"/>
                <w:gridSpan w:val="2"/>
                <w:vAlign w:val="center"/>
              </w:tcPr>
            </w:tcPrChange>
          </w:tcPr>
          <w:p w:rsidR="00E21426" w:rsidRDefault="000D0864">
            <w:pPr>
              <w:jc w:val="left"/>
              <w:cnfStyle w:val="001000100000"/>
              <w:rPr>
                <w:ins w:id="7051" w:author="paulac" w:date="2013-10-08T16:57:00Z"/>
                <w:b w:val="0"/>
                <w:bCs w:val="0"/>
                <w:rPrChange w:id="7052" w:author="paulac" w:date="2013-10-14T13:31:00Z">
                  <w:rPr>
                    <w:ins w:id="7053" w:author="paulac" w:date="2013-10-08T16:57:00Z"/>
                    <w:rFonts w:eastAsiaTheme="minorHAnsi"/>
                    <w:b w:val="0"/>
                    <w:bCs w:val="0"/>
                    <w:szCs w:val="22"/>
                    <w:lang w:val="ca-ES" w:eastAsia="en-US"/>
                  </w:rPr>
                </w:rPrChange>
              </w:rPr>
              <w:pPrChange w:id="7054" w:author="paulac" w:date="2013-10-08T16:57:00Z">
                <w:pPr>
                  <w:spacing w:after="200" w:line="276" w:lineRule="auto"/>
                  <w:jc w:val="left"/>
                  <w:cnfStyle w:val="001000100000"/>
                </w:pPr>
              </w:pPrChange>
            </w:pPr>
            <w:ins w:id="7055" w:author="paulac" w:date="2013-10-08T16:57:00Z">
              <w:r w:rsidRPr="000D0864">
                <w:rPr>
                  <w:rPrChange w:id="7056" w:author="paulac" w:date="2013-10-14T13:31:00Z">
                    <w:rPr>
                      <w:rFonts w:ascii="Courier New" w:hAnsi="Courier New" w:cs="Courier New"/>
                      <w:color w:val="0000C0"/>
                      <w:u w:val="single"/>
                    </w:rPr>
                  </w:rPrChange>
                </w:rPr>
                <w:lastRenderedPageBreak/>
                <w:t>comprovarExistencia</w:t>
              </w:r>
            </w:ins>
          </w:p>
        </w:tc>
        <w:tc>
          <w:tcPr>
            <w:tcW w:w="5058" w:type="dxa"/>
            <w:tcPrChange w:id="7057" w:author="paulac" w:date="2013-10-15T09:26:00Z">
              <w:tcPr>
                <w:tcW w:w="5752" w:type="dxa"/>
                <w:gridSpan w:val="2"/>
                <w:vAlign w:val="center"/>
              </w:tcPr>
            </w:tcPrChange>
          </w:tcPr>
          <w:p w:rsidR="00E21426" w:rsidRDefault="00AE5454">
            <w:pPr>
              <w:jc w:val="left"/>
              <w:cnfStyle w:val="000000100000"/>
              <w:rPr>
                <w:ins w:id="7058" w:author="paulac" w:date="2013-10-08T16:57:00Z"/>
                <w:rPrChange w:id="7059" w:author="paulac" w:date="2013-10-14T13:31:00Z">
                  <w:rPr>
                    <w:ins w:id="7060" w:author="paulac" w:date="2013-10-08T16:57:00Z"/>
                    <w:rFonts w:eastAsiaTheme="minorHAnsi"/>
                    <w:szCs w:val="22"/>
                    <w:lang w:val="ca-ES" w:eastAsia="en-US"/>
                  </w:rPr>
                </w:rPrChange>
              </w:rPr>
              <w:pPrChange w:id="7061" w:author="paulac" w:date="2013-10-14T13:31:00Z">
                <w:pPr>
                  <w:spacing w:after="200" w:line="276" w:lineRule="auto"/>
                  <w:jc w:val="left"/>
                  <w:cnfStyle w:val="000000100000"/>
                </w:pPr>
              </w:pPrChange>
            </w:pPr>
            <w:ins w:id="7062" w:author="paulac" w:date="2013-10-14T13:31:00Z">
              <w:r>
                <w:t>Indica si comprobar si l’expedient existeix o no a Sistra</w:t>
              </w:r>
            </w:ins>
          </w:p>
        </w:tc>
      </w:tr>
    </w:tbl>
    <w:p w:rsidR="00E21426" w:rsidRDefault="003F5EC1">
      <w:pPr>
        <w:pStyle w:val="Ttol4"/>
        <w:pPrChange w:id="7063" w:author="paulac" w:date="2013-10-10T11:31:00Z">
          <w:pPr>
            <w:pStyle w:val="Ttol3"/>
            <w:spacing w:before="240" w:after="120"/>
          </w:pPr>
        </w:pPrChange>
      </w:pPr>
      <w:bookmarkStart w:id="7064" w:name="_Toc369593079"/>
      <w:r>
        <w:t>Crear event al sistema de tramitació</w:t>
      </w:r>
      <w:bookmarkEnd w:id="7064"/>
    </w:p>
    <w:p w:rsidR="003F5EC1" w:rsidRPr="002D778A" w:rsidRDefault="003F5EC1" w:rsidP="003F5EC1">
      <w:pPr>
        <w:spacing w:after="120"/>
      </w:pPr>
      <w:r>
        <w:t xml:space="preserve">Aquest handler </w:t>
      </w:r>
      <w:r w:rsidR="009D6E77">
        <w:t>ens permet crear un event per a un expedient al sistema de tramitació</w:t>
      </w:r>
      <w:ins w:id="7065" w:author="paulac" w:date="2013-10-08T17:13:00Z">
        <w:r w:rsidR="00FF47C4">
          <w:t xml:space="preserve"> telemàtica SISTRA</w:t>
        </w:r>
      </w:ins>
      <w:r>
        <w:t>.</w:t>
      </w:r>
      <w:r w:rsidR="009D6E77">
        <w:t xml:space="preserve"> Abans de crear l’event s’ha d’haver creat l’expedient.</w:t>
      </w:r>
      <w:ins w:id="7066" w:author="paulac" w:date="2013-10-08T17:30:00Z">
        <w:r w:rsidR="001C516D">
          <w:t xml:space="preserve"> Permet enviar miss</w:t>
        </w:r>
      </w:ins>
      <w:ins w:id="7067" w:author="paulac" w:date="2013-10-08T17:31:00Z">
        <w:r w:rsidR="001C516D">
          <w:t>a</w:t>
        </w:r>
      </w:ins>
      <w:ins w:id="7068" w:author="paulac" w:date="2013-10-08T17:30:00Z">
        <w:r w:rsidR="001C516D">
          <w:t>tges i</w:t>
        </w:r>
      </w:ins>
      <w:ins w:id="7069" w:author="paulac" w:date="2013-10-08T17:31:00Z">
        <w:r w:rsidR="001C516D">
          <w:t>/</w:t>
        </w:r>
      </w:ins>
      <w:ins w:id="7070" w:author="paulac" w:date="2013-10-08T17:30:00Z">
        <w:r w:rsidR="001C516D">
          <w:t>o documents a la zona personal.</w:t>
        </w:r>
      </w:ins>
    </w:p>
    <w:p w:rsidR="003F5EC1" w:rsidRDefault="003F5EC1" w:rsidP="003F5EC1">
      <w:pPr>
        <w:pStyle w:val="Pargrafdellista"/>
        <w:numPr>
          <w:ilvl w:val="0"/>
          <w:numId w:val="8"/>
        </w:numPr>
      </w:pPr>
      <w:r>
        <w:t xml:space="preserve">Classe: </w:t>
      </w:r>
      <w:r w:rsidRPr="002D778A">
        <w:t>net.conselldemallorca.helium.jbpm3.handlers</w:t>
      </w:r>
      <w:r>
        <w:t>.</w:t>
      </w:r>
      <w:r w:rsidR="00335E2F">
        <w:t>ZonaperEventCrear</w:t>
      </w:r>
      <w:r>
        <w:t>Handler</w:t>
      </w:r>
    </w:p>
    <w:p w:rsidR="003F5EC1" w:rsidRDefault="003F5EC1" w:rsidP="003F5EC1">
      <w:pPr>
        <w:pStyle w:val="Pargrafdellista"/>
        <w:numPr>
          <w:ilvl w:val="0"/>
          <w:numId w:val="8"/>
        </w:numPr>
        <w:rPr>
          <w:ins w:id="7071" w:author="paulac" w:date="2013-10-14T16:20:00Z"/>
        </w:rPr>
      </w:pPr>
      <w:r>
        <w:t>Paràmetres:</w:t>
      </w:r>
    </w:p>
    <w:p w:rsidR="00E21426" w:rsidDel="00E21426" w:rsidRDefault="00E21426">
      <w:pPr>
        <w:rPr>
          <w:del w:id="7072" w:author="paulac" w:date="2013-10-15T09:26:00Z"/>
        </w:rPr>
        <w:pPrChange w:id="7073" w:author="paulac" w:date="2013-10-14T16:20:00Z">
          <w:pPr>
            <w:pStyle w:val="Pargrafdellista"/>
            <w:numPr>
              <w:numId w:val="8"/>
            </w:numPr>
            <w:ind w:hanging="360"/>
          </w:pPr>
        </w:pPrChange>
      </w:pPr>
    </w:p>
    <w:tbl>
      <w:tblPr>
        <w:tblStyle w:val="LIMIT"/>
        <w:tblW w:w="7860" w:type="dxa"/>
        <w:tblLayout w:type="fixed"/>
        <w:tblLook w:val="04A0"/>
        <w:tblPrChange w:id="7074" w:author="paulac" w:date="2013-10-10T11:31:00Z">
          <w:tblPr>
            <w:tblW w:w="7860" w:type="dxa"/>
            <w:jc w:val="center"/>
            <w:tblInd w:w="-157"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Layout w:type="fixed"/>
            <w:tblLook w:val="04A0"/>
          </w:tblPr>
        </w:tblPrChange>
      </w:tblPr>
      <w:tblGrid>
        <w:gridCol w:w="2108"/>
        <w:gridCol w:w="5752"/>
        <w:tblGridChange w:id="7075">
          <w:tblGrid>
            <w:gridCol w:w="628"/>
            <w:gridCol w:w="1480"/>
            <w:gridCol w:w="628"/>
            <w:gridCol w:w="5124"/>
            <w:gridCol w:w="628"/>
          </w:tblGrid>
        </w:tblGridChange>
      </w:tblGrid>
      <w:tr w:rsidR="003F5EC1" w:rsidRPr="00332B27" w:rsidTr="00F420BD">
        <w:trPr>
          <w:cnfStyle w:val="100000000000"/>
          <w:trHeight w:val="340"/>
          <w:trPrChange w:id="7076" w:author="paulac" w:date="2013-10-10T11:31:00Z">
            <w:trPr>
              <w:gridAfter w:val="0"/>
              <w:trHeight w:val="340"/>
              <w:jc w:val="center"/>
            </w:trPr>
          </w:trPrChange>
        </w:trPr>
        <w:tc>
          <w:tcPr>
            <w:cnfStyle w:val="001000000000"/>
            <w:tcW w:w="2108" w:type="dxa"/>
            <w:tcPrChange w:id="7077" w:author="paulac" w:date="2013-10-10T11:31:00Z">
              <w:tcPr>
                <w:tcW w:w="2108" w:type="dxa"/>
                <w:gridSpan w:val="2"/>
              </w:tcPr>
            </w:tcPrChange>
          </w:tcPr>
          <w:p w:rsidR="003F5EC1" w:rsidRPr="00332B27" w:rsidRDefault="003F5EC1" w:rsidP="003F5EC1">
            <w:pPr>
              <w:cnfStyle w:val="101000000000"/>
            </w:pPr>
            <w:r w:rsidRPr="00332B27">
              <w:t>Nom paràmetre</w:t>
            </w:r>
          </w:p>
        </w:tc>
        <w:tc>
          <w:tcPr>
            <w:tcW w:w="5752" w:type="dxa"/>
            <w:tcPrChange w:id="7078" w:author="paulac" w:date="2013-10-10T11:31:00Z">
              <w:tcPr>
                <w:tcW w:w="5752" w:type="dxa"/>
                <w:gridSpan w:val="2"/>
              </w:tcPr>
            </w:tcPrChange>
          </w:tcPr>
          <w:p w:rsidR="003F5EC1" w:rsidRPr="00332B27" w:rsidRDefault="003F5EC1" w:rsidP="003F5EC1">
            <w:pPr>
              <w:cnfStyle w:val="100000000000"/>
            </w:pPr>
            <w:r w:rsidRPr="00332B27">
              <w:t>Descripció</w:t>
            </w:r>
          </w:p>
        </w:tc>
      </w:tr>
      <w:tr w:rsidR="006A2E18" w:rsidRPr="00CE5945" w:rsidTr="00F420BD">
        <w:trPr>
          <w:cnfStyle w:val="000000100000"/>
          <w:trHeight w:val="397"/>
          <w:trPrChange w:id="7079" w:author="paulac" w:date="2013-10-10T11:31:00Z">
            <w:trPr>
              <w:gridAfter w:val="0"/>
              <w:trHeight w:val="397"/>
              <w:jc w:val="center"/>
            </w:trPr>
          </w:trPrChange>
        </w:trPr>
        <w:tc>
          <w:tcPr>
            <w:cnfStyle w:val="001000000000"/>
            <w:tcW w:w="2108" w:type="dxa"/>
            <w:tcPrChange w:id="7080" w:author="paulac" w:date="2013-10-10T11:31:00Z">
              <w:tcPr>
                <w:tcW w:w="2108" w:type="dxa"/>
                <w:gridSpan w:val="2"/>
                <w:vAlign w:val="center"/>
              </w:tcPr>
            </w:tcPrChange>
          </w:tcPr>
          <w:p w:rsidR="006A2E18" w:rsidRPr="00E21426" w:rsidRDefault="000D0864" w:rsidP="00E21426">
            <w:pPr>
              <w:jc w:val="left"/>
              <w:cnfStyle w:val="001000100000"/>
              <w:rPr>
                <w:b w:val="0"/>
                <w:bCs w:val="0"/>
                <w:rPrChange w:id="7081" w:author="paulac" w:date="2013-10-15T09:26:00Z">
                  <w:rPr>
                    <w:rFonts w:eastAsiaTheme="minorHAnsi"/>
                    <w:b w:val="0"/>
                    <w:bCs w:val="0"/>
                    <w:szCs w:val="22"/>
                    <w:lang w:val="ca-ES" w:eastAsia="en-US"/>
                  </w:rPr>
                </w:rPrChange>
              </w:rPr>
              <w:pPrChange w:id="7082" w:author="paulac" w:date="2013-10-15T09:26:00Z">
                <w:pPr>
                  <w:spacing w:after="200" w:line="276" w:lineRule="auto"/>
                  <w:jc w:val="left"/>
                  <w:cnfStyle w:val="001000100000"/>
                </w:pPr>
              </w:pPrChange>
            </w:pPr>
            <w:r w:rsidRPr="000D0864">
              <w:rPr>
                <w:rPrChange w:id="7083" w:author="paulac" w:date="2013-10-14T16:17:00Z">
                  <w:rPr>
                    <w:color w:val="0000FF" w:themeColor="hyperlink"/>
                    <w:u w:val="single"/>
                  </w:rPr>
                </w:rPrChange>
              </w:rPr>
              <w:t>titol</w:t>
            </w:r>
          </w:p>
        </w:tc>
        <w:tc>
          <w:tcPr>
            <w:tcW w:w="5752" w:type="dxa"/>
            <w:tcPrChange w:id="7084" w:author="paulac" w:date="2013-10-10T11:31:00Z">
              <w:tcPr>
                <w:tcW w:w="5752" w:type="dxa"/>
                <w:gridSpan w:val="2"/>
                <w:vAlign w:val="center"/>
              </w:tcPr>
            </w:tcPrChange>
          </w:tcPr>
          <w:p w:rsidR="006A2E18" w:rsidRPr="00CE5945" w:rsidRDefault="006A2E18" w:rsidP="005F31C6">
            <w:pPr>
              <w:jc w:val="left"/>
              <w:cnfStyle w:val="000000100000"/>
            </w:pPr>
            <w:r>
              <w:t>Títol de l’event</w:t>
            </w:r>
          </w:p>
        </w:tc>
      </w:tr>
      <w:tr w:rsidR="006A2E18" w:rsidRPr="00CE5945" w:rsidTr="00F420BD">
        <w:trPr>
          <w:trHeight w:val="397"/>
          <w:trPrChange w:id="7085" w:author="paulac" w:date="2013-10-10T11:31:00Z">
            <w:trPr>
              <w:gridAfter w:val="0"/>
              <w:trHeight w:val="397"/>
              <w:jc w:val="center"/>
            </w:trPr>
          </w:trPrChange>
        </w:trPr>
        <w:tc>
          <w:tcPr>
            <w:cnfStyle w:val="001000000000"/>
            <w:tcW w:w="2108" w:type="dxa"/>
            <w:tcPrChange w:id="7086" w:author="paulac" w:date="2013-10-10T11:31:00Z">
              <w:tcPr>
                <w:tcW w:w="2108" w:type="dxa"/>
                <w:gridSpan w:val="2"/>
                <w:vAlign w:val="center"/>
              </w:tcPr>
            </w:tcPrChange>
          </w:tcPr>
          <w:p w:rsidR="006A2E18" w:rsidRPr="00E21426" w:rsidRDefault="000D0864" w:rsidP="00E21426">
            <w:pPr>
              <w:jc w:val="left"/>
              <w:rPr>
                <w:b w:val="0"/>
                <w:bCs w:val="0"/>
                <w:rPrChange w:id="7087" w:author="paulac" w:date="2013-10-15T09:26:00Z">
                  <w:rPr>
                    <w:rFonts w:eastAsiaTheme="minorHAnsi"/>
                    <w:b w:val="0"/>
                    <w:bCs w:val="0"/>
                    <w:szCs w:val="22"/>
                    <w:lang w:val="ca-ES" w:eastAsia="en-US"/>
                  </w:rPr>
                </w:rPrChange>
              </w:rPr>
              <w:pPrChange w:id="7088" w:author="paulac" w:date="2013-10-15T09:26:00Z">
                <w:pPr>
                  <w:spacing w:after="200" w:line="276" w:lineRule="auto"/>
                  <w:jc w:val="left"/>
                </w:pPr>
              </w:pPrChange>
            </w:pPr>
            <w:r w:rsidRPr="000D0864">
              <w:rPr>
                <w:rPrChange w:id="7089" w:author="paulac" w:date="2013-10-14T16:17:00Z">
                  <w:rPr>
                    <w:color w:val="0000FF" w:themeColor="hyperlink"/>
                    <w:u w:val="single"/>
                  </w:rPr>
                </w:rPrChange>
              </w:rPr>
              <w:t>varTitol</w:t>
            </w:r>
          </w:p>
        </w:tc>
        <w:tc>
          <w:tcPr>
            <w:tcW w:w="5752" w:type="dxa"/>
            <w:tcPrChange w:id="7090" w:author="paulac" w:date="2013-10-10T11:31:00Z">
              <w:tcPr>
                <w:tcW w:w="5752" w:type="dxa"/>
                <w:gridSpan w:val="2"/>
                <w:vAlign w:val="center"/>
              </w:tcPr>
            </w:tcPrChange>
          </w:tcPr>
          <w:p w:rsidR="006A2E18" w:rsidRPr="00CE5945" w:rsidRDefault="006A2E18" w:rsidP="005F31C6">
            <w:pPr>
              <w:jc w:val="left"/>
              <w:cnfStyle w:val="000000000000"/>
            </w:pPr>
            <w:r w:rsidRPr="00CE5945">
              <w:t xml:space="preserve">Variable que conté el </w:t>
            </w:r>
            <w:r>
              <w:t>títol de l’event</w:t>
            </w:r>
          </w:p>
        </w:tc>
      </w:tr>
      <w:tr w:rsidR="006A2E18" w:rsidRPr="00CE5945" w:rsidTr="00F420BD">
        <w:trPr>
          <w:cnfStyle w:val="000000100000"/>
          <w:trHeight w:val="397"/>
          <w:trPrChange w:id="7091" w:author="paulac" w:date="2013-10-10T11:31:00Z">
            <w:trPr>
              <w:gridAfter w:val="0"/>
              <w:trHeight w:val="397"/>
              <w:jc w:val="center"/>
            </w:trPr>
          </w:trPrChange>
        </w:trPr>
        <w:tc>
          <w:tcPr>
            <w:cnfStyle w:val="001000000000"/>
            <w:tcW w:w="2108" w:type="dxa"/>
            <w:tcPrChange w:id="7092" w:author="paulac" w:date="2013-10-10T11:31:00Z">
              <w:tcPr>
                <w:tcW w:w="2108" w:type="dxa"/>
                <w:gridSpan w:val="2"/>
                <w:vAlign w:val="center"/>
              </w:tcPr>
            </w:tcPrChange>
          </w:tcPr>
          <w:p w:rsidR="006A2E18" w:rsidRPr="00E21426" w:rsidRDefault="000D0864" w:rsidP="00E21426">
            <w:pPr>
              <w:jc w:val="left"/>
              <w:cnfStyle w:val="001000100000"/>
              <w:rPr>
                <w:b w:val="0"/>
                <w:bCs w:val="0"/>
                <w:rPrChange w:id="7093" w:author="paulac" w:date="2013-10-15T09:26:00Z">
                  <w:rPr>
                    <w:rFonts w:eastAsiaTheme="minorHAnsi"/>
                    <w:b w:val="0"/>
                    <w:bCs w:val="0"/>
                    <w:szCs w:val="22"/>
                    <w:lang w:val="ca-ES" w:eastAsia="en-US"/>
                  </w:rPr>
                </w:rPrChange>
              </w:rPr>
              <w:pPrChange w:id="7094" w:author="paulac" w:date="2013-10-15T09:26:00Z">
                <w:pPr>
                  <w:spacing w:after="200" w:line="276" w:lineRule="auto"/>
                  <w:jc w:val="left"/>
                  <w:cnfStyle w:val="001000100000"/>
                </w:pPr>
              </w:pPrChange>
            </w:pPr>
            <w:r w:rsidRPr="000D0864">
              <w:rPr>
                <w:rPrChange w:id="7095" w:author="paulac" w:date="2013-10-14T16:17:00Z">
                  <w:rPr>
                    <w:color w:val="0000FF" w:themeColor="hyperlink"/>
                    <w:u w:val="single"/>
                  </w:rPr>
                </w:rPrChange>
              </w:rPr>
              <w:t>text</w:t>
            </w:r>
          </w:p>
        </w:tc>
        <w:tc>
          <w:tcPr>
            <w:tcW w:w="5752" w:type="dxa"/>
            <w:tcPrChange w:id="7096" w:author="paulac" w:date="2013-10-10T11:31:00Z">
              <w:tcPr>
                <w:tcW w:w="5752" w:type="dxa"/>
                <w:gridSpan w:val="2"/>
                <w:vAlign w:val="center"/>
              </w:tcPr>
            </w:tcPrChange>
          </w:tcPr>
          <w:p w:rsidR="006A2E18" w:rsidRPr="00CE5945" w:rsidRDefault="006A2E18" w:rsidP="006A2E18">
            <w:pPr>
              <w:jc w:val="left"/>
              <w:cnfStyle w:val="000000100000"/>
            </w:pPr>
            <w:r>
              <w:t>Text de l’event</w:t>
            </w:r>
          </w:p>
        </w:tc>
      </w:tr>
      <w:tr w:rsidR="006A2E18" w:rsidRPr="00CE5945" w:rsidTr="00F420BD">
        <w:trPr>
          <w:trHeight w:val="397"/>
          <w:trPrChange w:id="7097" w:author="paulac" w:date="2013-10-10T11:31:00Z">
            <w:trPr>
              <w:gridAfter w:val="0"/>
              <w:trHeight w:val="397"/>
              <w:jc w:val="center"/>
            </w:trPr>
          </w:trPrChange>
        </w:trPr>
        <w:tc>
          <w:tcPr>
            <w:cnfStyle w:val="001000000000"/>
            <w:tcW w:w="2108" w:type="dxa"/>
            <w:tcPrChange w:id="7098" w:author="paulac" w:date="2013-10-10T11:31:00Z">
              <w:tcPr>
                <w:tcW w:w="2108" w:type="dxa"/>
                <w:gridSpan w:val="2"/>
                <w:vAlign w:val="center"/>
              </w:tcPr>
            </w:tcPrChange>
          </w:tcPr>
          <w:p w:rsidR="006A2E18" w:rsidRPr="00E21426" w:rsidRDefault="000D0864" w:rsidP="00E21426">
            <w:pPr>
              <w:jc w:val="left"/>
              <w:rPr>
                <w:b w:val="0"/>
                <w:bCs w:val="0"/>
                <w:rPrChange w:id="7099" w:author="paulac" w:date="2013-10-15T09:26:00Z">
                  <w:rPr>
                    <w:rFonts w:eastAsiaTheme="minorHAnsi"/>
                    <w:b w:val="0"/>
                    <w:bCs w:val="0"/>
                    <w:szCs w:val="22"/>
                    <w:lang w:val="ca-ES" w:eastAsia="en-US"/>
                  </w:rPr>
                </w:rPrChange>
              </w:rPr>
              <w:pPrChange w:id="7100" w:author="paulac" w:date="2013-10-15T09:26:00Z">
                <w:pPr>
                  <w:spacing w:after="200" w:line="276" w:lineRule="auto"/>
                  <w:jc w:val="left"/>
                </w:pPr>
              </w:pPrChange>
            </w:pPr>
            <w:r w:rsidRPr="000D0864">
              <w:rPr>
                <w:rPrChange w:id="7101" w:author="paulac" w:date="2013-10-14T16:17:00Z">
                  <w:rPr>
                    <w:color w:val="0000FF" w:themeColor="hyperlink"/>
                    <w:u w:val="single"/>
                  </w:rPr>
                </w:rPrChange>
              </w:rPr>
              <w:t>varText</w:t>
            </w:r>
          </w:p>
        </w:tc>
        <w:tc>
          <w:tcPr>
            <w:tcW w:w="5752" w:type="dxa"/>
            <w:tcPrChange w:id="7102" w:author="paulac" w:date="2013-10-10T11:31:00Z">
              <w:tcPr>
                <w:tcW w:w="5752" w:type="dxa"/>
                <w:gridSpan w:val="2"/>
                <w:vAlign w:val="center"/>
              </w:tcPr>
            </w:tcPrChange>
          </w:tcPr>
          <w:p w:rsidR="006A2E18" w:rsidRPr="00CE5945" w:rsidRDefault="006A2E18" w:rsidP="006A2E18">
            <w:pPr>
              <w:jc w:val="left"/>
              <w:cnfStyle w:val="000000000000"/>
            </w:pPr>
            <w:r w:rsidRPr="00CE5945">
              <w:t xml:space="preserve">Variable que conté el </w:t>
            </w:r>
            <w:r>
              <w:t>text de l’event</w:t>
            </w:r>
          </w:p>
        </w:tc>
      </w:tr>
      <w:tr w:rsidR="006A2E18" w:rsidRPr="00CE5945" w:rsidTr="00F420BD">
        <w:trPr>
          <w:cnfStyle w:val="000000100000"/>
          <w:trHeight w:val="397"/>
          <w:trPrChange w:id="7103" w:author="paulac" w:date="2013-10-10T11:31:00Z">
            <w:trPr>
              <w:gridAfter w:val="0"/>
              <w:trHeight w:val="397"/>
              <w:jc w:val="center"/>
            </w:trPr>
          </w:trPrChange>
        </w:trPr>
        <w:tc>
          <w:tcPr>
            <w:cnfStyle w:val="001000000000"/>
            <w:tcW w:w="2108" w:type="dxa"/>
            <w:tcPrChange w:id="7104" w:author="paulac" w:date="2013-10-10T11:31:00Z">
              <w:tcPr>
                <w:tcW w:w="2108" w:type="dxa"/>
                <w:gridSpan w:val="2"/>
                <w:vAlign w:val="center"/>
              </w:tcPr>
            </w:tcPrChange>
          </w:tcPr>
          <w:p w:rsidR="006A2E18" w:rsidRPr="00E21426" w:rsidRDefault="000D0864" w:rsidP="00E21426">
            <w:pPr>
              <w:jc w:val="left"/>
              <w:cnfStyle w:val="001000100000"/>
              <w:rPr>
                <w:b w:val="0"/>
                <w:bCs w:val="0"/>
                <w:rPrChange w:id="7105" w:author="paulac" w:date="2013-10-15T09:26:00Z">
                  <w:rPr>
                    <w:rFonts w:eastAsiaTheme="minorHAnsi"/>
                    <w:b w:val="0"/>
                    <w:bCs w:val="0"/>
                    <w:szCs w:val="22"/>
                    <w:lang w:val="ca-ES" w:eastAsia="en-US"/>
                  </w:rPr>
                </w:rPrChange>
              </w:rPr>
              <w:pPrChange w:id="7106" w:author="paulac" w:date="2013-10-15T09:26:00Z">
                <w:pPr>
                  <w:spacing w:after="200" w:line="276" w:lineRule="auto"/>
                  <w:jc w:val="left"/>
                  <w:cnfStyle w:val="001000100000"/>
                </w:pPr>
              </w:pPrChange>
            </w:pPr>
            <w:r w:rsidRPr="000D0864">
              <w:rPr>
                <w:rPrChange w:id="7107" w:author="paulac" w:date="2013-10-14T16:18:00Z">
                  <w:rPr>
                    <w:color w:val="0000FF" w:themeColor="hyperlink"/>
                    <w:u w:val="single"/>
                  </w:rPr>
                </w:rPrChange>
              </w:rPr>
              <w:t>textSms</w:t>
            </w:r>
          </w:p>
        </w:tc>
        <w:tc>
          <w:tcPr>
            <w:tcW w:w="5752" w:type="dxa"/>
            <w:tcPrChange w:id="7108" w:author="paulac" w:date="2013-10-10T11:31:00Z">
              <w:tcPr>
                <w:tcW w:w="5752" w:type="dxa"/>
                <w:gridSpan w:val="2"/>
                <w:vAlign w:val="center"/>
              </w:tcPr>
            </w:tcPrChange>
          </w:tcPr>
          <w:p w:rsidR="006A2E18" w:rsidRPr="00CE5945" w:rsidRDefault="006A2E18" w:rsidP="005F31C6">
            <w:pPr>
              <w:jc w:val="left"/>
              <w:cnfStyle w:val="000000100000"/>
            </w:pPr>
            <w:r>
              <w:t>Text de l’SMS</w:t>
            </w:r>
          </w:p>
        </w:tc>
      </w:tr>
      <w:tr w:rsidR="006A2E18" w:rsidRPr="00CE5945" w:rsidTr="00F420BD">
        <w:trPr>
          <w:trHeight w:val="397"/>
          <w:trPrChange w:id="7109" w:author="paulac" w:date="2013-10-10T11:31:00Z">
            <w:trPr>
              <w:gridAfter w:val="0"/>
              <w:trHeight w:val="397"/>
              <w:jc w:val="center"/>
            </w:trPr>
          </w:trPrChange>
        </w:trPr>
        <w:tc>
          <w:tcPr>
            <w:cnfStyle w:val="001000000000"/>
            <w:tcW w:w="2108" w:type="dxa"/>
            <w:tcPrChange w:id="7110" w:author="paulac" w:date="2013-10-10T11:31:00Z">
              <w:tcPr>
                <w:tcW w:w="2108" w:type="dxa"/>
                <w:gridSpan w:val="2"/>
                <w:vAlign w:val="center"/>
              </w:tcPr>
            </w:tcPrChange>
          </w:tcPr>
          <w:p w:rsidR="006A2E18" w:rsidRPr="00E21426" w:rsidRDefault="000D0864" w:rsidP="00E21426">
            <w:pPr>
              <w:jc w:val="left"/>
              <w:rPr>
                <w:b w:val="0"/>
                <w:bCs w:val="0"/>
                <w:rPrChange w:id="7111" w:author="paulac" w:date="2013-10-15T09:26:00Z">
                  <w:rPr>
                    <w:rFonts w:eastAsiaTheme="minorHAnsi"/>
                    <w:b w:val="0"/>
                    <w:bCs w:val="0"/>
                    <w:szCs w:val="22"/>
                    <w:lang w:val="ca-ES" w:eastAsia="en-US"/>
                  </w:rPr>
                </w:rPrChange>
              </w:rPr>
              <w:pPrChange w:id="7112" w:author="paulac" w:date="2013-10-15T09:26:00Z">
                <w:pPr>
                  <w:spacing w:after="200" w:line="276" w:lineRule="auto"/>
                  <w:jc w:val="left"/>
                </w:pPr>
              </w:pPrChange>
            </w:pPr>
            <w:r w:rsidRPr="000D0864">
              <w:rPr>
                <w:rPrChange w:id="7113" w:author="paulac" w:date="2013-10-14T16:18:00Z">
                  <w:rPr>
                    <w:color w:val="0000FF" w:themeColor="hyperlink"/>
                    <w:u w:val="single"/>
                  </w:rPr>
                </w:rPrChange>
              </w:rPr>
              <w:t>varTextSms</w:t>
            </w:r>
          </w:p>
        </w:tc>
        <w:tc>
          <w:tcPr>
            <w:tcW w:w="5752" w:type="dxa"/>
            <w:tcPrChange w:id="7114" w:author="paulac" w:date="2013-10-10T11:31:00Z">
              <w:tcPr>
                <w:tcW w:w="5752" w:type="dxa"/>
                <w:gridSpan w:val="2"/>
                <w:vAlign w:val="center"/>
              </w:tcPr>
            </w:tcPrChange>
          </w:tcPr>
          <w:p w:rsidR="006A2E18" w:rsidRPr="00CE5945" w:rsidRDefault="006A2E18" w:rsidP="006A2E18">
            <w:pPr>
              <w:jc w:val="left"/>
              <w:cnfStyle w:val="000000000000"/>
            </w:pPr>
            <w:r w:rsidRPr="00CE5945">
              <w:t xml:space="preserve">Variable que conté el </w:t>
            </w:r>
            <w:r>
              <w:t>text de l’SMS</w:t>
            </w:r>
          </w:p>
        </w:tc>
      </w:tr>
      <w:tr w:rsidR="006A2E18" w:rsidRPr="00CE5945" w:rsidTr="00F420BD">
        <w:trPr>
          <w:cnfStyle w:val="000000100000"/>
          <w:trHeight w:val="397"/>
          <w:trPrChange w:id="7115" w:author="paulac" w:date="2013-10-10T11:31:00Z">
            <w:trPr>
              <w:gridAfter w:val="0"/>
              <w:trHeight w:val="397"/>
              <w:jc w:val="center"/>
            </w:trPr>
          </w:trPrChange>
        </w:trPr>
        <w:tc>
          <w:tcPr>
            <w:cnfStyle w:val="001000000000"/>
            <w:tcW w:w="2108" w:type="dxa"/>
            <w:tcPrChange w:id="7116" w:author="paulac" w:date="2013-10-10T11:31:00Z">
              <w:tcPr>
                <w:tcW w:w="2108" w:type="dxa"/>
                <w:gridSpan w:val="2"/>
                <w:vAlign w:val="center"/>
              </w:tcPr>
            </w:tcPrChange>
          </w:tcPr>
          <w:p w:rsidR="006A2E18" w:rsidRPr="00E21426" w:rsidRDefault="000D0864" w:rsidP="00E21426">
            <w:pPr>
              <w:jc w:val="left"/>
              <w:cnfStyle w:val="001000100000"/>
              <w:rPr>
                <w:b w:val="0"/>
                <w:bCs w:val="0"/>
                <w:rPrChange w:id="7117" w:author="paulac" w:date="2013-10-15T09:26:00Z">
                  <w:rPr>
                    <w:rFonts w:eastAsiaTheme="minorHAnsi"/>
                    <w:b w:val="0"/>
                    <w:bCs w:val="0"/>
                    <w:szCs w:val="22"/>
                    <w:lang w:val="ca-ES" w:eastAsia="en-US"/>
                  </w:rPr>
                </w:rPrChange>
              </w:rPr>
              <w:pPrChange w:id="7118" w:author="paulac" w:date="2013-10-15T09:26:00Z">
                <w:pPr>
                  <w:spacing w:after="200" w:line="276" w:lineRule="auto"/>
                  <w:jc w:val="left"/>
                  <w:cnfStyle w:val="001000100000"/>
                </w:pPr>
              </w:pPrChange>
            </w:pPr>
            <w:r w:rsidRPr="000D0864">
              <w:rPr>
                <w:rPrChange w:id="7119" w:author="paulac" w:date="2013-10-14T16:18:00Z">
                  <w:rPr>
                    <w:color w:val="0000FF" w:themeColor="hyperlink"/>
                    <w:u w:val="single"/>
                  </w:rPr>
                </w:rPrChange>
              </w:rPr>
              <w:t>enllasConsulta</w:t>
            </w:r>
          </w:p>
        </w:tc>
        <w:tc>
          <w:tcPr>
            <w:tcW w:w="5752" w:type="dxa"/>
            <w:tcPrChange w:id="7120" w:author="paulac" w:date="2013-10-10T11:31:00Z">
              <w:tcPr>
                <w:tcW w:w="5752" w:type="dxa"/>
                <w:gridSpan w:val="2"/>
                <w:vAlign w:val="center"/>
              </w:tcPr>
            </w:tcPrChange>
          </w:tcPr>
          <w:p w:rsidR="006A2E18" w:rsidRPr="00CE5945" w:rsidRDefault="006A2E18" w:rsidP="005F31C6">
            <w:pPr>
              <w:jc w:val="left"/>
              <w:cnfStyle w:val="000000100000"/>
            </w:pPr>
            <w:r>
              <w:t>URL de consulta per a l’event</w:t>
            </w:r>
          </w:p>
        </w:tc>
      </w:tr>
      <w:tr w:rsidR="006A2E18" w:rsidRPr="00CE5945" w:rsidTr="00F420BD">
        <w:trPr>
          <w:trHeight w:val="397"/>
          <w:trPrChange w:id="7121" w:author="paulac" w:date="2013-10-10T11:31:00Z">
            <w:trPr>
              <w:gridAfter w:val="0"/>
              <w:trHeight w:val="397"/>
              <w:jc w:val="center"/>
            </w:trPr>
          </w:trPrChange>
        </w:trPr>
        <w:tc>
          <w:tcPr>
            <w:cnfStyle w:val="001000000000"/>
            <w:tcW w:w="2108" w:type="dxa"/>
            <w:tcPrChange w:id="7122" w:author="paulac" w:date="2013-10-10T11:31:00Z">
              <w:tcPr>
                <w:tcW w:w="2108" w:type="dxa"/>
                <w:gridSpan w:val="2"/>
                <w:vAlign w:val="center"/>
              </w:tcPr>
            </w:tcPrChange>
          </w:tcPr>
          <w:p w:rsidR="006A2E18" w:rsidRPr="00E21426" w:rsidRDefault="000D0864" w:rsidP="00E21426">
            <w:pPr>
              <w:jc w:val="left"/>
              <w:rPr>
                <w:b w:val="0"/>
                <w:bCs w:val="0"/>
                <w:rPrChange w:id="7123" w:author="paulac" w:date="2013-10-15T09:26:00Z">
                  <w:rPr>
                    <w:rFonts w:eastAsiaTheme="minorHAnsi"/>
                    <w:b w:val="0"/>
                    <w:bCs w:val="0"/>
                    <w:szCs w:val="22"/>
                    <w:lang w:val="ca-ES" w:eastAsia="en-US"/>
                  </w:rPr>
                </w:rPrChange>
              </w:rPr>
              <w:pPrChange w:id="7124" w:author="paulac" w:date="2013-10-15T09:26:00Z">
                <w:pPr>
                  <w:spacing w:after="200" w:line="276" w:lineRule="auto"/>
                  <w:jc w:val="left"/>
                </w:pPr>
              </w:pPrChange>
            </w:pPr>
            <w:r w:rsidRPr="000D0864">
              <w:rPr>
                <w:rPrChange w:id="7125" w:author="paulac" w:date="2013-10-14T16:18:00Z">
                  <w:rPr>
                    <w:color w:val="0000FF" w:themeColor="hyperlink"/>
                    <w:u w:val="single"/>
                  </w:rPr>
                </w:rPrChange>
              </w:rPr>
              <w:t>varEnllasConsulta</w:t>
            </w:r>
          </w:p>
        </w:tc>
        <w:tc>
          <w:tcPr>
            <w:tcW w:w="5752" w:type="dxa"/>
            <w:tcPrChange w:id="7126" w:author="paulac" w:date="2013-10-10T11:31:00Z">
              <w:tcPr>
                <w:tcW w:w="5752" w:type="dxa"/>
                <w:gridSpan w:val="2"/>
                <w:vAlign w:val="center"/>
              </w:tcPr>
            </w:tcPrChange>
          </w:tcPr>
          <w:p w:rsidR="006A2E18" w:rsidRPr="00CE5945" w:rsidRDefault="006A2E18" w:rsidP="006A2E18">
            <w:pPr>
              <w:jc w:val="left"/>
              <w:cnfStyle w:val="000000000000"/>
            </w:pPr>
            <w:r w:rsidRPr="00CE5945">
              <w:t xml:space="preserve">Variable que conté </w:t>
            </w:r>
            <w:r>
              <w:t>la URL de consulta per a l’event</w:t>
            </w:r>
          </w:p>
        </w:tc>
      </w:tr>
      <w:tr w:rsidR="006A2E18" w:rsidRPr="00CE5945" w:rsidTr="00F420BD">
        <w:trPr>
          <w:cnfStyle w:val="000000100000"/>
          <w:trHeight w:val="397"/>
          <w:trPrChange w:id="7127" w:author="paulac" w:date="2013-10-10T11:31:00Z">
            <w:trPr>
              <w:gridAfter w:val="0"/>
              <w:trHeight w:val="397"/>
              <w:jc w:val="center"/>
            </w:trPr>
          </w:trPrChange>
        </w:trPr>
        <w:tc>
          <w:tcPr>
            <w:cnfStyle w:val="001000000000"/>
            <w:tcW w:w="2108" w:type="dxa"/>
            <w:tcPrChange w:id="7128" w:author="paulac" w:date="2013-10-10T11:31:00Z">
              <w:tcPr>
                <w:tcW w:w="2108" w:type="dxa"/>
                <w:gridSpan w:val="2"/>
                <w:vAlign w:val="center"/>
              </w:tcPr>
            </w:tcPrChange>
          </w:tcPr>
          <w:p w:rsidR="006A2E18" w:rsidRPr="00E21426" w:rsidRDefault="000D0864" w:rsidP="00E21426">
            <w:pPr>
              <w:jc w:val="left"/>
              <w:cnfStyle w:val="001000100000"/>
              <w:rPr>
                <w:b w:val="0"/>
                <w:bCs w:val="0"/>
                <w:rPrChange w:id="7129" w:author="paulac" w:date="2013-10-15T09:26:00Z">
                  <w:rPr>
                    <w:rFonts w:eastAsiaTheme="minorHAnsi"/>
                    <w:b w:val="0"/>
                    <w:bCs w:val="0"/>
                    <w:szCs w:val="22"/>
                    <w:lang w:val="ca-ES" w:eastAsia="en-US"/>
                  </w:rPr>
                </w:rPrChange>
              </w:rPr>
              <w:pPrChange w:id="7130" w:author="paulac" w:date="2013-10-15T09:26:00Z">
                <w:pPr>
                  <w:spacing w:after="200" w:line="276" w:lineRule="auto"/>
                  <w:jc w:val="left"/>
                  <w:cnfStyle w:val="001000100000"/>
                </w:pPr>
              </w:pPrChange>
            </w:pPr>
            <w:r w:rsidRPr="000D0864">
              <w:rPr>
                <w:rPrChange w:id="7131" w:author="paulac" w:date="2013-10-14T16:18:00Z">
                  <w:rPr>
                    <w:color w:val="0000FF" w:themeColor="hyperlink"/>
                    <w:u w:val="single"/>
                  </w:rPr>
                </w:rPrChange>
              </w:rPr>
              <w:t>data</w:t>
            </w:r>
          </w:p>
        </w:tc>
        <w:tc>
          <w:tcPr>
            <w:tcW w:w="5752" w:type="dxa"/>
            <w:tcPrChange w:id="7132" w:author="paulac" w:date="2013-10-10T11:31:00Z">
              <w:tcPr>
                <w:tcW w:w="5752" w:type="dxa"/>
                <w:gridSpan w:val="2"/>
                <w:vAlign w:val="center"/>
              </w:tcPr>
            </w:tcPrChange>
          </w:tcPr>
          <w:p w:rsidR="006A2E18" w:rsidRPr="00CE5945" w:rsidRDefault="006A2E18" w:rsidP="005F31C6">
            <w:pPr>
              <w:jc w:val="left"/>
              <w:cnfStyle w:val="000000100000"/>
            </w:pPr>
            <w:r>
              <w:t>Data de l’event</w:t>
            </w:r>
          </w:p>
        </w:tc>
      </w:tr>
      <w:tr w:rsidR="006A2E18" w:rsidRPr="00CE5945" w:rsidTr="00F420BD">
        <w:trPr>
          <w:trHeight w:val="397"/>
          <w:trPrChange w:id="7133" w:author="paulac" w:date="2013-10-10T11:31:00Z">
            <w:trPr>
              <w:gridAfter w:val="0"/>
              <w:trHeight w:val="397"/>
              <w:jc w:val="center"/>
            </w:trPr>
          </w:trPrChange>
        </w:trPr>
        <w:tc>
          <w:tcPr>
            <w:cnfStyle w:val="001000000000"/>
            <w:tcW w:w="2108" w:type="dxa"/>
            <w:tcPrChange w:id="7134" w:author="paulac" w:date="2013-10-10T11:31:00Z">
              <w:tcPr>
                <w:tcW w:w="2108" w:type="dxa"/>
                <w:gridSpan w:val="2"/>
                <w:vAlign w:val="center"/>
              </w:tcPr>
            </w:tcPrChange>
          </w:tcPr>
          <w:p w:rsidR="006A2E18" w:rsidRPr="00E21426" w:rsidRDefault="000D0864" w:rsidP="00E21426">
            <w:pPr>
              <w:jc w:val="left"/>
              <w:rPr>
                <w:b w:val="0"/>
                <w:bCs w:val="0"/>
                <w:rPrChange w:id="7135" w:author="paulac" w:date="2013-10-15T09:26:00Z">
                  <w:rPr>
                    <w:rFonts w:eastAsiaTheme="minorHAnsi"/>
                    <w:b w:val="0"/>
                    <w:bCs w:val="0"/>
                    <w:szCs w:val="22"/>
                    <w:lang w:val="ca-ES" w:eastAsia="en-US"/>
                  </w:rPr>
                </w:rPrChange>
              </w:rPr>
              <w:pPrChange w:id="7136" w:author="paulac" w:date="2013-10-15T09:26:00Z">
                <w:pPr>
                  <w:spacing w:after="200" w:line="276" w:lineRule="auto"/>
                  <w:jc w:val="left"/>
                </w:pPr>
              </w:pPrChange>
            </w:pPr>
            <w:r w:rsidRPr="000D0864">
              <w:rPr>
                <w:rPrChange w:id="7137" w:author="paulac" w:date="2013-10-14T16:18:00Z">
                  <w:rPr>
                    <w:color w:val="0000FF" w:themeColor="hyperlink"/>
                    <w:u w:val="single"/>
                  </w:rPr>
                </w:rPrChange>
              </w:rPr>
              <w:t>varData</w:t>
            </w:r>
          </w:p>
        </w:tc>
        <w:tc>
          <w:tcPr>
            <w:tcW w:w="5752" w:type="dxa"/>
            <w:tcPrChange w:id="7138" w:author="paulac" w:date="2013-10-10T11:31:00Z">
              <w:tcPr>
                <w:tcW w:w="5752" w:type="dxa"/>
                <w:gridSpan w:val="2"/>
                <w:vAlign w:val="center"/>
              </w:tcPr>
            </w:tcPrChange>
          </w:tcPr>
          <w:p w:rsidR="006A2E18" w:rsidRPr="00CE5945" w:rsidRDefault="006A2E18" w:rsidP="006A2E18">
            <w:pPr>
              <w:jc w:val="left"/>
              <w:cnfStyle w:val="000000000000"/>
            </w:pPr>
            <w:r w:rsidRPr="00CE5945">
              <w:t xml:space="preserve">Variable que conté </w:t>
            </w:r>
            <w:r>
              <w:t>la data de l’event</w:t>
            </w:r>
          </w:p>
        </w:tc>
      </w:tr>
      <w:tr w:rsidR="004F7947" w:rsidRPr="00AE5454" w:rsidTr="00F420BD">
        <w:trPr>
          <w:cnfStyle w:val="000000100000"/>
          <w:trHeight w:val="397"/>
          <w:ins w:id="7139" w:author="paulac" w:date="2013-10-08T17:12:00Z"/>
          <w:trPrChange w:id="7140" w:author="paulac" w:date="2013-10-10T11:31:00Z">
            <w:trPr>
              <w:gridBefore w:val="1"/>
              <w:trHeight w:val="397"/>
              <w:jc w:val="center"/>
            </w:trPr>
          </w:trPrChange>
        </w:trPr>
        <w:tc>
          <w:tcPr>
            <w:cnfStyle w:val="001000000000"/>
            <w:tcW w:w="2108" w:type="dxa"/>
            <w:tcPrChange w:id="7141" w:author="paulac" w:date="2013-10-10T11:31:00Z">
              <w:tcPr>
                <w:tcW w:w="2108" w:type="dxa"/>
                <w:gridSpan w:val="2"/>
                <w:vAlign w:val="center"/>
              </w:tcPr>
            </w:tcPrChange>
          </w:tcPr>
          <w:p w:rsidR="00E21426" w:rsidRPr="00E21426" w:rsidRDefault="000D0864">
            <w:pPr>
              <w:jc w:val="left"/>
              <w:cnfStyle w:val="001000100000"/>
              <w:rPr>
                <w:ins w:id="7142" w:author="paulac" w:date="2013-10-08T17:12:00Z"/>
                <w:b w:val="0"/>
                <w:bCs w:val="0"/>
                <w:rPrChange w:id="7143" w:author="paulac" w:date="2013-10-15T09:26:00Z">
                  <w:rPr>
                    <w:ins w:id="7144" w:author="paulac" w:date="2013-10-08T17:12:00Z"/>
                    <w:rFonts w:eastAsiaTheme="minorHAnsi"/>
                    <w:b w:val="0"/>
                    <w:bCs w:val="0"/>
                    <w:szCs w:val="22"/>
                    <w:lang w:val="ca-ES" w:eastAsia="en-US"/>
                  </w:rPr>
                </w:rPrChange>
              </w:rPr>
              <w:pPrChange w:id="7145" w:author="paulac" w:date="2013-10-08T17:12:00Z">
                <w:pPr>
                  <w:spacing w:after="200" w:line="276" w:lineRule="auto"/>
                  <w:jc w:val="left"/>
                  <w:cnfStyle w:val="001000100000"/>
                </w:pPr>
              </w:pPrChange>
            </w:pPr>
            <w:ins w:id="7146" w:author="paulac" w:date="2013-10-08T17:12:00Z">
              <w:r w:rsidRPr="000D0864">
                <w:rPr>
                  <w:rPrChange w:id="7147" w:author="paulac" w:date="2013-10-14T16:18:00Z">
                    <w:rPr>
                      <w:rFonts w:ascii="Courier New" w:hAnsi="Courier New" w:cs="Courier New"/>
                      <w:color w:val="0000C0"/>
                      <w:highlight w:val="yellow"/>
                      <w:u w:val="single"/>
                    </w:rPr>
                  </w:rPrChange>
                </w:rPr>
                <w:t>documentCodi</w:t>
              </w:r>
            </w:ins>
          </w:p>
        </w:tc>
        <w:tc>
          <w:tcPr>
            <w:tcW w:w="5752" w:type="dxa"/>
            <w:tcPrChange w:id="7148" w:author="paulac" w:date="2013-10-10T11:31:00Z">
              <w:tcPr>
                <w:tcW w:w="5752" w:type="dxa"/>
                <w:gridSpan w:val="2"/>
                <w:vAlign w:val="center"/>
              </w:tcPr>
            </w:tcPrChange>
          </w:tcPr>
          <w:p w:rsidR="00E21426" w:rsidRDefault="000D0864">
            <w:pPr>
              <w:jc w:val="left"/>
              <w:cnfStyle w:val="000000100000"/>
              <w:rPr>
                <w:ins w:id="7149" w:author="paulac" w:date="2013-10-08T17:12:00Z"/>
                <w:rPrChange w:id="7150" w:author="paulac" w:date="2013-10-14T13:32:00Z">
                  <w:rPr>
                    <w:ins w:id="7151" w:author="paulac" w:date="2013-10-08T17:12:00Z"/>
                    <w:rFonts w:eastAsiaTheme="minorHAnsi"/>
                    <w:szCs w:val="22"/>
                    <w:lang w:val="ca-ES" w:eastAsia="en-US"/>
                  </w:rPr>
                </w:rPrChange>
              </w:rPr>
              <w:pPrChange w:id="7152" w:author="paulac" w:date="2013-10-08T17:12:00Z">
                <w:pPr>
                  <w:spacing w:after="200" w:line="276" w:lineRule="auto"/>
                  <w:jc w:val="left"/>
                  <w:cnfStyle w:val="000000100000"/>
                </w:pPr>
              </w:pPrChange>
            </w:pPr>
            <w:ins w:id="7153" w:author="paulac" w:date="2013-10-08T17:28:00Z">
              <w:r w:rsidRPr="000D0864">
                <w:rPr>
                  <w:rPrChange w:id="7154" w:author="paulac" w:date="2013-10-14T13:32:00Z">
                    <w:rPr>
                      <w:b/>
                      <w:bCs/>
                      <w:color w:val="0000FF" w:themeColor="hyperlink"/>
                      <w:u w:val="single"/>
                    </w:rPr>
                  </w:rPrChange>
                </w:rPr>
                <w:t>Codi del document associat a l’event</w:t>
              </w:r>
            </w:ins>
          </w:p>
        </w:tc>
      </w:tr>
      <w:tr w:rsidR="004F7947" w:rsidRPr="00AE5454" w:rsidTr="00F420BD">
        <w:trPr>
          <w:trHeight w:val="397"/>
          <w:ins w:id="7155" w:author="paulac" w:date="2013-10-08T17:12:00Z"/>
          <w:trPrChange w:id="7156" w:author="paulac" w:date="2013-10-10T11:31:00Z">
            <w:trPr>
              <w:gridBefore w:val="1"/>
              <w:trHeight w:val="397"/>
              <w:jc w:val="center"/>
            </w:trPr>
          </w:trPrChange>
        </w:trPr>
        <w:tc>
          <w:tcPr>
            <w:cnfStyle w:val="001000000000"/>
            <w:tcW w:w="2108" w:type="dxa"/>
            <w:tcPrChange w:id="7157" w:author="paulac" w:date="2013-10-10T11:31:00Z">
              <w:tcPr>
                <w:tcW w:w="2108" w:type="dxa"/>
                <w:gridSpan w:val="2"/>
                <w:vAlign w:val="center"/>
              </w:tcPr>
            </w:tcPrChange>
          </w:tcPr>
          <w:p w:rsidR="00E21426" w:rsidRPr="00E21426" w:rsidRDefault="000D0864">
            <w:pPr>
              <w:jc w:val="left"/>
              <w:rPr>
                <w:ins w:id="7158" w:author="paulac" w:date="2013-10-08T17:12:00Z"/>
                <w:b w:val="0"/>
                <w:bCs w:val="0"/>
                <w:rPrChange w:id="7159" w:author="paulac" w:date="2013-10-15T09:26:00Z">
                  <w:rPr>
                    <w:ins w:id="7160" w:author="paulac" w:date="2013-10-08T17:12:00Z"/>
                    <w:rFonts w:eastAsiaTheme="minorHAnsi"/>
                    <w:b w:val="0"/>
                    <w:bCs w:val="0"/>
                    <w:szCs w:val="22"/>
                    <w:lang w:val="ca-ES" w:eastAsia="en-US"/>
                  </w:rPr>
                </w:rPrChange>
              </w:rPr>
              <w:pPrChange w:id="7161" w:author="paulac" w:date="2013-10-08T17:12:00Z">
                <w:pPr>
                  <w:spacing w:after="200" w:line="276" w:lineRule="auto"/>
                  <w:jc w:val="left"/>
                </w:pPr>
              </w:pPrChange>
            </w:pPr>
            <w:ins w:id="7162" w:author="paulac" w:date="2013-10-08T17:12:00Z">
              <w:r w:rsidRPr="000D0864">
                <w:rPr>
                  <w:rPrChange w:id="7163" w:author="paulac" w:date="2013-10-14T16:18:00Z">
                    <w:rPr>
                      <w:rFonts w:ascii="Courier New" w:hAnsi="Courier New" w:cs="Courier New"/>
                      <w:color w:val="0000C0"/>
                      <w:u w:val="single"/>
                    </w:rPr>
                  </w:rPrChange>
                </w:rPr>
                <w:t>varDocumentCodi</w:t>
              </w:r>
            </w:ins>
          </w:p>
        </w:tc>
        <w:tc>
          <w:tcPr>
            <w:tcW w:w="5752" w:type="dxa"/>
            <w:tcPrChange w:id="7164" w:author="paulac" w:date="2013-10-10T11:31:00Z">
              <w:tcPr>
                <w:tcW w:w="5752" w:type="dxa"/>
                <w:gridSpan w:val="2"/>
                <w:vAlign w:val="center"/>
              </w:tcPr>
            </w:tcPrChange>
          </w:tcPr>
          <w:p w:rsidR="00E21426" w:rsidRDefault="000D0864">
            <w:pPr>
              <w:jc w:val="left"/>
              <w:cnfStyle w:val="000000000000"/>
              <w:rPr>
                <w:ins w:id="7165" w:author="paulac" w:date="2013-10-08T17:12:00Z"/>
                <w:rPrChange w:id="7166" w:author="paulac" w:date="2013-10-14T13:32:00Z">
                  <w:rPr>
                    <w:ins w:id="7167" w:author="paulac" w:date="2013-10-08T17:12:00Z"/>
                    <w:rFonts w:eastAsiaTheme="minorHAnsi"/>
                    <w:szCs w:val="22"/>
                    <w:lang w:val="ca-ES" w:eastAsia="en-US"/>
                  </w:rPr>
                </w:rPrChange>
              </w:rPr>
              <w:pPrChange w:id="7168" w:author="paulac" w:date="2013-10-08T17:12:00Z">
                <w:pPr>
                  <w:spacing w:after="200" w:line="276" w:lineRule="auto"/>
                  <w:jc w:val="left"/>
                  <w:cnfStyle w:val="000000000000"/>
                </w:pPr>
              </w:pPrChange>
            </w:pPr>
            <w:ins w:id="7169" w:author="paulac" w:date="2013-10-08T17:29:00Z">
              <w:r w:rsidRPr="000D0864">
                <w:rPr>
                  <w:rPrChange w:id="7170" w:author="paulac" w:date="2013-10-14T13:32:00Z">
                    <w:rPr>
                      <w:color w:val="0000FF" w:themeColor="hyperlink"/>
                      <w:u w:val="single"/>
                    </w:rPr>
                  </w:rPrChange>
                </w:rPr>
                <w:t>Variable que conté el codi del document associat a l’event</w:t>
              </w:r>
            </w:ins>
          </w:p>
        </w:tc>
      </w:tr>
      <w:tr w:rsidR="004F7947" w:rsidRPr="00AE5454" w:rsidTr="00F420BD">
        <w:trPr>
          <w:cnfStyle w:val="000000100000"/>
          <w:trHeight w:val="397"/>
          <w:ins w:id="7171" w:author="paulac" w:date="2013-10-08T17:12:00Z"/>
          <w:trPrChange w:id="7172" w:author="paulac" w:date="2013-10-10T11:31:00Z">
            <w:trPr>
              <w:gridBefore w:val="1"/>
              <w:trHeight w:val="397"/>
              <w:jc w:val="center"/>
            </w:trPr>
          </w:trPrChange>
        </w:trPr>
        <w:tc>
          <w:tcPr>
            <w:cnfStyle w:val="001000000000"/>
            <w:tcW w:w="2108" w:type="dxa"/>
            <w:tcPrChange w:id="7173" w:author="paulac" w:date="2013-10-10T11:31:00Z">
              <w:tcPr>
                <w:tcW w:w="2108" w:type="dxa"/>
                <w:gridSpan w:val="2"/>
                <w:vAlign w:val="center"/>
              </w:tcPr>
            </w:tcPrChange>
          </w:tcPr>
          <w:p w:rsidR="00E21426" w:rsidRPr="00E21426" w:rsidRDefault="000D0864">
            <w:pPr>
              <w:jc w:val="left"/>
              <w:cnfStyle w:val="001000100000"/>
              <w:rPr>
                <w:ins w:id="7174" w:author="paulac" w:date="2013-10-08T17:12:00Z"/>
                <w:b w:val="0"/>
                <w:bCs w:val="0"/>
                <w:rPrChange w:id="7175" w:author="paulac" w:date="2013-10-15T09:26:00Z">
                  <w:rPr>
                    <w:ins w:id="7176" w:author="paulac" w:date="2013-10-08T17:12:00Z"/>
                    <w:rFonts w:eastAsiaTheme="minorHAnsi"/>
                    <w:b w:val="0"/>
                    <w:bCs w:val="0"/>
                    <w:szCs w:val="22"/>
                    <w:lang w:val="ca-ES" w:eastAsia="en-US"/>
                  </w:rPr>
                </w:rPrChange>
              </w:rPr>
              <w:pPrChange w:id="7177" w:author="paulac" w:date="2013-10-08T17:12:00Z">
                <w:pPr>
                  <w:spacing w:after="200" w:line="276" w:lineRule="auto"/>
                  <w:jc w:val="left"/>
                  <w:cnfStyle w:val="001000100000"/>
                </w:pPr>
              </w:pPrChange>
            </w:pPr>
            <w:ins w:id="7178" w:author="paulac" w:date="2013-10-08T17:12:00Z">
              <w:r w:rsidRPr="000D0864">
                <w:rPr>
                  <w:rPrChange w:id="7179" w:author="paulac" w:date="2013-10-14T16:18:00Z">
                    <w:rPr>
                      <w:rFonts w:ascii="Courier New" w:hAnsi="Courier New" w:cs="Courier New"/>
                      <w:color w:val="0000C0"/>
                      <w:u w:val="single"/>
                    </w:rPr>
                  </w:rPrChange>
                </w:rPr>
                <w:t>redoseModel</w:t>
              </w:r>
            </w:ins>
          </w:p>
        </w:tc>
        <w:tc>
          <w:tcPr>
            <w:tcW w:w="5752" w:type="dxa"/>
            <w:tcPrChange w:id="7180" w:author="paulac" w:date="2013-10-10T11:31:00Z">
              <w:tcPr>
                <w:tcW w:w="5752" w:type="dxa"/>
                <w:gridSpan w:val="2"/>
                <w:vAlign w:val="center"/>
              </w:tcPr>
            </w:tcPrChange>
          </w:tcPr>
          <w:p w:rsidR="00E21426" w:rsidRDefault="000D0864">
            <w:pPr>
              <w:jc w:val="left"/>
              <w:cnfStyle w:val="000000100000"/>
              <w:rPr>
                <w:ins w:id="7181" w:author="paulac" w:date="2013-10-08T17:12:00Z"/>
                <w:rPrChange w:id="7182" w:author="paulac" w:date="2013-10-14T13:32:00Z">
                  <w:rPr>
                    <w:ins w:id="7183" w:author="paulac" w:date="2013-10-08T17:12:00Z"/>
                    <w:rFonts w:eastAsiaTheme="minorHAnsi"/>
                    <w:szCs w:val="22"/>
                    <w:lang w:val="ca-ES" w:eastAsia="en-US"/>
                  </w:rPr>
                </w:rPrChange>
              </w:rPr>
              <w:pPrChange w:id="7184" w:author="paulac" w:date="2013-10-08T17:12:00Z">
                <w:pPr>
                  <w:spacing w:after="200" w:line="276" w:lineRule="auto"/>
                  <w:jc w:val="left"/>
                  <w:cnfStyle w:val="000000100000"/>
                </w:pPr>
              </w:pPrChange>
            </w:pPr>
            <w:ins w:id="7185" w:author="paulac" w:date="2013-10-14T13:32:00Z">
              <w:r w:rsidRPr="000D0864">
                <w:rPr>
                  <w:rPrChange w:id="7186" w:author="paulac" w:date="2013-10-14T13:32:00Z">
                    <w:rPr>
                      <w:color w:val="0000FF" w:themeColor="hyperlink"/>
                      <w:highlight w:val="yellow"/>
                      <w:u w:val="single"/>
                    </w:rPr>
                  </w:rPrChange>
                </w:rPr>
                <w:t>Codi del model de Redose</w:t>
              </w:r>
            </w:ins>
          </w:p>
        </w:tc>
      </w:tr>
      <w:tr w:rsidR="004F7947" w:rsidRPr="00AE5454" w:rsidTr="00F420BD">
        <w:trPr>
          <w:trHeight w:val="397"/>
          <w:ins w:id="7187" w:author="paulac" w:date="2013-10-08T17:12:00Z"/>
          <w:trPrChange w:id="7188" w:author="paulac" w:date="2013-10-10T11:31:00Z">
            <w:trPr>
              <w:gridBefore w:val="1"/>
              <w:trHeight w:val="397"/>
              <w:jc w:val="center"/>
            </w:trPr>
          </w:trPrChange>
        </w:trPr>
        <w:tc>
          <w:tcPr>
            <w:cnfStyle w:val="001000000000"/>
            <w:tcW w:w="2108" w:type="dxa"/>
            <w:tcPrChange w:id="7189" w:author="paulac" w:date="2013-10-10T11:31:00Z">
              <w:tcPr>
                <w:tcW w:w="2108" w:type="dxa"/>
                <w:gridSpan w:val="2"/>
                <w:vAlign w:val="center"/>
              </w:tcPr>
            </w:tcPrChange>
          </w:tcPr>
          <w:p w:rsidR="00E21426" w:rsidRPr="00E21426" w:rsidRDefault="000D0864">
            <w:pPr>
              <w:jc w:val="left"/>
              <w:rPr>
                <w:ins w:id="7190" w:author="paulac" w:date="2013-10-08T17:12:00Z"/>
                <w:b w:val="0"/>
                <w:bCs w:val="0"/>
                <w:rPrChange w:id="7191" w:author="paulac" w:date="2013-10-15T09:26:00Z">
                  <w:rPr>
                    <w:ins w:id="7192" w:author="paulac" w:date="2013-10-08T17:12:00Z"/>
                    <w:rFonts w:eastAsiaTheme="minorHAnsi"/>
                    <w:b w:val="0"/>
                    <w:bCs w:val="0"/>
                    <w:szCs w:val="22"/>
                    <w:lang w:val="ca-ES" w:eastAsia="en-US"/>
                  </w:rPr>
                </w:rPrChange>
              </w:rPr>
              <w:pPrChange w:id="7193" w:author="paulac" w:date="2013-10-08T17:12:00Z">
                <w:pPr>
                  <w:spacing w:after="200" w:line="276" w:lineRule="auto"/>
                  <w:jc w:val="left"/>
                </w:pPr>
              </w:pPrChange>
            </w:pPr>
            <w:ins w:id="7194" w:author="paulac" w:date="2013-10-08T17:12:00Z">
              <w:r w:rsidRPr="000D0864">
                <w:rPr>
                  <w:rPrChange w:id="7195" w:author="paulac" w:date="2013-10-14T16:18:00Z">
                    <w:rPr>
                      <w:rFonts w:ascii="Courier New" w:hAnsi="Courier New" w:cs="Courier New"/>
                      <w:color w:val="0000C0"/>
                      <w:u w:val="single"/>
                    </w:rPr>
                  </w:rPrChange>
                </w:rPr>
                <w:t>varRedoseModel</w:t>
              </w:r>
            </w:ins>
          </w:p>
        </w:tc>
        <w:tc>
          <w:tcPr>
            <w:tcW w:w="5752" w:type="dxa"/>
            <w:tcPrChange w:id="7196" w:author="paulac" w:date="2013-10-10T11:31:00Z">
              <w:tcPr>
                <w:tcW w:w="5752" w:type="dxa"/>
                <w:gridSpan w:val="2"/>
                <w:vAlign w:val="center"/>
              </w:tcPr>
            </w:tcPrChange>
          </w:tcPr>
          <w:p w:rsidR="00E21426" w:rsidRDefault="000D0864">
            <w:pPr>
              <w:jc w:val="left"/>
              <w:cnfStyle w:val="000000000000"/>
              <w:rPr>
                <w:ins w:id="7197" w:author="paulac" w:date="2013-10-08T17:12:00Z"/>
                <w:rPrChange w:id="7198" w:author="paulac" w:date="2013-10-14T13:32:00Z">
                  <w:rPr>
                    <w:ins w:id="7199" w:author="paulac" w:date="2013-10-08T17:12:00Z"/>
                    <w:rFonts w:eastAsiaTheme="minorHAnsi"/>
                    <w:szCs w:val="22"/>
                    <w:lang w:val="ca-ES" w:eastAsia="en-US"/>
                  </w:rPr>
                </w:rPrChange>
              </w:rPr>
              <w:pPrChange w:id="7200" w:author="paulac" w:date="2013-10-14T13:32:00Z">
                <w:pPr>
                  <w:spacing w:after="200" w:line="276" w:lineRule="auto"/>
                  <w:jc w:val="left"/>
                  <w:cnfStyle w:val="000000000000"/>
                </w:pPr>
              </w:pPrChange>
            </w:pPr>
            <w:ins w:id="7201" w:author="paulac" w:date="2013-10-08T17:29:00Z">
              <w:r w:rsidRPr="000D0864">
                <w:rPr>
                  <w:rPrChange w:id="7202" w:author="paulac" w:date="2013-10-14T13:32:00Z">
                    <w:rPr>
                      <w:color w:val="0000FF" w:themeColor="hyperlink"/>
                      <w:u w:val="single"/>
                    </w:rPr>
                  </w:rPrChange>
                </w:rPr>
                <w:t>Variable que conté</w:t>
              </w:r>
            </w:ins>
            <w:ins w:id="7203" w:author="paulac" w:date="2013-10-14T13:32:00Z">
              <w:r w:rsidRPr="000D0864">
                <w:rPr>
                  <w:rPrChange w:id="7204" w:author="paulac" w:date="2013-10-14T13:32:00Z">
                    <w:rPr>
                      <w:color w:val="0000FF" w:themeColor="hyperlink"/>
                      <w:highlight w:val="yellow"/>
                      <w:u w:val="single"/>
                    </w:rPr>
                  </w:rPrChange>
                </w:rPr>
                <w:t xml:space="preserve"> el codi del model de Redose</w:t>
              </w:r>
            </w:ins>
          </w:p>
        </w:tc>
      </w:tr>
      <w:tr w:rsidR="00AE5454" w:rsidRPr="00AE5454" w:rsidTr="00F420BD">
        <w:trPr>
          <w:cnfStyle w:val="000000100000"/>
          <w:trHeight w:val="397"/>
          <w:ins w:id="7205" w:author="paulac" w:date="2013-10-08T17:12:00Z"/>
          <w:trPrChange w:id="7206" w:author="paulac" w:date="2013-10-10T11:31:00Z">
            <w:trPr>
              <w:gridBefore w:val="1"/>
              <w:trHeight w:val="397"/>
              <w:jc w:val="center"/>
            </w:trPr>
          </w:trPrChange>
        </w:trPr>
        <w:tc>
          <w:tcPr>
            <w:cnfStyle w:val="001000000000"/>
            <w:tcW w:w="2108" w:type="dxa"/>
            <w:tcPrChange w:id="7207" w:author="paulac" w:date="2013-10-10T11:31:00Z">
              <w:tcPr>
                <w:tcW w:w="2108" w:type="dxa"/>
                <w:gridSpan w:val="2"/>
                <w:vAlign w:val="center"/>
              </w:tcPr>
            </w:tcPrChange>
          </w:tcPr>
          <w:p w:rsidR="00E21426" w:rsidRPr="00E21426" w:rsidRDefault="000D0864">
            <w:pPr>
              <w:jc w:val="left"/>
              <w:cnfStyle w:val="001000100000"/>
              <w:rPr>
                <w:ins w:id="7208" w:author="paulac" w:date="2013-10-08T17:12:00Z"/>
                <w:b w:val="0"/>
                <w:bCs w:val="0"/>
                <w:rPrChange w:id="7209" w:author="paulac" w:date="2013-10-15T09:26:00Z">
                  <w:rPr>
                    <w:ins w:id="7210" w:author="paulac" w:date="2013-10-08T17:12:00Z"/>
                    <w:rFonts w:eastAsiaTheme="minorHAnsi"/>
                    <w:b w:val="0"/>
                    <w:bCs w:val="0"/>
                    <w:szCs w:val="22"/>
                    <w:lang w:val="ca-ES" w:eastAsia="en-US"/>
                  </w:rPr>
                </w:rPrChange>
              </w:rPr>
              <w:pPrChange w:id="7211" w:author="paulac" w:date="2013-10-08T17:12:00Z">
                <w:pPr>
                  <w:spacing w:after="200" w:line="276" w:lineRule="auto"/>
                  <w:jc w:val="left"/>
                  <w:cnfStyle w:val="001000100000"/>
                </w:pPr>
              </w:pPrChange>
            </w:pPr>
            <w:ins w:id="7212" w:author="paulac" w:date="2013-10-08T17:12:00Z">
              <w:r w:rsidRPr="000D0864">
                <w:rPr>
                  <w:rPrChange w:id="7213" w:author="paulac" w:date="2013-10-14T16:18:00Z">
                    <w:rPr>
                      <w:rFonts w:ascii="Courier New" w:hAnsi="Courier New" w:cs="Courier New"/>
                      <w:color w:val="0000C0"/>
                      <w:u w:val="single"/>
                    </w:rPr>
                  </w:rPrChange>
                </w:rPr>
                <w:t>redoseVersio</w:t>
              </w:r>
            </w:ins>
          </w:p>
        </w:tc>
        <w:tc>
          <w:tcPr>
            <w:tcW w:w="5752" w:type="dxa"/>
            <w:tcPrChange w:id="7214" w:author="paulac" w:date="2013-10-10T11:31:00Z">
              <w:tcPr>
                <w:tcW w:w="5752" w:type="dxa"/>
                <w:gridSpan w:val="2"/>
                <w:vAlign w:val="center"/>
              </w:tcPr>
            </w:tcPrChange>
          </w:tcPr>
          <w:p w:rsidR="00E21426" w:rsidRDefault="000D0864">
            <w:pPr>
              <w:jc w:val="left"/>
              <w:cnfStyle w:val="000000100000"/>
              <w:rPr>
                <w:ins w:id="7215" w:author="paulac" w:date="2013-10-08T17:12:00Z"/>
                <w:rPrChange w:id="7216" w:author="paulac" w:date="2013-10-14T13:32:00Z">
                  <w:rPr>
                    <w:ins w:id="7217" w:author="paulac" w:date="2013-10-08T17:12:00Z"/>
                    <w:rFonts w:eastAsiaTheme="minorHAnsi"/>
                    <w:szCs w:val="22"/>
                    <w:lang w:val="ca-ES" w:eastAsia="en-US"/>
                  </w:rPr>
                </w:rPrChange>
              </w:rPr>
              <w:pPrChange w:id="7218" w:author="paulac" w:date="2013-10-14T13:32:00Z">
                <w:pPr>
                  <w:spacing w:after="200" w:line="276" w:lineRule="auto"/>
                  <w:jc w:val="left"/>
                  <w:cnfStyle w:val="000000100000"/>
                </w:pPr>
              </w:pPrChange>
            </w:pPr>
            <w:ins w:id="7219" w:author="paulac" w:date="2013-10-14T13:32:00Z">
              <w:r w:rsidRPr="000D0864">
                <w:rPr>
                  <w:rPrChange w:id="7220" w:author="paulac" w:date="2013-10-14T13:32:00Z">
                    <w:rPr>
                      <w:color w:val="0000FF" w:themeColor="hyperlink"/>
                      <w:highlight w:val="yellow"/>
                      <w:u w:val="single"/>
                    </w:rPr>
                  </w:rPrChange>
                </w:rPr>
                <w:t>Codi de la versió de Redose</w:t>
              </w:r>
            </w:ins>
          </w:p>
        </w:tc>
      </w:tr>
      <w:tr w:rsidR="00AE5454" w:rsidRPr="00CE5945" w:rsidTr="00F420BD">
        <w:trPr>
          <w:trHeight w:val="397"/>
          <w:ins w:id="7221" w:author="paulac" w:date="2013-10-08T17:12:00Z"/>
          <w:trPrChange w:id="7222" w:author="paulac" w:date="2013-10-10T11:31:00Z">
            <w:trPr>
              <w:gridBefore w:val="1"/>
              <w:trHeight w:val="397"/>
              <w:jc w:val="center"/>
            </w:trPr>
          </w:trPrChange>
        </w:trPr>
        <w:tc>
          <w:tcPr>
            <w:cnfStyle w:val="001000000000"/>
            <w:tcW w:w="2108" w:type="dxa"/>
            <w:tcPrChange w:id="7223" w:author="paulac" w:date="2013-10-10T11:31:00Z">
              <w:tcPr>
                <w:tcW w:w="2108" w:type="dxa"/>
                <w:gridSpan w:val="2"/>
                <w:vAlign w:val="center"/>
              </w:tcPr>
            </w:tcPrChange>
          </w:tcPr>
          <w:p w:rsidR="00E21426" w:rsidRPr="00E21426" w:rsidRDefault="000D0864">
            <w:pPr>
              <w:jc w:val="left"/>
              <w:rPr>
                <w:ins w:id="7224" w:author="paulac" w:date="2013-10-08T17:12:00Z"/>
                <w:b w:val="0"/>
                <w:bCs w:val="0"/>
                <w:rPrChange w:id="7225" w:author="paulac" w:date="2013-10-15T09:26:00Z">
                  <w:rPr>
                    <w:ins w:id="7226" w:author="paulac" w:date="2013-10-08T17:12:00Z"/>
                    <w:rFonts w:eastAsiaTheme="minorHAnsi"/>
                    <w:b w:val="0"/>
                    <w:bCs w:val="0"/>
                    <w:szCs w:val="22"/>
                    <w:lang w:val="ca-ES" w:eastAsia="en-US"/>
                  </w:rPr>
                </w:rPrChange>
              </w:rPr>
              <w:pPrChange w:id="7227" w:author="paulac" w:date="2013-10-08T17:12:00Z">
                <w:pPr>
                  <w:spacing w:after="200" w:line="276" w:lineRule="auto"/>
                  <w:jc w:val="left"/>
                </w:pPr>
              </w:pPrChange>
            </w:pPr>
            <w:ins w:id="7228" w:author="paulac" w:date="2013-10-08T17:12:00Z">
              <w:r w:rsidRPr="000D0864">
                <w:rPr>
                  <w:rPrChange w:id="7229" w:author="paulac" w:date="2013-10-14T16:18:00Z">
                    <w:rPr>
                      <w:rFonts w:ascii="Courier New" w:hAnsi="Courier New" w:cs="Courier New"/>
                      <w:color w:val="0000C0"/>
                      <w:u w:val="single"/>
                    </w:rPr>
                  </w:rPrChange>
                </w:rPr>
                <w:t>varRedoseVersio</w:t>
              </w:r>
            </w:ins>
          </w:p>
        </w:tc>
        <w:tc>
          <w:tcPr>
            <w:tcW w:w="5752" w:type="dxa"/>
            <w:tcPrChange w:id="7230" w:author="paulac" w:date="2013-10-10T11:31:00Z">
              <w:tcPr>
                <w:tcW w:w="5752" w:type="dxa"/>
                <w:gridSpan w:val="2"/>
                <w:vAlign w:val="center"/>
              </w:tcPr>
            </w:tcPrChange>
          </w:tcPr>
          <w:p w:rsidR="00E21426" w:rsidRDefault="000D0864">
            <w:pPr>
              <w:jc w:val="left"/>
              <w:cnfStyle w:val="000000000000"/>
              <w:rPr>
                <w:ins w:id="7231" w:author="paulac" w:date="2013-10-08T17:12:00Z"/>
                <w:rPrChange w:id="7232" w:author="paulac" w:date="2013-10-14T13:32:00Z">
                  <w:rPr>
                    <w:ins w:id="7233" w:author="paulac" w:date="2013-10-08T17:12:00Z"/>
                    <w:rFonts w:eastAsiaTheme="minorHAnsi"/>
                    <w:szCs w:val="22"/>
                    <w:lang w:val="ca-ES" w:eastAsia="en-US"/>
                  </w:rPr>
                </w:rPrChange>
              </w:rPr>
              <w:pPrChange w:id="7234" w:author="paulac" w:date="2013-10-14T13:32:00Z">
                <w:pPr>
                  <w:spacing w:after="200" w:line="276" w:lineRule="auto"/>
                  <w:jc w:val="left"/>
                  <w:cnfStyle w:val="000000000000"/>
                </w:pPr>
              </w:pPrChange>
            </w:pPr>
            <w:ins w:id="7235" w:author="paulac" w:date="2013-10-14T13:32:00Z">
              <w:r w:rsidRPr="000D0864">
                <w:rPr>
                  <w:rPrChange w:id="7236" w:author="paulac" w:date="2013-10-14T13:32:00Z">
                    <w:rPr>
                      <w:color w:val="0000FF" w:themeColor="hyperlink"/>
                      <w:highlight w:val="yellow"/>
                      <w:u w:val="single"/>
                    </w:rPr>
                  </w:rPrChange>
                </w:rPr>
                <w:t>Variable que conté el codi de la versió de Redose</w:t>
              </w:r>
            </w:ins>
          </w:p>
        </w:tc>
      </w:tr>
    </w:tbl>
    <w:p w:rsidR="00086816" w:rsidRDefault="00086816" w:rsidP="00086816">
      <w:pPr>
        <w:pStyle w:val="Ttol1"/>
      </w:pPr>
      <w:bookmarkStart w:id="7237" w:name="_Toc369593080"/>
      <w:r>
        <w:t>Configuració dins Helium</w:t>
      </w:r>
      <w:bookmarkEnd w:id="7237"/>
    </w:p>
    <w:p w:rsidR="007123E6" w:rsidRPr="007123E6" w:rsidRDefault="007123E6" w:rsidP="007123E6">
      <w:pPr>
        <w:pStyle w:val="Ttol2"/>
      </w:pPr>
      <w:bookmarkStart w:id="7238" w:name="_Toc252373432"/>
      <w:bookmarkStart w:id="7239" w:name="_Toc253999449"/>
      <w:bookmarkStart w:id="7240" w:name="_Toc369593081"/>
      <w:r w:rsidRPr="007123E6">
        <w:t>Definició tipus expedient</w:t>
      </w:r>
      <w:bookmarkEnd w:id="7238"/>
      <w:bookmarkEnd w:id="7239"/>
      <w:bookmarkEnd w:id="7240"/>
    </w:p>
    <w:p w:rsidR="007123E6" w:rsidRPr="007123E6" w:rsidRDefault="007123E6" w:rsidP="007123E6">
      <w:r w:rsidRPr="007123E6">
        <w:t xml:space="preserve">El tipus d’expedient relaciona un conjunt de definicions de procés, estats i paràmetres clau de l’expedient. </w:t>
      </w:r>
    </w:p>
    <w:p w:rsidR="007123E6" w:rsidRDefault="007123E6" w:rsidP="007123E6">
      <w:r w:rsidRPr="007123E6">
        <w:t>A nivell de definició, diferencia el tipus de tràmit que tenen poc a veure entre sí (ex: tràmit de subvencions i tràmit de contractació).</w:t>
      </w:r>
    </w:p>
    <w:p w:rsidR="007123E6" w:rsidRPr="007123E6" w:rsidDel="001C7E0F" w:rsidRDefault="007123E6" w:rsidP="007123E6">
      <w:pPr>
        <w:rPr>
          <w:del w:id="7241" w:author="paulac" w:date="2013-10-10T12:57:00Z"/>
        </w:rPr>
      </w:pPr>
      <w:r>
        <w:lastRenderedPageBreak/>
        <w:t>Per accedir a l’opció de “Tipus d’expedient” hem d’anar a “Disseny → Tipus d’expedient” (Veure</w:t>
      </w:r>
      <w:r w:rsidR="008941A6">
        <w:t xml:space="preserve"> </w:t>
      </w:r>
      <w:fldSimple w:instr=" REF _Ref260043516 \h  \* MERGEFORMAT ">
        <w:ins w:id="7242" w:author="paulac" w:date="2013-10-14T15:58:00Z">
          <w:r w:rsidR="000D0864" w:rsidRPr="000D0864">
            <w:rPr>
              <w:i/>
              <w:rPrChange w:id="7243" w:author="paulac" w:date="2013-10-14T15:58:00Z">
                <w:rPr>
                  <w:color w:val="0000FF" w:themeColor="hyperlink"/>
                  <w:u w:val="single"/>
                </w:rPr>
              </w:rPrChange>
            </w:rPr>
            <w:t xml:space="preserve">Figura </w:t>
          </w:r>
          <w:r w:rsidR="000D0864" w:rsidRPr="000D0864">
            <w:rPr>
              <w:i/>
              <w:noProof/>
              <w:rPrChange w:id="7244" w:author="paulac" w:date="2013-10-14T15:58:00Z">
                <w:rPr>
                  <w:noProof/>
                  <w:color w:val="0000FF" w:themeColor="hyperlink"/>
                  <w:u w:val="single"/>
                </w:rPr>
              </w:rPrChange>
            </w:rPr>
            <w:t>23</w:t>
          </w:r>
        </w:ins>
        <w:del w:id="7245" w:author="paulac" w:date="2013-10-09T15:47:00Z">
          <w:r w:rsidR="00C6521E" w:rsidRPr="00C6521E" w:rsidDel="00361A6D">
            <w:rPr>
              <w:i/>
            </w:rPr>
            <w:delText xml:space="preserve">Figura </w:delText>
          </w:r>
          <w:r w:rsidR="00C6521E" w:rsidRPr="00C6521E" w:rsidDel="00361A6D">
            <w:rPr>
              <w:i/>
              <w:noProof/>
            </w:rPr>
            <w:delText>17</w:delText>
          </w:r>
        </w:del>
      </w:fldSimple>
      <w:r>
        <w:t>).</w:t>
      </w:r>
    </w:p>
    <w:p w:rsidR="00E21426" w:rsidRDefault="000D0864">
      <w:pPr>
        <w:rPr>
          <w:ins w:id="7246" w:author="paulac" w:date="2013-10-10T12:55:00Z"/>
        </w:rPr>
        <w:pPrChange w:id="7247" w:author="paulac" w:date="2013-10-10T12:57:00Z">
          <w:pPr>
            <w:keepNext/>
            <w:jc w:val="center"/>
          </w:pPr>
        </w:pPrChange>
      </w:pPr>
      <w:del w:id="7248" w:author="paulac" w:date="2013-10-10T12:57:00Z">
        <w:r w:rsidRPr="000D0864">
          <w:pict>
            <v:shapetype id="_x0000_t32" coordsize="21600,21600" o:spt="32" o:oned="t" path="m,l21600,21600e" filled="f">
              <v:path arrowok="t" fillok="f" o:connecttype="none"/>
              <o:lock v:ext="edit" shapetype="t"/>
            </v:shapetype>
            <v:shape id="_x0000_s1053" type="#_x0000_t32" style="position:absolute;left:0;text-align:left;margin-left:110.7pt;margin-top:71.65pt;width:43.5pt;height:0;z-index:251667456" o:connectortype="straight" strokecolor="#c0504d" strokeweight="2.25pt">
              <v:stroke endarrow="block"/>
            </v:shape>
          </w:pict>
        </w:r>
        <w:r w:rsidR="00E21426">
          <w:rPr>
            <w:noProof/>
            <w:lang w:val="es-ES" w:eastAsia="es-ES"/>
            <w:rPrChange w:id="7249" w:author="Unknown">
              <w:rPr>
                <w:noProof/>
                <w:color w:val="0000FF" w:themeColor="hyperlink"/>
                <w:u w:val="single"/>
                <w:lang w:val="es-ES" w:eastAsia="es-ES"/>
              </w:rPr>
            </w:rPrChange>
          </w:rPr>
          <w:drawing>
            <wp:inline distT="0" distB="0" distL="0" distR="0">
              <wp:extent cx="1771650" cy="1304925"/>
              <wp:effectExtent l="19050" t="0" r="0" b="0"/>
              <wp:docPr id="139"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
                      <pic:cNvPicPr>
                        <a:picLocks noChangeAspect="1" noChangeArrowheads="1"/>
                      </pic:cNvPicPr>
                    </pic:nvPicPr>
                    <pic:blipFill>
                      <a:blip r:embed="rId46" cstate="print"/>
                      <a:srcRect/>
                      <a:stretch>
                        <a:fillRect/>
                      </a:stretch>
                    </pic:blipFill>
                    <pic:spPr bwMode="auto">
                      <a:xfrm>
                        <a:off x="0" y="0"/>
                        <a:ext cx="1771650" cy="1304925"/>
                      </a:xfrm>
                      <a:prstGeom prst="rect">
                        <a:avLst/>
                      </a:prstGeom>
                      <a:noFill/>
                      <a:ln w="9525">
                        <a:noFill/>
                        <a:miter lim="800000"/>
                        <a:headEnd/>
                        <a:tailEnd/>
                      </a:ln>
                    </pic:spPr>
                  </pic:pic>
                </a:graphicData>
              </a:graphic>
            </wp:inline>
          </w:drawing>
        </w:r>
      </w:del>
    </w:p>
    <w:p w:rsidR="001C7E0F" w:rsidRDefault="00E21426" w:rsidP="007123E6">
      <w:pPr>
        <w:keepNext/>
        <w:jc w:val="center"/>
      </w:pPr>
      <w:ins w:id="7250" w:author="paulac" w:date="2013-10-10T12:57:00Z">
        <w:r>
          <w:rPr>
            <w:noProof/>
            <w:lang w:val="es-ES" w:eastAsia="es-ES"/>
            <w:rPrChange w:id="7251" w:author="Unknown">
              <w:rPr>
                <w:noProof/>
                <w:color w:val="0000FF" w:themeColor="hyperlink"/>
                <w:u w:val="single"/>
                <w:lang w:val="es-ES" w:eastAsia="es-ES"/>
              </w:rPr>
            </w:rPrChange>
          </w:rPr>
          <w:drawing>
            <wp:inline distT="0" distB="0" distL="0" distR="0">
              <wp:extent cx="2162175" cy="1752600"/>
              <wp:effectExtent l="19050" t="0" r="9525" b="0"/>
              <wp:docPr id="42" name="Imatge 7" descr="C:\DOCUME~1\paulac\CONFIG~1\Temp\SNAGHTML1036cb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DOCUME~1\paulac\CONFIG~1\Temp\SNAGHTML1036cb55.PNG"/>
                      <pic:cNvPicPr>
                        <a:picLocks noChangeAspect="1" noChangeArrowheads="1"/>
                      </pic:cNvPicPr>
                    </pic:nvPicPr>
                    <pic:blipFill>
                      <a:blip r:embed="rId47"/>
                      <a:srcRect/>
                      <a:stretch>
                        <a:fillRect/>
                      </a:stretch>
                    </pic:blipFill>
                    <pic:spPr bwMode="auto">
                      <a:xfrm>
                        <a:off x="0" y="0"/>
                        <a:ext cx="2162175" cy="1752600"/>
                      </a:xfrm>
                      <a:prstGeom prst="rect">
                        <a:avLst/>
                      </a:prstGeom>
                      <a:noFill/>
                      <a:ln w="9525">
                        <a:noFill/>
                        <a:miter lim="800000"/>
                        <a:headEnd/>
                        <a:tailEnd/>
                      </a:ln>
                    </pic:spPr>
                  </pic:pic>
                </a:graphicData>
              </a:graphic>
            </wp:inline>
          </w:drawing>
        </w:r>
      </w:ins>
    </w:p>
    <w:p w:rsidR="007123E6" w:rsidRDefault="007123E6" w:rsidP="009242E7">
      <w:pPr>
        <w:pStyle w:val="Llegenda"/>
      </w:pPr>
      <w:bookmarkStart w:id="7252" w:name="_Ref260043516"/>
      <w:r>
        <w:t xml:space="preserve">Figura </w:t>
      </w:r>
      <w:fldSimple w:instr=" SEQ Figura \* ARABIC ">
        <w:ins w:id="7253" w:author="paulac" w:date="2013-10-14T15:58:00Z">
          <w:r w:rsidR="00606511">
            <w:rPr>
              <w:noProof/>
            </w:rPr>
            <w:t>23</w:t>
          </w:r>
        </w:ins>
        <w:ins w:id="7254" w:author="sion" w:date="2013-09-19T17:54:00Z">
          <w:del w:id="7255" w:author="paulac" w:date="2013-10-10T13:09:00Z">
            <w:r w:rsidR="008D6167" w:rsidDel="00EF3840">
              <w:rPr>
                <w:noProof/>
              </w:rPr>
              <w:delText>23</w:delText>
            </w:r>
          </w:del>
        </w:ins>
        <w:del w:id="7256" w:author="paulac" w:date="2013-10-10T13:09:00Z">
          <w:r w:rsidR="00C6521E" w:rsidDel="00EF3840">
            <w:rPr>
              <w:noProof/>
            </w:rPr>
            <w:delText>17</w:delText>
          </w:r>
        </w:del>
      </w:fldSimple>
      <w:bookmarkEnd w:id="7252"/>
      <w:r>
        <w:t>. Opció “Tipus d’expedient” dins el gestor d’expedients Helium.</w:t>
      </w:r>
    </w:p>
    <w:p w:rsidR="008941A6" w:rsidRDefault="008941A6" w:rsidP="008941A6">
      <w:r>
        <w:t>Una vegada hem accedit a l’opció “Tipus d’expedient” veurem un llistat amb els diferents tipus d’expedient que tenim creats (Veure</w:t>
      </w:r>
      <w:r w:rsidR="00796234">
        <w:t xml:space="preserve"> </w:t>
      </w:r>
      <w:fldSimple w:instr=" REF _Ref260043778 \h  \* MERGEFORMAT ">
        <w:ins w:id="7257" w:author="paulac" w:date="2013-10-10T13:09:00Z">
          <w:r w:rsidR="000D0864" w:rsidRPr="000D0864">
            <w:rPr>
              <w:i/>
              <w:rPrChange w:id="7258" w:author="paulac" w:date="2013-10-10T13:09:00Z">
                <w:rPr>
                  <w:color w:val="0000FF" w:themeColor="hyperlink"/>
                  <w:u w:val="single"/>
                </w:rPr>
              </w:rPrChange>
            </w:rPr>
            <w:t xml:space="preserve">Figura </w:t>
          </w:r>
          <w:r w:rsidR="000D0864" w:rsidRPr="000D0864">
            <w:rPr>
              <w:i/>
              <w:noProof/>
              <w:rPrChange w:id="7259" w:author="paulac" w:date="2013-10-10T13:09:00Z">
                <w:rPr>
                  <w:noProof/>
                  <w:color w:val="0000FF" w:themeColor="hyperlink"/>
                  <w:u w:val="single"/>
                </w:rPr>
              </w:rPrChange>
            </w:rPr>
            <w:t>24</w:t>
          </w:r>
        </w:ins>
        <w:del w:id="7260" w:author="paulac" w:date="2013-10-09T15:47:00Z">
          <w:r w:rsidR="00C6521E" w:rsidRPr="00C6521E" w:rsidDel="00361A6D">
            <w:rPr>
              <w:i/>
            </w:rPr>
            <w:delText xml:space="preserve">Figura </w:delText>
          </w:r>
          <w:r w:rsidR="00C6521E" w:rsidRPr="00C6521E" w:rsidDel="00361A6D">
            <w:rPr>
              <w:i/>
              <w:noProof/>
            </w:rPr>
            <w:delText>18</w:delText>
          </w:r>
        </w:del>
      </w:fldSimple>
      <w:r>
        <w:t>). En aquest punt podrem o bé crear un nom tipus d’expedient o modificar-ne un de ja creat.</w:t>
      </w:r>
    </w:p>
    <w:p w:rsidR="008941A6" w:rsidRDefault="00E21426" w:rsidP="008941A6">
      <w:pPr>
        <w:keepNext/>
        <w:jc w:val="center"/>
        <w:rPr>
          <w:ins w:id="7261" w:author="paulac" w:date="2013-10-10T13:01:00Z"/>
        </w:rPr>
      </w:pPr>
      <w:ins w:id="7262" w:author="paulac" w:date="2013-10-10T15:29:00Z">
        <w:r>
          <w:rPr>
            <w:noProof/>
            <w:lang w:val="es-ES" w:eastAsia="es-ES"/>
            <w:rPrChange w:id="7263" w:author="Unknown">
              <w:rPr>
                <w:noProof/>
                <w:color w:val="0000FF" w:themeColor="hyperlink"/>
                <w:u w:val="single"/>
                <w:lang w:val="es-ES" w:eastAsia="es-ES"/>
              </w:rPr>
            </w:rPrChange>
          </w:rPr>
          <w:drawing>
            <wp:inline distT="0" distB="0" distL="0" distR="0">
              <wp:extent cx="5400040" cy="883407"/>
              <wp:effectExtent l="19050" t="0" r="0" b="0"/>
              <wp:docPr id="48" name="Imat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8"/>
                      <a:srcRect/>
                      <a:stretch>
                        <a:fillRect/>
                      </a:stretch>
                    </pic:blipFill>
                    <pic:spPr bwMode="auto">
                      <a:xfrm>
                        <a:off x="0" y="0"/>
                        <a:ext cx="5400040" cy="883407"/>
                      </a:xfrm>
                      <a:prstGeom prst="rect">
                        <a:avLst/>
                      </a:prstGeom>
                      <a:noFill/>
                      <a:ln w="9525">
                        <a:noFill/>
                        <a:miter lim="800000"/>
                        <a:headEnd/>
                        <a:tailEnd/>
                      </a:ln>
                    </pic:spPr>
                  </pic:pic>
                </a:graphicData>
              </a:graphic>
            </wp:inline>
          </w:drawing>
        </w:r>
      </w:ins>
      <w:del w:id="7264" w:author="paulac" w:date="2013-10-10T15:29:00Z">
        <w:r>
          <w:rPr>
            <w:noProof/>
            <w:lang w:val="es-ES" w:eastAsia="es-ES"/>
            <w:rPrChange w:id="7265" w:author="Unknown">
              <w:rPr>
                <w:noProof/>
                <w:color w:val="0000FF" w:themeColor="hyperlink"/>
                <w:u w:val="single"/>
                <w:lang w:val="es-ES" w:eastAsia="es-ES"/>
              </w:rPr>
            </w:rPrChange>
          </w:rPr>
          <w:drawing>
            <wp:inline distT="0" distB="0" distL="0" distR="0">
              <wp:extent cx="5391150" cy="1533525"/>
              <wp:effectExtent l="19050" t="0" r="0" b="0"/>
              <wp:docPr id="192" name="Imagen 192" descr="C:\Documents and Settings\joanga\Escritorio\heliu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C:\Documents and Settings\joanga\Escritorio\helium.JPG"/>
                      <pic:cNvPicPr>
                        <a:picLocks noChangeAspect="1" noChangeArrowheads="1"/>
                      </pic:cNvPicPr>
                    </pic:nvPicPr>
                    <pic:blipFill>
                      <a:blip r:embed="rId49" cstate="print"/>
                      <a:srcRect/>
                      <a:stretch>
                        <a:fillRect/>
                      </a:stretch>
                    </pic:blipFill>
                    <pic:spPr bwMode="auto">
                      <a:xfrm>
                        <a:off x="0" y="0"/>
                        <a:ext cx="5391150" cy="1533525"/>
                      </a:xfrm>
                      <a:prstGeom prst="rect">
                        <a:avLst/>
                      </a:prstGeom>
                      <a:noFill/>
                      <a:ln w="9525">
                        <a:noFill/>
                        <a:miter lim="800000"/>
                        <a:headEnd/>
                        <a:tailEnd/>
                      </a:ln>
                    </pic:spPr>
                  </pic:pic>
                </a:graphicData>
              </a:graphic>
            </wp:inline>
          </w:drawing>
        </w:r>
      </w:del>
    </w:p>
    <w:p w:rsidR="00850205" w:rsidDel="00042787" w:rsidRDefault="00850205" w:rsidP="008941A6">
      <w:pPr>
        <w:keepNext/>
        <w:jc w:val="center"/>
        <w:rPr>
          <w:del w:id="7266" w:author="paulac" w:date="2013-10-10T15:29:00Z"/>
        </w:rPr>
      </w:pPr>
    </w:p>
    <w:p w:rsidR="008941A6" w:rsidRPr="008941A6" w:rsidRDefault="008941A6" w:rsidP="009242E7">
      <w:pPr>
        <w:pStyle w:val="Llegenda"/>
      </w:pPr>
      <w:bookmarkStart w:id="7267" w:name="_Ref260043778"/>
      <w:bookmarkStart w:id="7268" w:name="_Ref260044810"/>
      <w:r>
        <w:t xml:space="preserve">Figura </w:t>
      </w:r>
      <w:fldSimple w:instr=" SEQ Figura \* ARABIC ">
        <w:ins w:id="7269" w:author="paulac" w:date="2013-10-10T13:09:00Z">
          <w:r w:rsidR="00EF3840">
            <w:rPr>
              <w:noProof/>
            </w:rPr>
            <w:t>24</w:t>
          </w:r>
        </w:ins>
        <w:ins w:id="7270" w:author="sion" w:date="2013-09-19T17:54:00Z">
          <w:del w:id="7271" w:author="paulac" w:date="2013-10-10T13:09:00Z">
            <w:r w:rsidR="008D6167" w:rsidDel="00EF3840">
              <w:rPr>
                <w:noProof/>
              </w:rPr>
              <w:delText>24</w:delText>
            </w:r>
          </w:del>
        </w:ins>
        <w:del w:id="7272" w:author="paulac" w:date="2013-10-10T13:09:00Z">
          <w:r w:rsidR="00C6521E" w:rsidDel="00EF3840">
            <w:rPr>
              <w:noProof/>
            </w:rPr>
            <w:delText>18</w:delText>
          </w:r>
        </w:del>
      </w:fldSimple>
      <w:bookmarkEnd w:id="7267"/>
      <w:r>
        <w:t>. Visualització dels tipus d’expedient de l’entorn.</w:t>
      </w:r>
      <w:bookmarkEnd w:id="7268"/>
    </w:p>
    <w:p w:rsidR="008941A6" w:rsidRDefault="008941A6" w:rsidP="008941A6">
      <w:pPr>
        <w:pStyle w:val="Ttol3"/>
      </w:pPr>
      <w:bookmarkStart w:id="7273" w:name="_Toc369593082"/>
      <w:r>
        <w:t>Creació d’un nou tipus d’expedient</w:t>
      </w:r>
      <w:bookmarkEnd w:id="7273"/>
    </w:p>
    <w:p w:rsidR="00D65739" w:rsidRPr="00D65739" w:rsidRDefault="00D65739" w:rsidP="00D65739">
      <w:r>
        <w:t>Per a crear un nou tipus d’expedient hem d’anar a l’opció “Nou tipus d’expedient”</w:t>
      </w:r>
      <w:r w:rsidR="00854C67">
        <w:t xml:space="preserve"> (Veure </w:t>
      </w:r>
      <w:fldSimple w:instr=" REF _Ref260043778 \h  \* MERGEFORMAT ">
        <w:ins w:id="7274" w:author="paulac" w:date="2013-10-14T15:59:00Z">
          <w:r w:rsidR="000D0864" w:rsidRPr="000D0864">
            <w:rPr>
              <w:i/>
              <w:rPrChange w:id="7275" w:author="paulac" w:date="2013-10-14T15:59:00Z">
                <w:rPr>
                  <w:color w:val="0000FF" w:themeColor="hyperlink"/>
                  <w:u w:val="single"/>
                </w:rPr>
              </w:rPrChange>
            </w:rPr>
            <w:t xml:space="preserve">Figura </w:t>
          </w:r>
          <w:r w:rsidR="000D0864" w:rsidRPr="000D0864">
            <w:rPr>
              <w:i/>
              <w:noProof/>
              <w:rPrChange w:id="7276" w:author="paulac" w:date="2013-10-14T15:59:00Z">
                <w:rPr>
                  <w:noProof/>
                  <w:color w:val="0000FF" w:themeColor="hyperlink"/>
                  <w:u w:val="single"/>
                </w:rPr>
              </w:rPrChange>
            </w:rPr>
            <w:t>24</w:t>
          </w:r>
        </w:ins>
        <w:del w:id="7277" w:author="paulac" w:date="2013-10-09T15:48:00Z">
          <w:r w:rsidR="00C6521E" w:rsidRPr="00C6521E" w:rsidDel="00361A6D">
            <w:rPr>
              <w:i/>
            </w:rPr>
            <w:delText xml:space="preserve">Figura </w:delText>
          </w:r>
          <w:r w:rsidR="00C6521E" w:rsidRPr="00C6521E" w:rsidDel="00361A6D">
            <w:rPr>
              <w:i/>
              <w:noProof/>
            </w:rPr>
            <w:delText>18</w:delText>
          </w:r>
        </w:del>
      </w:fldSimple>
      <w:r w:rsidR="00854C67">
        <w:t>)</w:t>
      </w:r>
      <w:r>
        <w:t xml:space="preserve">. Una vegada hem anat a l’opció, ens sortirà un formulari que haurem d’emplenar (Veure </w:t>
      </w:r>
      <w:fldSimple w:instr=" REF _Ref260044056 \h  \* MERGEFORMAT ">
        <w:ins w:id="7278" w:author="paulac" w:date="2013-10-10T13:09:00Z">
          <w:r w:rsidR="000D0864" w:rsidRPr="000D0864">
            <w:rPr>
              <w:i/>
              <w:rPrChange w:id="7279" w:author="paulac" w:date="2013-10-10T13:09:00Z">
                <w:rPr>
                  <w:color w:val="0000FF" w:themeColor="hyperlink"/>
                  <w:u w:val="single"/>
                </w:rPr>
              </w:rPrChange>
            </w:rPr>
            <w:t xml:space="preserve">Figura </w:t>
          </w:r>
          <w:r w:rsidR="000D0864" w:rsidRPr="000D0864">
            <w:rPr>
              <w:i/>
              <w:noProof/>
              <w:rPrChange w:id="7280" w:author="paulac" w:date="2013-10-10T13:09:00Z">
                <w:rPr>
                  <w:noProof/>
                  <w:color w:val="0000FF" w:themeColor="hyperlink"/>
                  <w:u w:val="single"/>
                </w:rPr>
              </w:rPrChange>
            </w:rPr>
            <w:t>25</w:t>
          </w:r>
        </w:ins>
        <w:del w:id="7281" w:author="paulac" w:date="2013-10-09T15:48:00Z">
          <w:r w:rsidR="00C6521E" w:rsidRPr="00C6521E" w:rsidDel="00361A6D">
            <w:rPr>
              <w:i/>
            </w:rPr>
            <w:delText xml:space="preserve">Figura </w:delText>
          </w:r>
          <w:r w:rsidR="00C6521E" w:rsidRPr="00C6521E" w:rsidDel="00361A6D">
            <w:rPr>
              <w:i/>
              <w:noProof/>
            </w:rPr>
            <w:delText>19</w:delText>
          </w:r>
        </w:del>
      </w:fldSimple>
      <w:r>
        <w:t>).</w:t>
      </w:r>
    </w:p>
    <w:p w:rsidR="00EF3840" w:rsidRDefault="00E21426" w:rsidP="00CC1E4A">
      <w:pPr>
        <w:keepNext/>
        <w:jc w:val="center"/>
        <w:rPr>
          <w:ins w:id="7282" w:author="paulac" w:date="2013-10-10T13:08:00Z"/>
        </w:rPr>
      </w:pPr>
      <w:del w:id="7283" w:author="paulac" w:date="2013-10-10T16:17:00Z">
        <w:r>
          <w:rPr>
            <w:noProof/>
            <w:lang w:val="es-ES" w:eastAsia="es-ES"/>
            <w:rPrChange w:id="7284" w:author="Unknown">
              <w:rPr>
                <w:noProof/>
                <w:color w:val="0000FF" w:themeColor="hyperlink"/>
                <w:u w:val="single"/>
                <w:lang w:val="es-ES" w:eastAsia="es-ES"/>
              </w:rPr>
            </w:rPrChange>
          </w:rPr>
          <w:lastRenderedPageBreak/>
          <w:drawing>
            <wp:inline distT="0" distB="0" distL="0" distR="0">
              <wp:extent cx="5381625" cy="3933825"/>
              <wp:effectExtent l="19050" t="0" r="9525" b="0"/>
              <wp:docPr id="191" name="Imagen 191" descr="C:\Documents and Settings\joanga\Escritorio\heliu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descr="C:\Documents and Settings\joanga\Escritorio\helium.JPG"/>
                      <pic:cNvPicPr>
                        <a:picLocks noChangeAspect="1" noChangeArrowheads="1"/>
                      </pic:cNvPicPr>
                    </pic:nvPicPr>
                    <pic:blipFill>
                      <a:blip r:embed="rId50" cstate="print"/>
                      <a:srcRect/>
                      <a:stretch>
                        <a:fillRect/>
                      </a:stretch>
                    </pic:blipFill>
                    <pic:spPr bwMode="auto">
                      <a:xfrm>
                        <a:off x="0" y="0"/>
                        <a:ext cx="5381625" cy="3933825"/>
                      </a:xfrm>
                      <a:prstGeom prst="rect">
                        <a:avLst/>
                      </a:prstGeom>
                      <a:noFill/>
                      <a:ln w="9525">
                        <a:noFill/>
                        <a:miter lim="800000"/>
                        <a:headEnd/>
                        <a:tailEnd/>
                      </a:ln>
                    </pic:spPr>
                  </pic:pic>
                </a:graphicData>
              </a:graphic>
            </wp:inline>
          </w:drawing>
        </w:r>
      </w:del>
    </w:p>
    <w:p w:rsidR="00EF3840" w:rsidRDefault="00E21426" w:rsidP="00CC1E4A">
      <w:pPr>
        <w:keepNext/>
        <w:jc w:val="center"/>
      </w:pPr>
      <w:ins w:id="7285" w:author="paulac" w:date="2013-10-10T13:09:00Z">
        <w:r>
          <w:rPr>
            <w:noProof/>
            <w:lang w:val="es-ES" w:eastAsia="es-ES"/>
            <w:rPrChange w:id="7286" w:author="Unknown">
              <w:rPr>
                <w:noProof/>
                <w:color w:val="0000FF" w:themeColor="hyperlink"/>
                <w:u w:val="single"/>
                <w:lang w:val="es-ES" w:eastAsia="es-ES"/>
              </w:rPr>
            </w:rPrChange>
          </w:rPr>
          <w:drawing>
            <wp:inline distT="0" distB="0" distL="0" distR="0">
              <wp:extent cx="5400040" cy="2449653"/>
              <wp:effectExtent l="19050" t="0" r="0" b="0"/>
              <wp:docPr id="47" name="Imat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1"/>
                      <a:srcRect/>
                      <a:stretch>
                        <a:fillRect/>
                      </a:stretch>
                    </pic:blipFill>
                    <pic:spPr bwMode="auto">
                      <a:xfrm>
                        <a:off x="0" y="0"/>
                        <a:ext cx="5400040" cy="2449653"/>
                      </a:xfrm>
                      <a:prstGeom prst="rect">
                        <a:avLst/>
                      </a:prstGeom>
                      <a:noFill/>
                      <a:ln w="9525">
                        <a:noFill/>
                        <a:miter lim="800000"/>
                        <a:headEnd/>
                        <a:tailEnd/>
                      </a:ln>
                    </pic:spPr>
                  </pic:pic>
                </a:graphicData>
              </a:graphic>
            </wp:inline>
          </w:drawing>
        </w:r>
      </w:ins>
    </w:p>
    <w:p w:rsidR="008941A6" w:rsidRDefault="00CC1E4A" w:rsidP="009242E7">
      <w:pPr>
        <w:pStyle w:val="Llegenda"/>
      </w:pPr>
      <w:bookmarkStart w:id="7287" w:name="_Ref260044056"/>
      <w:r>
        <w:t xml:space="preserve">Figura </w:t>
      </w:r>
      <w:fldSimple w:instr=" SEQ Figura \* ARABIC ">
        <w:ins w:id="7288" w:author="paulac" w:date="2013-10-10T13:09:00Z">
          <w:r w:rsidR="00EF3840">
            <w:rPr>
              <w:noProof/>
            </w:rPr>
            <w:t>25</w:t>
          </w:r>
        </w:ins>
        <w:ins w:id="7289" w:author="sion" w:date="2013-09-19T17:54:00Z">
          <w:del w:id="7290" w:author="paulac" w:date="2013-10-10T13:09:00Z">
            <w:r w:rsidR="008D6167" w:rsidDel="00EF3840">
              <w:rPr>
                <w:noProof/>
              </w:rPr>
              <w:delText>25</w:delText>
            </w:r>
          </w:del>
        </w:ins>
        <w:del w:id="7291" w:author="paulac" w:date="2013-10-10T13:09:00Z">
          <w:r w:rsidR="00C6521E" w:rsidDel="00EF3840">
            <w:rPr>
              <w:noProof/>
            </w:rPr>
            <w:delText>19</w:delText>
          </w:r>
        </w:del>
      </w:fldSimple>
      <w:bookmarkEnd w:id="7287"/>
      <w:r>
        <w:t xml:space="preserve">. Formulari per </w:t>
      </w:r>
      <w:del w:id="7292" w:author="paulac" w:date="2013-10-10T13:05:00Z">
        <w:r w:rsidDel="00D44EBB">
          <w:delText xml:space="preserve">a </w:delText>
        </w:r>
      </w:del>
      <w:r>
        <w:t>crear un nou tipus d’expedient.</w:t>
      </w:r>
    </w:p>
    <w:p w:rsidR="00D65739" w:rsidRDefault="00D65739" w:rsidP="00D65739">
      <w:r>
        <w:t>Els camps del formulari que haurem d’emplenar són els següents:</w:t>
      </w:r>
    </w:p>
    <w:p w:rsidR="00D65739" w:rsidRDefault="00D65739" w:rsidP="00753AA4">
      <w:pPr>
        <w:pStyle w:val="Pargrafdellista"/>
        <w:numPr>
          <w:ilvl w:val="0"/>
          <w:numId w:val="2"/>
        </w:numPr>
      </w:pPr>
      <w:r w:rsidRPr="006640C9">
        <w:rPr>
          <w:b/>
        </w:rPr>
        <w:t>Codi</w:t>
      </w:r>
      <w:r>
        <w:t>: codi únic i identificatiu del tipus d’expedient.</w:t>
      </w:r>
    </w:p>
    <w:p w:rsidR="00D65739" w:rsidRDefault="00D65739" w:rsidP="00753AA4">
      <w:pPr>
        <w:pStyle w:val="Pargrafdellista"/>
        <w:numPr>
          <w:ilvl w:val="0"/>
          <w:numId w:val="2"/>
        </w:numPr>
      </w:pPr>
      <w:r w:rsidRPr="006640C9">
        <w:rPr>
          <w:b/>
        </w:rPr>
        <w:t>Títol</w:t>
      </w:r>
      <w:r>
        <w:t xml:space="preserve">: títol descriptiu del tipus d’expedient, </w:t>
      </w:r>
      <w:del w:id="7293" w:author="paulac" w:date="2013-10-10T16:18:00Z">
        <w:r w:rsidDel="006F71BB">
          <w:delText xml:space="preserve">ens servirà </w:delText>
        </w:r>
      </w:del>
      <w:r>
        <w:t xml:space="preserve">aquest nom </w:t>
      </w:r>
      <w:ins w:id="7294" w:author="paulac" w:date="2013-10-10T16:18:00Z">
        <w:r w:rsidR="006F71BB">
          <w:t xml:space="preserve">ens servirà </w:t>
        </w:r>
      </w:ins>
      <w:r>
        <w:t>de referència a l’hora d’iniciar un expedient.</w:t>
      </w:r>
    </w:p>
    <w:p w:rsidR="00D65739" w:rsidRDefault="00D65739" w:rsidP="00753AA4">
      <w:pPr>
        <w:pStyle w:val="Pargrafdellista"/>
        <w:numPr>
          <w:ilvl w:val="0"/>
          <w:numId w:val="2"/>
        </w:numPr>
      </w:pPr>
      <w:r w:rsidRPr="006640C9">
        <w:rPr>
          <w:b/>
        </w:rPr>
        <w:t>Amb títol</w:t>
      </w:r>
      <w:r>
        <w:t>: Indica si els expedients tenen títol o no.</w:t>
      </w:r>
      <w:ins w:id="7295" w:author="paulac" w:date="2013-10-10T16:50:00Z">
        <w:r w:rsidR="00A622ED">
          <w:t xml:space="preserve"> Si es marca, el títol de l’expedient es concatenarà al de la tasca en el llistat de tasques pendents.</w:t>
        </w:r>
      </w:ins>
    </w:p>
    <w:p w:rsidR="00D65739" w:rsidRDefault="00D65739" w:rsidP="00753AA4">
      <w:pPr>
        <w:pStyle w:val="Pargrafdellista"/>
        <w:numPr>
          <w:ilvl w:val="0"/>
          <w:numId w:val="2"/>
        </w:numPr>
      </w:pPr>
      <w:r w:rsidRPr="006640C9">
        <w:rPr>
          <w:b/>
        </w:rPr>
        <w:t>Demana títol</w:t>
      </w:r>
      <w:r>
        <w:t xml:space="preserve">: Indica si un expedient amb títol s’ha de demanar el títol o no. Aquesta opció deshabilitada serveix típicament per </w:t>
      </w:r>
      <w:ins w:id="7296" w:author="paulac" w:date="2013-10-10T16:18:00Z">
        <w:r w:rsidR="006F71BB">
          <w:t xml:space="preserve">a </w:t>
        </w:r>
      </w:ins>
      <w:r>
        <w:t xml:space="preserve">expedients que sí tenen títol però que aquest està autocalculat i es modifica durant el transcurs de l’expedient (Veure apartat </w:t>
      </w:r>
      <w:r w:rsidR="000D0864">
        <w:fldChar w:fldCharType="begin"/>
      </w:r>
      <w:r>
        <w:instrText xml:space="preserve"> REF _Ref260044291 \n \h </w:instrText>
      </w:r>
      <w:r w:rsidR="000D0864">
        <w:fldChar w:fldCharType="separate"/>
      </w:r>
      <w:r w:rsidR="00EF3840">
        <w:t>4.3</w:t>
      </w:r>
      <w:r w:rsidR="000D0864">
        <w:fldChar w:fldCharType="end"/>
      </w:r>
      <w:r>
        <w:t xml:space="preserve">. </w:t>
      </w:r>
      <w:r w:rsidR="000D0864">
        <w:fldChar w:fldCharType="begin"/>
      </w:r>
      <w:r>
        <w:instrText xml:space="preserve"> REF _Ref260044291 \h </w:instrText>
      </w:r>
      <w:r w:rsidR="000D0864">
        <w:fldChar w:fldCharType="separate"/>
      </w:r>
      <w:r w:rsidR="00EF3840">
        <w:t>Handlers predefinits.</w:t>
      </w:r>
      <w:r w:rsidR="000D0864">
        <w:fldChar w:fldCharType="end"/>
      </w:r>
      <w:r>
        <w:t>)</w:t>
      </w:r>
    </w:p>
    <w:p w:rsidR="00D65739" w:rsidRDefault="00D65739" w:rsidP="00753AA4">
      <w:pPr>
        <w:pStyle w:val="Pargrafdellista"/>
        <w:numPr>
          <w:ilvl w:val="0"/>
          <w:numId w:val="2"/>
        </w:numPr>
      </w:pPr>
      <w:r w:rsidRPr="006640C9">
        <w:rPr>
          <w:b/>
        </w:rPr>
        <w:t>Amb número</w:t>
      </w:r>
      <w:r>
        <w:t>: Indica si un expedient té número d’expedient o no.</w:t>
      </w:r>
    </w:p>
    <w:p w:rsidR="00D65739" w:rsidRDefault="00D65739" w:rsidP="00753AA4">
      <w:pPr>
        <w:pStyle w:val="Pargrafdellista"/>
        <w:numPr>
          <w:ilvl w:val="0"/>
          <w:numId w:val="2"/>
        </w:numPr>
      </w:pPr>
      <w:r w:rsidRPr="006640C9">
        <w:rPr>
          <w:b/>
        </w:rPr>
        <w:t>Demana número</w:t>
      </w:r>
      <w:r>
        <w:t>: Indica si un expedient amb número s’ha de demanar el número o no.</w:t>
      </w:r>
    </w:p>
    <w:p w:rsidR="00D65739" w:rsidRPr="00D65739" w:rsidRDefault="00D65739" w:rsidP="00753AA4">
      <w:pPr>
        <w:pStyle w:val="Pargrafdellista"/>
        <w:numPr>
          <w:ilvl w:val="0"/>
          <w:numId w:val="2"/>
        </w:numPr>
      </w:pPr>
      <w:r w:rsidRPr="006640C9">
        <w:rPr>
          <w:b/>
        </w:rPr>
        <w:t>Expressió per calcular el número</w:t>
      </w:r>
      <w:r>
        <w:t xml:space="preserve">: expressió que </w:t>
      </w:r>
      <w:del w:id="7297" w:author="paulac" w:date="2013-10-10T16:18:00Z">
        <w:r w:rsidDel="006F71BB">
          <w:delText>e</w:delText>
        </w:r>
      </w:del>
      <w:r>
        <w:t>s</w:t>
      </w:r>
      <w:ins w:id="7298" w:author="paulac" w:date="2013-10-10T16:18:00Z">
        <w:r w:rsidR="006F71BB">
          <w:t>e</w:t>
        </w:r>
      </w:ins>
      <w:r>
        <w:t xml:space="preserve"> segueix per </w:t>
      </w:r>
      <w:del w:id="7299" w:author="paulac" w:date="2013-10-10T16:18:00Z">
        <w:r w:rsidDel="006F71BB">
          <w:delText xml:space="preserve">a </w:delText>
        </w:r>
      </w:del>
      <w:r>
        <w:t xml:space="preserve">calcular el número, </w:t>
      </w:r>
      <w:del w:id="7300" w:author="paulac" w:date="2013-10-10T16:18:00Z">
        <w:r w:rsidDel="006F71BB">
          <w:delText>en altres paraules</w:delText>
        </w:r>
      </w:del>
      <w:ins w:id="7301" w:author="paulac" w:date="2013-10-10T16:18:00Z">
        <w:r w:rsidR="006F71BB">
          <w:t>és a dir</w:t>
        </w:r>
      </w:ins>
      <w:r>
        <w:t>, és el format que seguirà el número.</w:t>
      </w:r>
      <w:r w:rsidRPr="00D65739">
        <w:t xml:space="preserve"> L’expressió per calcular el número o clau </w:t>
      </w:r>
      <w:r>
        <w:t>pot contenir</w:t>
      </w:r>
      <w:r w:rsidRPr="00D65739">
        <w:t>:</w:t>
      </w:r>
    </w:p>
    <w:p w:rsidR="00D65739" w:rsidRPr="00D65739" w:rsidRDefault="00D65739" w:rsidP="00753AA4">
      <w:pPr>
        <w:pStyle w:val="Pargrafdellista"/>
        <w:numPr>
          <w:ilvl w:val="1"/>
          <w:numId w:val="2"/>
        </w:numPr>
      </w:pPr>
      <w:r w:rsidRPr="00D65739">
        <w:t xml:space="preserve">Seqüència </w:t>
      </w:r>
      <w:r>
        <w:t>$</w:t>
      </w:r>
      <w:r w:rsidR="006640C9">
        <w:t>{seq}: la seqüència s’</w:t>
      </w:r>
      <w:r w:rsidRPr="00D65739">
        <w:t>autoincrementa cada vegada que s’inicia un expedient nou, i si es marca “reiniciar seqüència anualment”, en canviar d’any torna a 1.</w:t>
      </w:r>
    </w:p>
    <w:p w:rsidR="00D65739" w:rsidRPr="00D65739" w:rsidRDefault="00D65739" w:rsidP="00753AA4">
      <w:pPr>
        <w:pStyle w:val="Pargrafdellista"/>
        <w:numPr>
          <w:ilvl w:val="1"/>
          <w:numId w:val="2"/>
        </w:numPr>
      </w:pPr>
      <w:r w:rsidRPr="00D65739">
        <w:t>Any ${any}. És l’exercici actual.</w:t>
      </w:r>
    </w:p>
    <w:p w:rsidR="00D65739" w:rsidRDefault="00D65739" w:rsidP="00753AA4">
      <w:pPr>
        <w:pStyle w:val="Pargrafdellista"/>
        <w:numPr>
          <w:ilvl w:val="1"/>
          <w:numId w:val="2"/>
        </w:numPr>
      </w:pPr>
      <w:r w:rsidRPr="00D65739">
        <w:t>Constants. Al costat de la seqüència i any es poden definir constants, per exemple, si volem que el nostre expedient tingui aquesta forma: 1-2010-expedientsadmins es definiria una seqüència així ${seq}-${any}</w:t>
      </w:r>
    </w:p>
    <w:p w:rsidR="00D65739" w:rsidRDefault="00D65739" w:rsidP="00753AA4">
      <w:pPr>
        <w:pStyle w:val="Pargrafdellista"/>
        <w:numPr>
          <w:ilvl w:val="0"/>
          <w:numId w:val="2"/>
        </w:numPr>
      </w:pPr>
      <w:r w:rsidRPr="006640C9">
        <w:rPr>
          <w:b/>
        </w:rPr>
        <w:t>Seqüència actual</w:t>
      </w:r>
      <w:r>
        <w:t>: seqüència per la qual començarà l’enumeració automàtica dels expedients.</w:t>
      </w:r>
    </w:p>
    <w:p w:rsidR="00D65739" w:rsidRDefault="00D65739" w:rsidP="00753AA4">
      <w:pPr>
        <w:pStyle w:val="Pargrafdellista"/>
        <w:numPr>
          <w:ilvl w:val="0"/>
          <w:numId w:val="2"/>
        </w:numPr>
      </w:pPr>
      <w:r w:rsidRPr="006640C9">
        <w:rPr>
          <w:b/>
        </w:rPr>
        <w:lastRenderedPageBreak/>
        <w:t>Reiniciar seqüència anualment</w:t>
      </w:r>
      <w:r>
        <w:t>: Indica si el número de seqüència s’ha de reiniciar anualment o no.</w:t>
      </w:r>
    </w:p>
    <w:p w:rsidR="00D65739" w:rsidRDefault="00D65739" w:rsidP="00753AA4">
      <w:pPr>
        <w:pStyle w:val="Pargrafdellista"/>
        <w:numPr>
          <w:ilvl w:val="0"/>
          <w:numId w:val="2"/>
        </w:numPr>
        <w:rPr>
          <w:ins w:id="7302" w:author="paulac" w:date="2013-10-10T16:20:00Z"/>
        </w:rPr>
      </w:pPr>
      <w:r w:rsidRPr="006640C9">
        <w:rPr>
          <w:b/>
        </w:rPr>
        <w:t>Responsable per defecte</w:t>
      </w:r>
      <w:r>
        <w:t>: s’indica, si n’hi ha, el responsable per defecte d’aquest tipus d’expedient.</w:t>
      </w:r>
    </w:p>
    <w:p w:rsidR="006F71BB" w:rsidRPr="006F71BB" w:rsidRDefault="006F71BB" w:rsidP="00753AA4">
      <w:pPr>
        <w:pStyle w:val="Pargrafdellista"/>
        <w:numPr>
          <w:ilvl w:val="0"/>
          <w:numId w:val="2"/>
        </w:numPr>
        <w:rPr>
          <w:ins w:id="7303" w:author="paulac" w:date="2013-10-10T16:20:00Z"/>
          <w:rPrChange w:id="7304" w:author="paulac" w:date="2013-10-10T16:20:00Z">
            <w:rPr>
              <w:ins w:id="7305" w:author="paulac" w:date="2013-10-10T16:20:00Z"/>
              <w:b/>
            </w:rPr>
          </w:rPrChange>
        </w:rPr>
      </w:pPr>
      <w:ins w:id="7306" w:author="paulac" w:date="2013-10-10T16:20:00Z">
        <w:r>
          <w:rPr>
            <w:b/>
          </w:rPr>
          <w:t xml:space="preserve">Restringir accés segons </w:t>
        </w:r>
      </w:ins>
      <w:ins w:id="7307" w:author="paulac" w:date="2013-10-10T16:21:00Z">
        <w:r>
          <w:rPr>
            <w:b/>
          </w:rPr>
          <w:t xml:space="preserve">el </w:t>
        </w:r>
      </w:ins>
      <w:ins w:id="7308" w:author="paulac" w:date="2013-10-10T16:20:00Z">
        <w:r>
          <w:rPr>
            <w:b/>
          </w:rPr>
          <w:t>grup d</w:t>
        </w:r>
      </w:ins>
      <w:ins w:id="7309" w:author="paulac" w:date="2013-10-10T16:21:00Z">
        <w:r>
          <w:rPr>
            <w:b/>
          </w:rPr>
          <w:t>e l</w:t>
        </w:r>
      </w:ins>
      <w:ins w:id="7310" w:author="paulac" w:date="2013-10-10T16:20:00Z">
        <w:r>
          <w:rPr>
            <w:b/>
          </w:rPr>
          <w:t>’usuari</w:t>
        </w:r>
      </w:ins>
      <w:ins w:id="7311" w:author="paulac" w:date="2013-10-10T16:21:00Z">
        <w:r>
          <w:rPr>
            <w:b/>
          </w:rPr>
          <w:t xml:space="preserve">: </w:t>
        </w:r>
      </w:ins>
      <w:ins w:id="7312" w:author="paulac" w:date="2013-10-10T16:26:00Z">
        <w:r w:rsidR="000D0864" w:rsidRPr="000D0864">
          <w:rPr>
            <w:rPrChange w:id="7313" w:author="paulac" w:date="2013-10-10T16:27:00Z">
              <w:rPr>
                <w:b/>
                <w:color w:val="0000FF" w:themeColor="hyperlink"/>
                <w:u w:val="single"/>
              </w:rPr>
            </w:rPrChange>
          </w:rPr>
          <w:t>indica si s’ha de restringir l’accés al</w:t>
        </w:r>
      </w:ins>
      <w:ins w:id="7314" w:author="paulac" w:date="2013-10-10T16:27:00Z">
        <w:r w:rsidR="00C862D9">
          <w:t>s</w:t>
        </w:r>
      </w:ins>
      <w:ins w:id="7315" w:author="paulac" w:date="2013-10-10T16:26:00Z">
        <w:r w:rsidR="000D0864" w:rsidRPr="000D0864">
          <w:rPr>
            <w:rPrChange w:id="7316" w:author="paulac" w:date="2013-10-10T16:27:00Z">
              <w:rPr>
                <w:b/>
                <w:color w:val="0000FF" w:themeColor="hyperlink"/>
                <w:u w:val="single"/>
              </w:rPr>
            </w:rPrChange>
          </w:rPr>
          <w:t xml:space="preserve"> </w:t>
        </w:r>
      </w:ins>
      <w:ins w:id="7317" w:author="paulac" w:date="2013-10-10T16:27:00Z">
        <w:r w:rsidR="000D0864" w:rsidRPr="000D0864">
          <w:rPr>
            <w:rPrChange w:id="7318" w:author="paulac" w:date="2013-10-10T16:27:00Z">
              <w:rPr>
                <w:b/>
                <w:color w:val="0000FF" w:themeColor="hyperlink"/>
                <w:u w:val="single"/>
              </w:rPr>
            </w:rPrChange>
          </w:rPr>
          <w:t>expedient</w:t>
        </w:r>
        <w:r w:rsidR="00C862D9">
          <w:t>s d’aquest tipus</w:t>
        </w:r>
        <w:r w:rsidR="000D0864" w:rsidRPr="000D0864">
          <w:rPr>
            <w:rPrChange w:id="7319" w:author="paulac" w:date="2013-10-10T16:27:00Z">
              <w:rPr>
                <w:b/>
                <w:color w:val="0000FF" w:themeColor="hyperlink"/>
                <w:u w:val="single"/>
              </w:rPr>
            </w:rPrChange>
          </w:rPr>
          <w:t xml:space="preserve"> només al grup d’usuaris associat a l’expedient.</w:t>
        </w:r>
        <w:r w:rsidR="00C862D9">
          <w:rPr>
            <w:b/>
          </w:rPr>
          <w:t xml:space="preserve"> </w:t>
        </w:r>
      </w:ins>
      <w:ins w:id="7320" w:author="paulac" w:date="2013-10-10T16:28:00Z">
        <w:r w:rsidR="000D0864" w:rsidRPr="000D0864">
          <w:rPr>
            <w:rPrChange w:id="7321" w:author="paulac" w:date="2013-10-10T16:28:00Z">
              <w:rPr>
                <w:b/>
                <w:color w:val="0000FF" w:themeColor="hyperlink"/>
                <w:u w:val="single"/>
              </w:rPr>
            </w:rPrChange>
          </w:rPr>
          <w:t>El grup d’usuaris s’assigna a l’expedient.</w:t>
        </w:r>
      </w:ins>
    </w:p>
    <w:p w:rsidR="006F71BB" w:rsidRPr="00D65739" w:rsidRDefault="006F71BB" w:rsidP="00753AA4">
      <w:pPr>
        <w:pStyle w:val="Pargrafdellista"/>
        <w:numPr>
          <w:ilvl w:val="0"/>
          <w:numId w:val="2"/>
        </w:numPr>
      </w:pPr>
      <w:ins w:id="7322" w:author="paulac" w:date="2013-10-10T16:20:00Z">
        <w:r>
          <w:rPr>
            <w:b/>
          </w:rPr>
          <w:t>Permetre sel</w:t>
        </w:r>
      </w:ins>
      <w:ins w:id="7323" w:author="paulac" w:date="2013-10-10T16:21:00Z">
        <w:r>
          <w:rPr>
            <w:b/>
          </w:rPr>
          <w:t>e</w:t>
        </w:r>
      </w:ins>
      <w:ins w:id="7324" w:author="paulac" w:date="2013-10-10T16:20:00Z">
        <w:r>
          <w:rPr>
            <w:b/>
          </w:rPr>
          <w:t xml:space="preserve">ccionar any </w:t>
        </w:r>
      </w:ins>
      <w:ins w:id="7325" w:author="paulac" w:date="2013-10-10T16:21:00Z">
        <w:r>
          <w:rPr>
            <w:b/>
          </w:rPr>
          <w:t>d’</w:t>
        </w:r>
      </w:ins>
      <w:ins w:id="7326" w:author="paulac" w:date="2013-10-10T16:20:00Z">
        <w:r>
          <w:rPr>
            <w:b/>
          </w:rPr>
          <w:t xml:space="preserve">inici </w:t>
        </w:r>
      </w:ins>
      <w:ins w:id="7327" w:author="paulac" w:date="2013-10-10T16:21:00Z">
        <w:r>
          <w:rPr>
            <w:b/>
          </w:rPr>
          <w:t xml:space="preserve">d’expedient: </w:t>
        </w:r>
      </w:ins>
      <w:ins w:id="7328" w:author="paulac" w:date="2013-10-10T16:26:00Z">
        <w:r w:rsidR="000D0864" w:rsidRPr="000D0864">
          <w:rPr>
            <w:rPrChange w:id="7329" w:author="paulac" w:date="2013-10-10T16:26:00Z">
              <w:rPr>
                <w:b/>
                <w:color w:val="0000FF" w:themeColor="hyperlink"/>
                <w:u w:val="single"/>
              </w:rPr>
            </w:rPrChange>
          </w:rPr>
          <w:t xml:space="preserve">indica si </w:t>
        </w:r>
      </w:ins>
      <w:ins w:id="7330" w:author="paulac" w:date="2013-10-10T16:25:00Z">
        <w:r w:rsidR="000D0864" w:rsidRPr="000D0864">
          <w:rPr>
            <w:rPrChange w:id="7331" w:author="paulac" w:date="2013-10-10T16:26:00Z">
              <w:rPr>
                <w:b/>
                <w:color w:val="0000FF" w:themeColor="hyperlink"/>
                <w:u w:val="single"/>
              </w:rPr>
            </w:rPrChange>
          </w:rPr>
          <w:t>en crear un expedient</w:t>
        </w:r>
      </w:ins>
      <w:ins w:id="7332" w:author="paulac" w:date="2013-10-10T16:26:00Z">
        <w:r w:rsidR="000D0864" w:rsidRPr="000D0864">
          <w:rPr>
            <w:rPrChange w:id="7333" w:author="paulac" w:date="2013-10-10T16:26:00Z">
              <w:rPr>
                <w:b/>
                <w:color w:val="0000FF" w:themeColor="hyperlink"/>
                <w:u w:val="single"/>
              </w:rPr>
            </w:rPrChange>
          </w:rPr>
          <w:t>, es permetrà o no poder seleccionar l’any.</w:t>
        </w:r>
      </w:ins>
    </w:p>
    <w:p w:rsidR="008941A6" w:rsidRDefault="008941A6" w:rsidP="008941A6">
      <w:pPr>
        <w:pStyle w:val="Ttol3"/>
      </w:pPr>
      <w:bookmarkStart w:id="7334" w:name="_Toc369593083"/>
      <w:r>
        <w:t>Modificar un tipus d’expedient</w:t>
      </w:r>
      <w:bookmarkEnd w:id="7334"/>
    </w:p>
    <w:p w:rsidR="005A721C" w:rsidRPr="005A721C" w:rsidRDefault="005A721C" w:rsidP="005A721C">
      <w:r w:rsidRPr="005A721C">
        <w:t>Per</w:t>
      </w:r>
      <w:del w:id="7335" w:author="paulac" w:date="2013-10-10T16:28:00Z">
        <w:r w:rsidRPr="005A721C" w:rsidDel="00C61957">
          <w:delText xml:space="preserve"> a</w:delText>
        </w:r>
      </w:del>
      <w:r w:rsidRPr="005A721C">
        <w:t xml:space="preserve"> </w:t>
      </w:r>
      <w:r>
        <w:t>modificar</w:t>
      </w:r>
      <w:r w:rsidRPr="005A721C">
        <w:t xml:space="preserve"> un tipus d’expedient hem </w:t>
      </w:r>
      <w:r>
        <w:t>de fer clic damunt el tipus d’expedient que volem modificar</w:t>
      </w:r>
      <w:r w:rsidRPr="005A721C">
        <w:t xml:space="preserve"> (Veure </w:t>
      </w:r>
      <w:fldSimple w:instr=" REF _Ref260043778 \h  \* MERGEFORMAT ">
        <w:ins w:id="7336" w:author="paulac" w:date="2013-10-10T13:09:00Z">
          <w:r w:rsidR="000D0864" w:rsidRPr="000D0864">
            <w:rPr>
              <w:i/>
              <w:rPrChange w:id="7337" w:author="paulac" w:date="2013-10-10T13:09:00Z">
                <w:rPr>
                  <w:color w:val="0000FF" w:themeColor="hyperlink"/>
                  <w:u w:val="single"/>
                </w:rPr>
              </w:rPrChange>
            </w:rPr>
            <w:t>Figura 24</w:t>
          </w:r>
        </w:ins>
        <w:del w:id="7338" w:author="paulac" w:date="2013-10-09T15:48:00Z">
          <w:r w:rsidR="00C6521E" w:rsidRPr="00C6521E" w:rsidDel="00361A6D">
            <w:rPr>
              <w:i/>
            </w:rPr>
            <w:delText>Figura 18</w:delText>
          </w:r>
        </w:del>
      </w:fldSimple>
      <w:r w:rsidRPr="005A721C">
        <w:t xml:space="preserve">). Una vegada hem anat a l’opció, </w:t>
      </w:r>
      <w:ins w:id="7339" w:author="paulac" w:date="2013-10-10T16:29:00Z">
        <w:r w:rsidR="00C61957">
          <w:t xml:space="preserve">se’ns presenten les </w:t>
        </w:r>
      </w:ins>
      <w:del w:id="7340" w:author="paulac" w:date="2013-10-10T16:29:00Z">
        <w:r w:rsidDel="00C61957">
          <w:delText xml:space="preserve">tenim quatre </w:delText>
        </w:r>
      </w:del>
      <w:ins w:id="7341" w:author="paulac" w:date="2013-10-10T16:29:00Z">
        <w:r w:rsidR="00C61957">
          <w:t xml:space="preserve">següents </w:t>
        </w:r>
      </w:ins>
      <w:r>
        <w:t>opcions</w:t>
      </w:r>
      <w:del w:id="7342" w:author="paulac" w:date="2013-10-10T16:29:00Z">
        <w:r w:rsidDel="00C61957">
          <w:delText xml:space="preserve"> diferents</w:delText>
        </w:r>
      </w:del>
      <w:r>
        <w:t xml:space="preserve">: </w:t>
      </w:r>
      <w:del w:id="7343" w:author="paulac" w:date="2013-10-10T16:30:00Z">
        <w:r w:rsidDel="004C637A">
          <w:delText>I</w:delText>
        </w:r>
      </w:del>
      <w:ins w:id="7344" w:author="paulac" w:date="2013-10-10T16:30:00Z">
        <w:r w:rsidR="004C637A">
          <w:t>i</w:t>
        </w:r>
      </w:ins>
      <w:r>
        <w:t xml:space="preserve">nformació, </w:t>
      </w:r>
      <w:del w:id="7345" w:author="paulac" w:date="2013-10-10T16:30:00Z">
        <w:r w:rsidDel="004C637A">
          <w:delText>E</w:delText>
        </w:r>
      </w:del>
      <w:ins w:id="7346" w:author="paulac" w:date="2013-10-10T16:30:00Z">
        <w:r w:rsidR="004C637A">
          <w:t>e</w:t>
        </w:r>
      </w:ins>
      <w:r>
        <w:t xml:space="preserve">stats, </w:t>
      </w:r>
      <w:del w:id="7347" w:author="paulac" w:date="2013-10-10T16:30:00Z">
        <w:r w:rsidDel="004C637A">
          <w:delText>D</w:delText>
        </w:r>
      </w:del>
      <w:ins w:id="7348" w:author="paulac" w:date="2013-10-10T16:30:00Z">
        <w:r w:rsidR="004C637A">
          <w:t>d</w:t>
        </w:r>
      </w:ins>
      <w:r>
        <w:t>efinició de procés</w:t>
      </w:r>
      <w:ins w:id="7349" w:author="paulac" w:date="2013-10-10T16:29:00Z">
        <w:r w:rsidR="00C61957">
          <w:t xml:space="preserve">, </w:t>
        </w:r>
      </w:ins>
      <w:del w:id="7350" w:author="paulac" w:date="2013-10-10T16:29:00Z">
        <w:r w:rsidDel="00C61957">
          <w:delText xml:space="preserve"> i </w:delText>
        </w:r>
      </w:del>
      <w:del w:id="7351" w:author="paulac" w:date="2013-10-10T16:30:00Z">
        <w:r w:rsidDel="004C637A">
          <w:delText>I</w:delText>
        </w:r>
      </w:del>
      <w:ins w:id="7352" w:author="paulac" w:date="2013-10-10T16:30:00Z">
        <w:r w:rsidR="004C637A">
          <w:t>i</w:t>
        </w:r>
      </w:ins>
      <w:r>
        <w:t>ntegració amb tràmits</w:t>
      </w:r>
      <w:ins w:id="7353" w:author="paulac" w:date="2013-10-10T16:29:00Z">
        <w:r w:rsidR="004C637A">
          <w:t xml:space="preserve">, </w:t>
        </w:r>
      </w:ins>
      <w:ins w:id="7354" w:author="paulac" w:date="2013-10-10T16:30:00Z">
        <w:r w:rsidR="004C637A">
          <w:t>i</w:t>
        </w:r>
      </w:ins>
      <w:ins w:id="7355" w:author="paulac" w:date="2013-10-10T16:29:00Z">
        <w:r w:rsidR="00C61957">
          <w:t>ntegració amb forms, enumeracions, documents, dominis, consultes i redirecci</w:t>
        </w:r>
      </w:ins>
      <w:ins w:id="7356" w:author="paulac" w:date="2013-10-10T16:30:00Z">
        <w:r w:rsidR="00C61957">
          <w:t>ó</w:t>
        </w:r>
      </w:ins>
      <w:r>
        <w:t>.</w:t>
      </w:r>
    </w:p>
    <w:p w:rsidR="007123E6" w:rsidRDefault="007123E6" w:rsidP="008941A6">
      <w:pPr>
        <w:pStyle w:val="Ttol4"/>
      </w:pPr>
      <w:bookmarkStart w:id="7357" w:name="_Toc252373433"/>
      <w:bookmarkStart w:id="7358" w:name="_Toc253999450"/>
      <w:bookmarkStart w:id="7359" w:name="_Toc369593084"/>
      <w:r w:rsidRPr="007123E6">
        <w:t>Informació</w:t>
      </w:r>
      <w:bookmarkEnd w:id="7357"/>
      <w:bookmarkEnd w:id="7358"/>
      <w:bookmarkEnd w:id="7359"/>
    </w:p>
    <w:p w:rsidR="005A721C" w:rsidRPr="005A721C" w:rsidRDefault="005A721C" w:rsidP="005A721C">
      <w:r>
        <w:t xml:space="preserve">Podem veure la informació general del tipus d’expedient (Veure </w:t>
      </w:r>
      <w:fldSimple w:instr=" REF _Ref260045913 \h  \* MERGEFORMAT ">
        <w:ins w:id="7360" w:author="paulac" w:date="2013-10-10T13:09:00Z">
          <w:r w:rsidR="000D0864" w:rsidRPr="000D0864">
            <w:rPr>
              <w:i/>
              <w:rPrChange w:id="7361" w:author="paulac" w:date="2013-10-10T13:09:00Z">
                <w:rPr>
                  <w:color w:val="0000FF" w:themeColor="hyperlink"/>
                  <w:u w:val="single"/>
                </w:rPr>
              </w:rPrChange>
            </w:rPr>
            <w:t xml:space="preserve">Figura </w:t>
          </w:r>
          <w:r w:rsidR="000D0864" w:rsidRPr="000D0864">
            <w:rPr>
              <w:i/>
              <w:noProof/>
              <w:rPrChange w:id="7362" w:author="paulac" w:date="2013-10-10T13:09:00Z">
                <w:rPr>
                  <w:noProof/>
                  <w:color w:val="0000FF" w:themeColor="hyperlink"/>
                  <w:u w:val="single"/>
                </w:rPr>
              </w:rPrChange>
            </w:rPr>
            <w:t>26</w:t>
          </w:r>
        </w:ins>
        <w:del w:id="7363" w:author="paulac" w:date="2013-10-09T15:48:00Z">
          <w:r w:rsidR="00C6521E" w:rsidRPr="00C6521E" w:rsidDel="00361A6D">
            <w:rPr>
              <w:i/>
            </w:rPr>
            <w:delText xml:space="preserve">Figura </w:delText>
          </w:r>
          <w:r w:rsidR="00C6521E" w:rsidRPr="00C6521E" w:rsidDel="00361A6D">
            <w:rPr>
              <w:i/>
              <w:noProof/>
            </w:rPr>
            <w:delText>20</w:delText>
          </w:r>
        </w:del>
      </w:fldSimple>
      <w:r>
        <w:t>) i modificar-la mitjançant el botó “Modificar informació”</w:t>
      </w:r>
      <w:del w:id="7364" w:author="paulac" w:date="2013-10-10T16:55:00Z">
        <w:r w:rsidDel="00767BC1">
          <w:delText xml:space="preserve"> (Veure </w:delText>
        </w:r>
        <w:r w:rsidR="000D0864" w:rsidDel="00767BC1">
          <w:fldChar w:fldCharType="begin"/>
        </w:r>
        <w:r w:rsidR="00DF33FB" w:rsidDel="00767BC1">
          <w:delInstrText xml:space="preserve"> REF _Ref260045973 \h  \* MERGEFORMAT </w:delInstrText>
        </w:r>
        <w:r w:rsidR="000D0864" w:rsidDel="00767BC1">
          <w:fldChar w:fldCharType="separate"/>
        </w:r>
      </w:del>
      <w:del w:id="7365" w:author="paulac" w:date="2013-10-09T15:48:00Z">
        <w:r w:rsidR="00C6521E" w:rsidRPr="00C6521E" w:rsidDel="00361A6D">
          <w:rPr>
            <w:i/>
          </w:rPr>
          <w:delText xml:space="preserve">Figura </w:delText>
        </w:r>
        <w:r w:rsidR="00C6521E" w:rsidRPr="00C6521E" w:rsidDel="00361A6D">
          <w:rPr>
            <w:i/>
            <w:noProof/>
          </w:rPr>
          <w:delText>21</w:delText>
        </w:r>
      </w:del>
      <w:del w:id="7366" w:author="paulac" w:date="2013-10-10T16:55:00Z">
        <w:r w:rsidR="000D0864" w:rsidDel="00767BC1">
          <w:fldChar w:fldCharType="end"/>
        </w:r>
        <w:r w:rsidDel="00767BC1">
          <w:delText>)</w:delText>
        </w:r>
      </w:del>
      <w:r>
        <w:t xml:space="preserve">. La informació </w:t>
      </w:r>
      <w:ins w:id="7367" w:author="paulac" w:date="2013-10-10T16:43:00Z">
        <w:r w:rsidR="00A622ED">
          <w:t xml:space="preserve">que es pot modificar és la proporcionada en el moment de crear </w:t>
        </w:r>
      </w:ins>
      <w:del w:id="7368" w:author="paulac" w:date="2013-10-10T16:44:00Z">
        <w:r w:rsidDel="00A622ED">
          <w:delText>d</w:delText>
        </w:r>
      </w:del>
      <w:r>
        <w:t>el tipus d’expedient</w:t>
      </w:r>
      <w:del w:id="7369" w:author="paulac" w:date="2013-10-10T16:44:00Z">
        <w:r w:rsidDel="00A622ED">
          <w:delText xml:space="preserve"> conté els següents elements:</w:delText>
        </w:r>
      </w:del>
      <w:ins w:id="7370" w:author="paulac" w:date="2013-10-10T16:44:00Z">
        <w:r w:rsidR="00A622ED">
          <w:t>.</w:t>
        </w:r>
      </w:ins>
    </w:p>
    <w:p w:rsidR="007123E6" w:rsidRPr="007123E6" w:rsidDel="00A622ED" w:rsidRDefault="007123E6" w:rsidP="00753AA4">
      <w:pPr>
        <w:numPr>
          <w:ilvl w:val="0"/>
          <w:numId w:val="5"/>
        </w:numPr>
        <w:rPr>
          <w:del w:id="7371" w:author="paulac" w:date="2013-10-10T16:48:00Z"/>
        </w:rPr>
      </w:pPr>
      <w:del w:id="7372" w:author="paulac" w:date="2013-10-10T16:48:00Z">
        <w:r w:rsidRPr="007123E6" w:rsidDel="00A622ED">
          <w:delText>El títol del tipus d’expedient determina el descriptiu per aquest tipus d’expedient.</w:delText>
        </w:r>
      </w:del>
    </w:p>
    <w:p w:rsidR="007123E6" w:rsidRPr="007123E6" w:rsidDel="00A622ED" w:rsidRDefault="007123E6" w:rsidP="00753AA4">
      <w:pPr>
        <w:numPr>
          <w:ilvl w:val="0"/>
          <w:numId w:val="5"/>
        </w:numPr>
        <w:rPr>
          <w:del w:id="7373" w:author="paulac" w:date="2013-10-10T16:48:00Z"/>
        </w:rPr>
      </w:pPr>
      <w:del w:id="7374" w:author="paulac" w:date="2013-10-10T16:48:00Z">
        <w:r w:rsidRPr="007123E6" w:rsidDel="00A622ED">
          <w:delText>El títol de l’expedient determinarà un descriptiu de l’expedient concret. Es concatena al nom de la tasca pendent que té l’usuari a la seva bústia d’entrada. És opcional.</w:delText>
        </w:r>
      </w:del>
    </w:p>
    <w:p w:rsidR="007123E6" w:rsidRPr="007123E6" w:rsidDel="00A622ED" w:rsidRDefault="007123E6" w:rsidP="00753AA4">
      <w:pPr>
        <w:numPr>
          <w:ilvl w:val="0"/>
          <w:numId w:val="5"/>
        </w:numPr>
        <w:rPr>
          <w:del w:id="7375" w:author="paulac" w:date="2013-10-10T16:48:00Z"/>
        </w:rPr>
      </w:pPr>
      <w:del w:id="7376" w:author="paulac" w:date="2013-10-10T16:48:00Z">
        <w:r w:rsidRPr="007123E6" w:rsidDel="00A622ED">
          <w:delText>El número d’expedient és la clau de l’expedient. És l’identificador unívoc de l’expedient.</w:delText>
        </w:r>
      </w:del>
    </w:p>
    <w:p w:rsidR="007123E6" w:rsidRPr="007123E6" w:rsidDel="00A622ED" w:rsidRDefault="007123E6" w:rsidP="00753AA4">
      <w:pPr>
        <w:numPr>
          <w:ilvl w:val="0"/>
          <w:numId w:val="5"/>
        </w:numPr>
        <w:rPr>
          <w:del w:id="7377" w:author="paulac" w:date="2013-10-10T16:48:00Z"/>
        </w:rPr>
      </w:pPr>
      <w:del w:id="7378" w:author="paulac" w:date="2013-10-10T16:48:00Z">
        <w:r w:rsidRPr="007123E6" w:rsidDel="00A622ED">
          <w:delText>El responsable de l’expedient és l’usuari responsable per a tots els expedients d’aquest tipus.</w:delText>
        </w:r>
      </w:del>
    </w:p>
    <w:p w:rsidR="00A622ED" w:rsidRPr="007123E6" w:rsidDel="00A622ED" w:rsidRDefault="007123E6" w:rsidP="00A622ED">
      <w:pPr>
        <w:numPr>
          <w:ilvl w:val="0"/>
          <w:numId w:val="5"/>
        </w:numPr>
        <w:rPr>
          <w:del w:id="7379" w:author="paulac" w:date="2013-10-10T16:47:00Z"/>
        </w:rPr>
      </w:pPr>
      <w:del w:id="7380" w:author="paulac" w:date="2013-10-10T16:48:00Z">
        <w:r w:rsidRPr="007123E6" w:rsidDel="00A622ED">
          <w:delText>El procés inicial és aquell que, en casos de necessitar més d’un fluxgrama, determinarà l’inici de l’expedient.</w:delText>
        </w:r>
      </w:del>
      <w:moveToRangeStart w:id="7381" w:author="paulac" w:date="2013-10-10T16:42:00Z" w:name="move369186686"/>
      <w:moveTo w:id="7382" w:author="paulac" w:date="2013-10-10T16:42:00Z">
        <w:del w:id="7383" w:author="paulac" w:date="2013-10-10T16:47:00Z">
          <w:r w:rsidR="00A622ED" w:rsidRPr="007123E6" w:rsidDel="00A622ED">
            <w:delText xml:space="preserve">L’expressió per calcular el número o clau de l’expedient </w:delText>
          </w:r>
          <w:r w:rsidR="00A622ED" w:rsidDel="00A622ED">
            <w:delText>pot contenir</w:delText>
          </w:r>
          <w:r w:rsidR="00A622ED" w:rsidRPr="007123E6" w:rsidDel="00A622ED">
            <w:delText>:</w:delText>
          </w:r>
        </w:del>
      </w:moveTo>
    </w:p>
    <w:p w:rsidR="00A622ED" w:rsidRPr="007123E6" w:rsidDel="00A622ED" w:rsidRDefault="00A622ED" w:rsidP="00A622ED">
      <w:pPr>
        <w:numPr>
          <w:ilvl w:val="1"/>
          <w:numId w:val="5"/>
        </w:numPr>
        <w:rPr>
          <w:del w:id="7384" w:author="paulac" w:date="2013-10-10T16:47:00Z"/>
        </w:rPr>
      </w:pPr>
      <w:moveTo w:id="7385" w:author="paulac" w:date="2013-10-10T16:42:00Z">
        <w:del w:id="7386" w:author="paulac" w:date="2013-10-10T16:47:00Z">
          <w:r w:rsidRPr="007123E6" w:rsidDel="00A622ED">
            <w:delText>Seqüència S{seq}. S’autoincrementa cada vegada que s’inicia un expedient nou, i si es marca “reiniciar seqüència anualment”, en canviar d’any torna a 1.</w:delText>
          </w:r>
        </w:del>
      </w:moveTo>
    </w:p>
    <w:p w:rsidR="00A622ED" w:rsidRPr="007123E6" w:rsidDel="00A622ED" w:rsidRDefault="00A622ED" w:rsidP="00A622ED">
      <w:pPr>
        <w:numPr>
          <w:ilvl w:val="1"/>
          <w:numId w:val="5"/>
        </w:numPr>
        <w:rPr>
          <w:del w:id="7387" w:author="paulac" w:date="2013-10-10T16:47:00Z"/>
        </w:rPr>
      </w:pPr>
      <w:moveTo w:id="7388" w:author="paulac" w:date="2013-10-10T16:42:00Z">
        <w:del w:id="7389" w:author="paulac" w:date="2013-10-10T16:47:00Z">
          <w:r w:rsidRPr="007123E6" w:rsidDel="00A622ED">
            <w:delText>Any ${any}. És l’exercici actual.</w:delText>
          </w:r>
        </w:del>
      </w:moveTo>
    </w:p>
    <w:p w:rsidR="00A622ED" w:rsidRPr="007123E6" w:rsidDel="00A622ED" w:rsidRDefault="00A622ED" w:rsidP="00A622ED">
      <w:pPr>
        <w:numPr>
          <w:ilvl w:val="1"/>
          <w:numId w:val="5"/>
        </w:numPr>
        <w:rPr>
          <w:del w:id="7390" w:author="paulac" w:date="2013-10-10T16:42:00Z"/>
        </w:rPr>
      </w:pPr>
      <w:moveTo w:id="7391" w:author="paulac" w:date="2013-10-10T16:42:00Z">
        <w:del w:id="7392" w:author="paulac" w:date="2013-10-10T16:47:00Z">
          <w:r w:rsidRPr="007123E6" w:rsidDel="00A622ED">
            <w:delText>Constants. Al costat de la seqüència i any es poden definir constants, per exemple, si volem que el nostre expedient tingui aquesta forma: 1-2010-expedientsadmins es definiria una seqüència així ${seq}-${any}</w:delText>
          </w:r>
        </w:del>
      </w:moveTo>
    </w:p>
    <w:moveToRangeEnd w:id="7381"/>
    <w:p w:rsidR="00E21426" w:rsidRDefault="00E21426">
      <w:pPr>
        <w:numPr>
          <w:ilvl w:val="1"/>
          <w:numId w:val="5"/>
        </w:numPr>
        <w:rPr>
          <w:del w:id="7393" w:author="paulac" w:date="2013-10-10T16:47:00Z"/>
        </w:rPr>
        <w:pPrChange w:id="7394" w:author="paulac" w:date="2013-10-10T16:42:00Z">
          <w:pPr>
            <w:numPr>
              <w:numId w:val="5"/>
            </w:numPr>
            <w:ind w:left="720" w:hanging="360"/>
          </w:pPr>
        </w:pPrChange>
      </w:pPr>
    </w:p>
    <w:p w:rsidR="005A721C" w:rsidRDefault="00E21426" w:rsidP="005A721C">
      <w:pPr>
        <w:keepNext/>
        <w:jc w:val="center"/>
      </w:pPr>
      <w:ins w:id="7395" w:author="paulac" w:date="2013-10-10T16:41:00Z">
        <w:r>
          <w:rPr>
            <w:noProof/>
            <w:lang w:val="es-ES" w:eastAsia="es-ES"/>
            <w:rPrChange w:id="7396" w:author="Unknown">
              <w:rPr>
                <w:noProof/>
                <w:color w:val="0000FF" w:themeColor="hyperlink"/>
                <w:u w:val="single"/>
                <w:lang w:val="es-ES" w:eastAsia="es-ES"/>
              </w:rPr>
            </w:rPrChange>
          </w:rPr>
          <w:drawing>
            <wp:inline distT="0" distB="0" distL="0" distR="0">
              <wp:extent cx="4600575" cy="4067175"/>
              <wp:effectExtent l="19050" t="0" r="9525" b="0"/>
              <wp:docPr id="51" name="Imat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2"/>
                      <a:srcRect/>
                      <a:stretch>
                        <a:fillRect/>
                      </a:stretch>
                    </pic:blipFill>
                    <pic:spPr bwMode="auto">
                      <a:xfrm>
                        <a:off x="0" y="0"/>
                        <a:ext cx="4600575" cy="4067175"/>
                      </a:xfrm>
                      <a:prstGeom prst="rect">
                        <a:avLst/>
                      </a:prstGeom>
                      <a:noFill/>
                      <a:ln w="9525">
                        <a:noFill/>
                        <a:miter lim="800000"/>
                        <a:headEnd/>
                        <a:tailEnd/>
                      </a:ln>
                    </pic:spPr>
                  </pic:pic>
                </a:graphicData>
              </a:graphic>
            </wp:inline>
          </w:drawing>
        </w:r>
        <w:r w:rsidR="00A622ED" w:rsidRPr="007123E6" w:rsidDel="00A622ED">
          <w:rPr>
            <w:noProof/>
            <w:lang w:val="es-ES" w:eastAsia="es-ES"/>
          </w:rPr>
          <w:t xml:space="preserve"> </w:t>
        </w:r>
      </w:ins>
      <w:del w:id="7397" w:author="paulac" w:date="2013-10-10T16:41:00Z">
        <w:r>
          <w:rPr>
            <w:noProof/>
            <w:lang w:val="es-ES" w:eastAsia="es-ES"/>
            <w:rPrChange w:id="7398" w:author="Unknown">
              <w:rPr>
                <w:noProof/>
                <w:color w:val="0000FF" w:themeColor="hyperlink"/>
                <w:u w:val="single"/>
                <w:lang w:val="es-ES" w:eastAsia="es-ES"/>
              </w:rPr>
            </w:rPrChange>
          </w:rPr>
          <w:drawing>
            <wp:inline distT="0" distB="0" distL="0" distR="0">
              <wp:extent cx="4210050" cy="3086100"/>
              <wp:effectExtent l="19050" t="0" r="0" b="0"/>
              <wp:docPr id="140"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6"/>
                      <pic:cNvPicPr>
                        <a:picLocks noChangeAspect="1" noChangeArrowheads="1"/>
                      </pic:cNvPicPr>
                    </pic:nvPicPr>
                    <pic:blipFill>
                      <a:blip r:embed="rId53" cstate="print"/>
                      <a:srcRect/>
                      <a:stretch>
                        <a:fillRect/>
                      </a:stretch>
                    </pic:blipFill>
                    <pic:spPr bwMode="auto">
                      <a:xfrm>
                        <a:off x="0" y="0"/>
                        <a:ext cx="4210050" cy="3086100"/>
                      </a:xfrm>
                      <a:prstGeom prst="rect">
                        <a:avLst/>
                      </a:prstGeom>
                      <a:noFill/>
                      <a:ln w="9525">
                        <a:noFill/>
                        <a:miter lim="800000"/>
                        <a:headEnd/>
                        <a:tailEnd/>
                      </a:ln>
                    </pic:spPr>
                  </pic:pic>
                </a:graphicData>
              </a:graphic>
            </wp:inline>
          </w:drawing>
        </w:r>
      </w:del>
    </w:p>
    <w:p w:rsidR="007123E6" w:rsidRPr="007123E6" w:rsidRDefault="005A721C" w:rsidP="009242E7">
      <w:pPr>
        <w:pStyle w:val="Llegenda"/>
      </w:pPr>
      <w:bookmarkStart w:id="7399" w:name="_Ref260045913"/>
      <w:r>
        <w:t xml:space="preserve">Figura </w:t>
      </w:r>
      <w:fldSimple w:instr=" SEQ Figura \* ARABIC ">
        <w:ins w:id="7400" w:author="paulac" w:date="2013-10-10T13:09:00Z">
          <w:r w:rsidR="00EF3840">
            <w:rPr>
              <w:noProof/>
            </w:rPr>
            <w:t>26</w:t>
          </w:r>
        </w:ins>
        <w:ins w:id="7401" w:author="sion" w:date="2013-09-19T17:54:00Z">
          <w:del w:id="7402" w:author="paulac" w:date="2013-10-10T13:09:00Z">
            <w:r w:rsidR="008D6167" w:rsidDel="00EF3840">
              <w:rPr>
                <w:noProof/>
              </w:rPr>
              <w:delText>26</w:delText>
            </w:r>
          </w:del>
        </w:ins>
        <w:del w:id="7403" w:author="paulac" w:date="2013-10-10T13:09:00Z">
          <w:r w:rsidR="00C6521E" w:rsidDel="00EF3840">
            <w:rPr>
              <w:noProof/>
            </w:rPr>
            <w:delText>20</w:delText>
          </w:r>
        </w:del>
      </w:fldSimple>
      <w:bookmarkEnd w:id="7399"/>
      <w:r>
        <w:t>. Informació del tipus d’expedient.</w:t>
      </w:r>
    </w:p>
    <w:p w:rsidR="00E21426" w:rsidRDefault="00767BC1">
      <w:pPr>
        <w:keepNext/>
        <w:rPr>
          <w:ins w:id="7404" w:author="paulac" w:date="2013-10-10T16:56:00Z"/>
        </w:rPr>
        <w:pPrChange w:id="7405" w:author="paulac" w:date="2013-10-10T16:56:00Z">
          <w:pPr>
            <w:keepNext/>
            <w:jc w:val="center"/>
          </w:pPr>
        </w:pPrChange>
      </w:pPr>
      <w:ins w:id="7406" w:author="paulac" w:date="2013-10-10T16:56:00Z">
        <w:r>
          <w:lastRenderedPageBreak/>
          <w:t>A més a més, des d’aquesta opció es poden realitzar les següents tasques:</w:t>
        </w:r>
      </w:ins>
    </w:p>
    <w:p w:rsidR="00E21426" w:rsidRDefault="000D0864">
      <w:pPr>
        <w:pStyle w:val="Pargrafdellista"/>
        <w:keepNext/>
        <w:numPr>
          <w:ilvl w:val="0"/>
          <w:numId w:val="2"/>
        </w:numPr>
        <w:rPr>
          <w:ins w:id="7407" w:author="paulac" w:date="2013-10-10T16:55:00Z"/>
        </w:rPr>
        <w:pPrChange w:id="7408" w:author="paulac" w:date="2013-10-10T16:56:00Z">
          <w:pPr>
            <w:keepNext/>
            <w:jc w:val="center"/>
          </w:pPr>
        </w:pPrChange>
      </w:pPr>
      <w:ins w:id="7409" w:author="paulac" w:date="2013-10-10T16:56:00Z">
        <w:r w:rsidRPr="000D0864">
          <w:rPr>
            <w:u w:val="single"/>
            <w:rPrChange w:id="7410" w:author="paulac" w:date="2013-10-10T16:59:00Z">
              <w:rPr>
                <w:color w:val="0000FF" w:themeColor="hyperlink"/>
                <w:u w:val="single"/>
              </w:rPr>
            </w:rPrChange>
          </w:rPr>
          <w:t>Importar un tipus d’expedient</w:t>
        </w:r>
        <w:r w:rsidR="00767BC1">
          <w:t xml:space="preserve"> </w:t>
        </w:r>
      </w:ins>
      <w:ins w:id="7411" w:author="paulac" w:date="2013-10-10T16:55:00Z">
        <w:r w:rsidR="00767BC1">
          <w:t xml:space="preserve">(Veure </w:t>
        </w:r>
        <w:r>
          <w:fldChar w:fldCharType="begin"/>
        </w:r>
        <w:r w:rsidR="00767BC1">
          <w:instrText xml:space="preserve"> REF _Ref260045973 \h  \* MERGEFORMAT </w:instrText>
        </w:r>
      </w:ins>
      <w:ins w:id="7412" w:author="paulac" w:date="2013-10-10T16:55:00Z">
        <w:r>
          <w:fldChar w:fldCharType="separate"/>
        </w:r>
        <w:r w:rsidRPr="000D0864">
          <w:rPr>
            <w:i/>
            <w:rPrChange w:id="7413" w:author="paulac" w:date="2013-10-10T16:56:00Z">
              <w:rPr>
                <w:i/>
                <w:color w:val="0000FF" w:themeColor="hyperlink"/>
                <w:u w:val="single"/>
              </w:rPr>
            </w:rPrChange>
          </w:rPr>
          <w:t xml:space="preserve">Figura </w:t>
        </w:r>
        <w:r w:rsidRPr="000D0864">
          <w:rPr>
            <w:i/>
            <w:noProof/>
            <w:rPrChange w:id="7414" w:author="paulac" w:date="2013-10-10T16:56:00Z">
              <w:rPr>
                <w:i/>
                <w:noProof/>
                <w:color w:val="0000FF" w:themeColor="hyperlink"/>
                <w:u w:val="single"/>
              </w:rPr>
            </w:rPrChange>
          </w:rPr>
          <w:t>27</w:t>
        </w:r>
        <w:r>
          <w:fldChar w:fldCharType="end"/>
        </w:r>
        <w:r w:rsidR="00767BC1">
          <w:t>)</w:t>
        </w:r>
      </w:ins>
      <w:ins w:id="7415" w:author="paulac" w:date="2013-10-10T16:56:00Z">
        <w:r w:rsidR="00767BC1">
          <w:t>. Aquesta funcionalitat permet l</w:t>
        </w:r>
      </w:ins>
      <w:ins w:id="7416" w:author="paulac" w:date="2013-10-11T08:37:00Z">
        <w:r w:rsidR="008E5896">
          <w:t xml:space="preserve">a </w:t>
        </w:r>
      </w:ins>
      <w:ins w:id="7417" w:author="paulac" w:date="2013-10-10T16:57:00Z">
        <w:r w:rsidR="00767BC1">
          <w:t>importació d’un tipus d’expedient des d’un altre entorn.</w:t>
        </w:r>
      </w:ins>
    </w:p>
    <w:p w:rsidR="005A721C" w:rsidRDefault="00E21426" w:rsidP="005A721C">
      <w:pPr>
        <w:keepNext/>
        <w:jc w:val="center"/>
      </w:pPr>
      <w:ins w:id="7418" w:author="paulac" w:date="2013-10-10T16:55:00Z">
        <w:r>
          <w:rPr>
            <w:noProof/>
            <w:lang w:val="es-ES" w:eastAsia="es-ES"/>
            <w:rPrChange w:id="7419" w:author="Unknown">
              <w:rPr>
                <w:noProof/>
                <w:color w:val="0000FF" w:themeColor="hyperlink"/>
                <w:u w:val="single"/>
                <w:lang w:val="es-ES" w:eastAsia="es-ES"/>
              </w:rPr>
            </w:rPrChange>
          </w:rPr>
          <w:drawing>
            <wp:inline distT="0" distB="0" distL="0" distR="0">
              <wp:extent cx="5400040" cy="619677"/>
              <wp:effectExtent l="19050" t="0" r="0" b="0"/>
              <wp:docPr id="53" name="Imat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4"/>
                      <a:srcRect/>
                      <a:stretch>
                        <a:fillRect/>
                      </a:stretch>
                    </pic:blipFill>
                    <pic:spPr bwMode="auto">
                      <a:xfrm>
                        <a:off x="0" y="0"/>
                        <a:ext cx="5400040" cy="619677"/>
                      </a:xfrm>
                      <a:prstGeom prst="rect">
                        <a:avLst/>
                      </a:prstGeom>
                      <a:noFill/>
                      <a:ln w="9525">
                        <a:noFill/>
                        <a:miter lim="800000"/>
                        <a:headEnd/>
                        <a:tailEnd/>
                      </a:ln>
                    </pic:spPr>
                  </pic:pic>
                </a:graphicData>
              </a:graphic>
            </wp:inline>
          </w:drawing>
        </w:r>
      </w:ins>
      <w:del w:id="7420" w:author="paulac" w:date="2013-10-10T16:51:00Z">
        <w:r w:rsidR="000D0864">
          <w:rPr>
            <w:lang w:val="es-ES"/>
          </w:rPr>
          <w:pict>
            <v:shapetype id="_x0000_t202" coordsize="21600,21600" o:spt="202" path="m,l,21600r21600,l21600,xe">
              <v:stroke joinstyle="miter"/>
              <v:path gradientshapeok="t" o:connecttype="rect"/>
            </v:shapetype>
            <v:shape id="_x0000_s1063" type="#_x0000_t202" style="position:absolute;left:0;text-align:left;margin-left:151.7pt;margin-top:29.2pt;width:86.3pt;height:72.4pt;z-index:251677696;mso-position-horizontal-relative:text;mso-position-vertical-relative:text" filled="f" stroked="f">
              <v:textbox style="mso-next-textbox:#_x0000_s1063">
                <w:txbxContent>
                  <w:p w:rsidR="00E21426" w:rsidRPr="006640C9" w:rsidRDefault="00E21426" w:rsidP="007123E6">
                    <w:pPr>
                      <w:rPr>
                        <w:sz w:val="18"/>
                        <w:szCs w:val="18"/>
                      </w:rPr>
                    </w:pPr>
                    <w:r w:rsidRPr="006640C9">
                      <w:rPr>
                        <w:sz w:val="18"/>
                        <w:szCs w:val="18"/>
                      </w:rPr>
                      <w:t xml:space="preserve">Es concatena </w:t>
                    </w:r>
                    <w:del w:id="7421" w:author="paulac" w:date="2013-10-10T16:51:00Z">
                      <w:r w:rsidRPr="006640C9" w:rsidDel="00767BC1">
                        <w:rPr>
                          <w:sz w:val="18"/>
                          <w:szCs w:val="18"/>
                        </w:rPr>
                        <w:delText>e</w:delText>
                      </w:r>
                    </w:del>
                    <w:r w:rsidRPr="006640C9">
                      <w:rPr>
                        <w:sz w:val="18"/>
                        <w:szCs w:val="18"/>
                      </w:rPr>
                      <w:t>l títol de l’expedient a la llista</w:t>
                    </w:r>
                    <w:del w:id="7422" w:author="paulac" w:date="2013-10-10T16:51:00Z">
                      <w:r w:rsidRPr="006640C9" w:rsidDel="00767BC1">
                        <w:rPr>
                          <w:sz w:val="18"/>
                          <w:szCs w:val="18"/>
                        </w:rPr>
                        <w:delText xml:space="preserve"> </w:delText>
                      </w:r>
                    </w:del>
                    <w:r w:rsidRPr="006640C9">
                      <w:rPr>
                        <w:sz w:val="18"/>
                        <w:szCs w:val="18"/>
                      </w:rPr>
                      <w:t>de tasques pendents</w:t>
                    </w:r>
                  </w:p>
                </w:txbxContent>
              </v:textbox>
            </v:shape>
          </w:pict>
        </w:r>
        <w:r w:rsidR="000D0864">
          <w:rPr>
            <w:lang w:val="es-ES"/>
          </w:rPr>
          <w:pict>
            <v:shape id="_x0000_s1062" type="#_x0000_t32" style="position:absolute;left:0;text-align:left;margin-left:238pt;margin-top:48.4pt;width:53.85pt;height:25.05pt;z-index:251676672;mso-position-horizontal-relative:text;mso-position-vertical-relative:text" o:connectortype="straight" strokecolor="#c0504d" strokeweight="3pt">
              <v:stroke endarrow="block"/>
            </v:shape>
          </w:pict>
        </w:r>
        <w:r w:rsidR="000D0864" w:rsidRPr="000D0864">
          <w:pict>
            <v:shape id="_x0000_s1055" type="#_x0000_t202" style="position:absolute;left:0;text-align:left;margin-left:380.7pt;margin-top:36.55pt;width:78.75pt;height:44.25pt;z-index:251669504;mso-position-horizontal-relative:text;mso-position-vertical-relative:text" filled="f" stroked="f">
              <v:textbox style="mso-next-textbox:#_x0000_s1055">
                <w:txbxContent>
                  <w:p w:rsidR="00E21426" w:rsidRPr="00B404A7" w:rsidRDefault="00E21426" w:rsidP="007123E6">
                    <w:pPr>
                      <w:rPr>
                        <w:sz w:val="18"/>
                        <w:szCs w:val="18"/>
                      </w:rPr>
                    </w:pPr>
                    <w:r w:rsidRPr="00B404A7">
                      <w:rPr>
                        <w:sz w:val="18"/>
                        <w:szCs w:val="18"/>
                      </w:rPr>
                      <w:t>Múltiples tipus de claus</w:t>
                    </w:r>
                  </w:p>
                </w:txbxContent>
              </v:textbox>
            </v:shape>
          </w:pict>
        </w:r>
        <w:r w:rsidR="000D0864" w:rsidRPr="000D0864">
          <w:pict>
            <v:shape id="_x0000_s1054" type="#_x0000_t32" style="position:absolute;left:0;text-align:left;margin-left:334.95pt;margin-top:58.3pt;width:49.5pt;height:46.5pt;flip:x;z-index:251668480;mso-position-horizontal-relative:text;mso-position-vertical-relative:text" o:connectortype="straight" strokecolor="#c0504d" strokeweight="3pt">
              <v:stroke endarrow="block"/>
            </v:shape>
          </w:pict>
        </w:r>
        <w:r>
          <w:rPr>
            <w:noProof/>
            <w:lang w:val="es-ES" w:eastAsia="es-ES"/>
            <w:rPrChange w:id="7423" w:author="Unknown">
              <w:rPr>
                <w:noProof/>
                <w:color w:val="0000FF" w:themeColor="hyperlink"/>
                <w:u w:val="single"/>
                <w:lang w:val="es-ES" w:eastAsia="es-ES"/>
              </w:rPr>
            </w:rPrChange>
          </w:rPr>
          <w:drawing>
            <wp:inline distT="0" distB="0" distL="0" distR="0">
              <wp:extent cx="5400675" cy="2390775"/>
              <wp:effectExtent l="19050" t="0" r="9525" b="0"/>
              <wp:docPr id="141"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9"/>
                      <pic:cNvPicPr>
                        <a:picLocks noChangeAspect="1" noChangeArrowheads="1"/>
                      </pic:cNvPicPr>
                    </pic:nvPicPr>
                    <pic:blipFill>
                      <a:blip r:embed="rId55" cstate="print"/>
                      <a:srcRect/>
                      <a:stretch>
                        <a:fillRect/>
                      </a:stretch>
                    </pic:blipFill>
                    <pic:spPr bwMode="auto">
                      <a:xfrm>
                        <a:off x="0" y="0"/>
                        <a:ext cx="5400675" cy="2390775"/>
                      </a:xfrm>
                      <a:prstGeom prst="rect">
                        <a:avLst/>
                      </a:prstGeom>
                      <a:noFill/>
                      <a:ln w="9525">
                        <a:noFill/>
                        <a:miter lim="800000"/>
                        <a:headEnd/>
                        <a:tailEnd/>
                      </a:ln>
                    </pic:spPr>
                  </pic:pic>
                </a:graphicData>
              </a:graphic>
            </wp:inline>
          </w:drawing>
        </w:r>
      </w:del>
    </w:p>
    <w:p w:rsidR="007123E6" w:rsidRPr="007123E6" w:rsidRDefault="005A721C" w:rsidP="009242E7">
      <w:pPr>
        <w:pStyle w:val="Llegenda"/>
      </w:pPr>
      <w:bookmarkStart w:id="7424" w:name="_Ref260045973"/>
      <w:r>
        <w:t xml:space="preserve">Figura </w:t>
      </w:r>
      <w:fldSimple w:instr=" SEQ Figura \* ARABIC ">
        <w:ins w:id="7425" w:author="paulac" w:date="2013-10-10T13:09:00Z">
          <w:r w:rsidR="00EF3840">
            <w:rPr>
              <w:noProof/>
            </w:rPr>
            <w:t>27</w:t>
          </w:r>
        </w:ins>
        <w:ins w:id="7426" w:author="sion" w:date="2013-09-19T17:54:00Z">
          <w:del w:id="7427" w:author="paulac" w:date="2013-10-10T13:09:00Z">
            <w:r w:rsidR="008D6167" w:rsidDel="00EF3840">
              <w:rPr>
                <w:noProof/>
              </w:rPr>
              <w:delText>27</w:delText>
            </w:r>
          </w:del>
        </w:ins>
        <w:del w:id="7428" w:author="paulac" w:date="2013-10-10T13:09:00Z">
          <w:r w:rsidR="00C6521E" w:rsidDel="00EF3840">
            <w:rPr>
              <w:noProof/>
            </w:rPr>
            <w:delText>21</w:delText>
          </w:r>
        </w:del>
      </w:fldSimple>
      <w:bookmarkEnd w:id="7424"/>
      <w:r>
        <w:t xml:space="preserve">. </w:t>
      </w:r>
      <w:ins w:id="7429" w:author="paulac" w:date="2013-10-10T16:55:00Z">
        <w:r w:rsidR="00767BC1">
          <w:t>Importar</w:t>
        </w:r>
      </w:ins>
      <w:del w:id="7430" w:author="paulac" w:date="2013-10-10T16:55:00Z">
        <w:r w:rsidDel="00767BC1">
          <w:delText>Modificar informació del</w:delText>
        </w:r>
      </w:del>
      <w:r>
        <w:t xml:space="preserve"> tipus d’expedient.</w:t>
      </w:r>
    </w:p>
    <w:p w:rsidR="00E21426" w:rsidRDefault="000D0864">
      <w:pPr>
        <w:pStyle w:val="Pargrafdellista"/>
        <w:numPr>
          <w:ilvl w:val="0"/>
          <w:numId w:val="2"/>
        </w:numPr>
        <w:rPr>
          <w:del w:id="7431" w:author="paulac" w:date="2013-10-11T08:37:00Z"/>
        </w:rPr>
        <w:pPrChange w:id="7432" w:author="paulac" w:date="2013-10-11T15:15:00Z">
          <w:pPr>
            <w:numPr>
              <w:numId w:val="6"/>
            </w:numPr>
            <w:ind w:left="720" w:hanging="360"/>
          </w:pPr>
        </w:pPrChange>
      </w:pPr>
      <w:ins w:id="7433" w:author="paulac" w:date="2013-10-10T16:57:00Z">
        <w:r w:rsidRPr="000D0864">
          <w:rPr>
            <w:u w:val="single"/>
            <w:rPrChange w:id="7434" w:author="paulac" w:date="2013-10-11T15:15:00Z">
              <w:rPr>
                <w:color w:val="0000FF" w:themeColor="hyperlink"/>
                <w:u w:val="single"/>
              </w:rPr>
            </w:rPrChange>
          </w:rPr>
          <w:t xml:space="preserve">Exportar </w:t>
        </w:r>
      </w:ins>
      <w:ins w:id="7435" w:author="paulac" w:date="2013-10-10T16:58:00Z">
        <w:r w:rsidRPr="000D0864">
          <w:rPr>
            <w:u w:val="single"/>
            <w:rPrChange w:id="7436" w:author="paulac" w:date="2013-10-11T15:15:00Z">
              <w:rPr>
                <w:color w:val="0000FF" w:themeColor="hyperlink"/>
                <w:u w:val="single"/>
              </w:rPr>
            </w:rPrChange>
          </w:rPr>
          <w:t>el tipus d’expedient</w:t>
        </w:r>
        <w:r w:rsidR="00767BC1">
          <w:t xml:space="preserve"> </w:t>
        </w:r>
        <w:r w:rsidRPr="000D0864">
          <w:rPr>
            <w:rFonts w:cstheme="minorHAnsi"/>
            <w:rPrChange w:id="7437" w:author="paulac" w:date="2013-10-11T15:15:00Z">
              <w:rPr>
                <w:color w:val="0000FF" w:themeColor="hyperlink"/>
                <w:u w:val="single"/>
              </w:rPr>
            </w:rPrChange>
          </w:rPr>
          <w:t xml:space="preserve">(Veure </w:t>
        </w:r>
        <w:r w:rsidRPr="000D0864">
          <w:rPr>
            <w:rFonts w:cstheme="minorHAnsi"/>
            <w:rPrChange w:id="7438" w:author="paulac" w:date="2013-10-11T15:15:00Z">
              <w:rPr>
                <w:color w:val="0000FF" w:themeColor="hyperlink"/>
                <w:u w:val="single"/>
              </w:rPr>
            </w:rPrChange>
          </w:rPr>
          <w:fldChar w:fldCharType="begin"/>
        </w:r>
        <w:r w:rsidRPr="000D0864">
          <w:rPr>
            <w:rFonts w:cstheme="minorHAnsi"/>
            <w:rPrChange w:id="7439" w:author="paulac" w:date="2013-10-11T15:15:00Z">
              <w:rPr>
                <w:color w:val="0000FF" w:themeColor="hyperlink"/>
                <w:u w:val="single"/>
              </w:rPr>
            </w:rPrChange>
          </w:rPr>
          <w:instrText xml:space="preserve"> REF _Ref260045913 \h  \* MERGEFORMAT </w:instrText>
        </w:r>
      </w:ins>
      <w:r w:rsidRPr="000D0864">
        <w:rPr>
          <w:rFonts w:cstheme="minorHAnsi"/>
          <w:rPrChange w:id="7440" w:author="paulac" w:date="2013-10-11T15:15:00Z">
            <w:rPr>
              <w:rFonts w:cstheme="minorHAnsi"/>
            </w:rPr>
          </w:rPrChange>
        </w:rPr>
      </w:r>
      <w:ins w:id="7441" w:author="paulac" w:date="2013-10-10T16:58:00Z">
        <w:r w:rsidRPr="000D0864">
          <w:rPr>
            <w:rFonts w:cstheme="minorHAnsi"/>
            <w:rPrChange w:id="7442" w:author="paulac" w:date="2013-10-11T15:15:00Z">
              <w:rPr>
                <w:color w:val="0000FF" w:themeColor="hyperlink"/>
                <w:u w:val="single"/>
              </w:rPr>
            </w:rPrChange>
          </w:rPr>
          <w:fldChar w:fldCharType="separate"/>
        </w:r>
        <w:r w:rsidRPr="000D0864">
          <w:rPr>
            <w:rFonts w:cstheme="minorHAnsi"/>
            <w:rPrChange w:id="7443" w:author="paulac" w:date="2013-10-11T15:15:00Z">
              <w:rPr>
                <w:color w:val="0000FF" w:themeColor="hyperlink"/>
                <w:u w:val="single"/>
              </w:rPr>
            </w:rPrChange>
          </w:rPr>
          <w:t xml:space="preserve">Figura </w:t>
        </w:r>
        <w:r w:rsidRPr="000D0864">
          <w:rPr>
            <w:rFonts w:cstheme="minorHAnsi"/>
            <w:noProof/>
            <w:rPrChange w:id="7444" w:author="paulac" w:date="2013-10-11T15:15:00Z">
              <w:rPr>
                <w:noProof/>
                <w:color w:val="0000FF" w:themeColor="hyperlink"/>
                <w:u w:val="single"/>
              </w:rPr>
            </w:rPrChange>
          </w:rPr>
          <w:t>26</w:t>
        </w:r>
        <w:r w:rsidRPr="000D0864">
          <w:rPr>
            <w:rFonts w:cstheme="minorHAnsi"/>
            <w:rPrChange w:id="7445" w:author="paulac" w:date="2013-10-11T15:15:00Z">
              <w:rPr>
                <w:color w:val="0000FF" w:themeColor="hyperlink"/>
                <w:u w:val="single"/>
              </w:rPr>
            </w:rPrChange>
          </w:rPr>
          <w:fldChar w:fldCharType="end"/>
        </w:r>
        <w:r w:rsidRPr="000D0864">
          <w:rPr>
            <w:rFonts w:cstheme="minorHAnsi"/>
            <w:rPrChange w:id="7446" w:author="paulac" w:date="2013-10-11T15:15:00Z">
              <w:rPr>
                <w:color w:val="0000FF" w:themeColor="hyperlink"/>
                <w:u w:val="single"/>
              </w:rPr>
            </w:rPrChange>
          </w:rPr>
          <w:t>).</w:t>
        </w:r>
        <w:r w:rsidR="00767BC1">
          <w:t xml:space="preserve"> Permet crear un arxiu amb l’exportació del tipus d’expedient, per ser importat en un altre entorn</w:t>
        </w:r>
      </w:ins>
      <w:ins w:id="7447" w:author="paulac" w:date="2013-10-11T12:21:00Z">
        <w:r w:rsidR="00A36EAB">
          <w:t xml:space="preserve"> per exemple</w:t>
        </w:r>
      </w:ins>
      <w:ins w:id="7448" w:author="paulac" w:date="2013-10-10T16:58:00Z">
        <w:r w:rsidR="00767BC1">
          <w:t>.</w:t>
        </w:r>
      </w:ins>
      <w:moveFromRangeStart w:id="7449" w:author="paulac" w:date="2013-10-10T16:42:00Z" w:name="move369186686"/>
      <w:moveFrom w:id="7450" w:author="paulac" w:date="2013-10-10T16:42:00Z">
        <w:del w:id="7451" w:author="paulac" w:date="2013-10-11T08:37:00Z">
          <w:r w:rsidR="007123E6" w:rsidRPr="007123E6" w:rsidDel="008E5896">
            <w:delText xml:space="preserve">L’expressió per calcular el número o clau de l’expedient </w:delText>
          </w:r>
          <w:r w:rsidR="005A721C" w:rsidDel="008E5896">
            <w:delText>pot contenir</w:delText>
          </w:r>
          <w:r w:rsidR="007123E6" w:rsidRPr="007123E6" w:rsidDel="008E5896">
            <w:delText>:</w:delText>
          </w:r>
        </w:del>
      </w:moveFrom>
    </w:p>
    <w:p w:rsidR="00E21426" w:rsidRDefault="007123E6">
      <w:pPr>
        <w:pStyle w:val="Pargrafdellista"/>
        <w:rPr>
          <w:del w:id="7452" w:author="paulac" w:date="2013-10-11T08:37:00Z"/>
        </w:rPr>
        <w:pPrChange w:id="7453" w:author="paulac" w:date="2013-10-11T15:15:00Z">
          <w:pPr>
            <w:numPr>
              <w:ilvl w:val="1"/>
              <w:numId w:val="6"/>
            </w:numPr>
            <w:ind w:left="1440" w:hanging="360"/>
          </w:pPr>
        </w:pPrChange>
      </w:pPr>
      <w:moveFrom w:id="7454" w:author="paulac" w:date="2013-10-10T16:42:00Z">
        <w:del w:id="7455" w:author="paulac" w:date="2013-10-11T08:37:00Z">
          <w:r w:rsidRPr="007123E6" w:rsidDel="008E5896">
            <w:delText>Seqüència S{seq}. S’autoincrementa cada vegada que s’inicia un expedient nou, i si es marca “reiniciar seqüència anualment”, en canviar d’any torna a 1.</w:delText>
          </w:r>
        </w:del>
      </w:moveFrom>
    </w:p>
    <w:p w:rsidR="00E21426" w:rsidRDefault="007123E6">
      <w:pPr>
        <w:pStyle w:val="Pargrafdellista"/>
        <w:rPr>
          <w:del w:id="7456" w:author="paulac" w:date="2013-10-11T08:37:00Z"/>
        </w:rPr>
        <w:pPrChange w:id="7457" w:author="paulac" w:date="2013-10-11T15:15:00Z">
          <w:pPr>
            <w:numPr>
              <w:ilvl w:val="1"/>
              <w:numId w:val="6"/>
            </w:numPr>
            <w:ind w:left="1440" w:hanging="360"/>
          </w:pPr>
        </w:pPrChange>
      </w:pPr>
      <w:moveFrom w:id="7458" w:author="paulac" w:date="2013-10-10T16:42:00Z">
        <w:del w:id="7459" w:author="paulac" w:date="2013-10-11T08:37:00Z">
          <w:r w:rsidRPr="007123E6" w:rsidDel="008E5896">
            <w:delText>Any ${any}. És l’exercici actual.</w:delText>
          </w:r>
        </w:del>
      </w:moveFrom>
    </w:p>
    <w:p w:rsidR="00E21426" w:rsidRDefault="007123E6">
      <w:pPr>
        <w:pStyle w:val="Pargrafdellista"/>
        <w:pPrChange w:id="7460" w:author="paulac" w:date="2013-10-11T15:15:00Z">
          <w:pPr>
            <w:numPr>
              <w:ilvl w:val="1"/>
              <w:numId w:val="6"/>
            </w:numPr>
            <w:ind w:left="1440" w:hanging="360"/>
          </w:pPr>
        </w:pPrChange>
      </w:pPr>
      <w:moveFrom w:id="7461" w:author="paulac" w:date="2013-10-10T16:42:00Z">
        <w:r w:rsidRPr="007123E6" w:rsidDel="00A622ED">
          <w:t>Constants. Al costat de la seqüència i any es poden definir constants, per exemple, si volem que el nostre expedient tingui aquesta forma: 1-2010-expedientsadmins es definiria una seqüència així ${seq}-${any}</w:t>
        </w:r>
      </w:moveFrom>
    </w:p>
    <w:p w:rsidR="007123E6" w:rsidRPr="007123E6" w:rsidRDefault="007123E6" w:rsidP="000618AD">
      <w:pPr>
        <w:pStyle w:val="Ttol4"/>
      </w:pPr>
      <w:bookmarkStart w:id="7462" w:name="_Toc252373434"/>
      <w:bookmarkStart w:id="7463" w:name="_Toc253999451"/>
      <w:bookmarkStart w:id="7464" w:name="_Toc369593085"/>
      <w:moveFromRangeEnd w:id="7449"/>
      <w:r w:rsidRPr="007123E6">
        <w:t>Estats</w:t>
      </w:r>
      <w:bookmarkEnd w:id="7462"/>
      <w:bookmarkEnd w:id="7463"/>
      <w:bookmarkEnd w:id="7464"/>
    </w:p>
    <w:p w:rsidR="007123E6" w:rsidRPr="007123E6" w:rsidRDefault="007123E6" w:rsidP="000618AD">
      <w:r w:rsidRPr="007123E6">
        <w:t xml:space="preserve">Els estats de l’expedient determinen les transicions més rellevants de l’expedient i solen ser utilitzats com a paràmetre de filtre en les consultes. </w:t>
      </w:r>
      <w:r w:rsidR="000618AD">
        <w:t>Els estats que s’afegeixen al tipus d’expedient han d’estar en consonància amb els estats del flux (han de coincidir els codis)</w:t>
      </w:r>
      <w:del w:id="7465" w:author="paulac" w:date="2013-10-10T17:00:00Z">
        <w:r w:rsidR="00DA2436" w:rsidDel="009A6E78">
          <w:delText xml:space="preserve"> (Veure)</w:delText>
        </w:r>
      </w:del>
      <w:r w:rsidR="000618AD">
        <w:t>.</w:t>
      </w:r>
    </w:p>
    <w:p w:rsidR="007123E6" w:rsidRPr="007123E6" w:rsidRDefault="007123E6" w:rsidP="007123E6">
      <w:r w:rsidRPr="007123E6">
        <w:t>El canvi d’estat s’activa a través de jBPM a</w:t>
      </w:r>
      <w:ins w:id="7466" w:author="paulac" w:date="2013-10-10T17:25:00Z">
        <w:r w:rsidR="00047DBA">
          <w:t>mb</w:t>
        </w:r>
      </w:ins>
      <w:del w:id="7467" w:author="paulac" w:date="2013-10-10T17:25:00Z">
        <w:r w:rsidRPr="007123E6" w:rsidDel="00047DBA">
          <w:delText xml:space="preserve"> través</w:delText>
        </w:r>
      </w:del>
      <w:r w:rsidRPr="007123E6">
        <w:t xml:space="preserve"> </w:t>
      </w:r>
      <w:del w:id="7468" w:author="paulac" w:date="2013-10-10T17:25:00Z">
        <w:r w:rsidRPr="007123E6" w:rsidDel="00047DBA">
          <w:delText>d</w:delText>
        </w:r>
      </w:del>
      <w:r w:rsidRPr="007123E6">
        <w:t>el handler genèric “CanviarEstatHander”</w:t>
      </w:r>
      <w:r w:rsidR="000618AD">
        <w:t xml:space="preserve"> (Veure apartat </w:t>
      </w:r>
      <w:fldSimple w:instr=" REF _Ref260044291 \r \h  \* MERGEFORMAT ">
        <w:ins w:id="7469" w:author="paulac" w:date="2013-10-10T13:09:00Z">
          <w:r w:rsidR="000D0864" w:rsidRPr="000D0864">
            <w:rPr>
              <w:i/>
              <w:rPrChange w:id="7470" w:author="paulac" w:date="2013-10-10T13:09:00Z">
                <w:rPr>
                  <w:rFonts w:asciiTheme="majorHAnsi" w:eastAsiaTheme="majorEastAsia" w:hAnsiTheme="majorHAnsi" w:cstheme="majorBidi"/>
                  <w:b/>
                  <w:bCs/>
                  <w:i/>
                  <w:iCs/>
                  <w:color w:val="0000FF" w:themeColor="hyperlink"/>
                  <w:u w:val="single"/>
                </w:rPr>
              </w:rPrChange>
            </w:rPr>
            <w:t>4.3</w:t>
          </w:r>
        </w:ins>
        <w:del w:id="7471" w:author="paulac" w:date="2013-10-10T13:09:00Z">
          <w:r w:rsidR="00C6521E" w:rsidRPr="00C6521E" w:rsidDel="00EF3840">
            <w:rPr>
              <w:i/>
            </w:rPr>
            <w:delText>4.3</w:delText>
          </w:r>
        </w:del>
      </w:fldSimple>
      <w:r w:rsidR="000618AD" w:rsidRPr="000618AD">
        <w:rPr>
          <w:i/>
        </w:rPr>
        <w:t xml:space="preserve">. </w:t>
      </w:r>
      <w:fldSimple w:instr=" REF _Ref260044291 \h  \* MERGEFORMAT ">
        <w:ins w:id="7472" w:author="paulac" w:date="2013-10-10T13:09:00Z">
          <w:r w:rsidR="000D0864" w:rsidRPr="000D0864">
            <w:rPr>
              <w:i/>
              <w:rPrChange w:id="7473" w:author="paulac" w:date="2013-10-10T13:09:00Z">
                <w:rPr>
                  <w:rFonts w:asciiTheme="majorHAnsi" w:eastAsiaTheme="majorEastAsia" w:hAnsiTheme="majorHAnsi" w:cstheme="majorBidi"/>
                  <w:b/>
                  <w:bCs/>
                  <w:i/>
                  <w:iCs/>
                  <w:color w:val="0000FF" w:themeColor="hyperlink"/>
                  <w:u w:val="single"/>
                </w:rPr>
              </w:rPrChange>
            </w:rPr>
            <w:t>Handlers predefinits.</w:t>
          </w:r>
        </w:ins>
        <w:del w:id="7474" w:author="paulac" w:date="2013-10-10T13:09:00Z">
          <w:r w:rsidR="00C6521E" w:rsidRPr="00C6521E" w:rsidDel="00EF3840">
            <w:rPr>
              <w:i/>
            </w:rPr>
            <w:delText>Handlers predefinits.</w:delText>
          </w:r>
        </w:del>
      </w:fldSimple>
      <w:r w:rsidR="000618AD">
        <w:t>).</w:t>
      </w:r>
    </w:p>
    <w:p w:rsidR="00DA2436" w:rsidRDefault="00E21426" w:rsidP="00DA2436">
      <w:pPr>
        <w:keepNext/>
        <w:jc w:val="center"/>
      </w:pPr>
      <w:ins w:id="7475" w:author="paulac" w:date="2013-10-10T17:25:00Z">
        <w:r>
          <w:rPr>
            <w:noProof/>
            <w:lang w:val="es-ES" w:eastAsia="es-ES"/>
            <w:rPrChange w:id="7476" w:author="Unknown">
              <w:rPr>
                <w:rFonts w:asciiTheme="majorHAnsi" w:eastAsiaTheme="majorEastAsia" w:hAnsiTheme="majorHAnsi" w:cstheme="majorBidi"/>
                <w:b/>
                <w:bCs/>
                <w:i/>
                <w:iCs/>
                <w:noProof/>
                <w:color w:val="0000FF" w:themeColor="hyperlink"/>
                <w:u w:val="single"/>
                <w:lang w:val="es-ES" w:eastAsia="es-ES"/>
              </w:rPr>
            </w:rPrChange>
          </w:rPr>
          <w:drawing>
            <wp:inline distT="0" distB="0" distL="0" distR="0">
              <wp:extent cx="5400040" cy="1268606"/>
              <wp:effectExtent l="19050" t="0" r="0" b="0"/>
              <wp:docPr id="55" name="Imat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6"/>
                      <a:srcRect/>
                      <a:stretch>
                        <a:fillRect/>
                      </a:stretch>
                    </pic:blipFill>
                    <pic:spPr bwMode="auto">
                      <a:xfrm>
                        <a:off x="0" y="0"/>
                        <a:ext cx="5400040" cy="1268606"/>
                      </a:xfrm>
                      <a:prstGeom prst="rect">
                        <a:avLst/>
                      </a:prstGeom>
                      <a:noFill/>
                      <a:ln w="9525">
                        <a:noFill/>
                        <a:miter lim="800000"/>
                        <a:headEnd/>
                        <a:tailEnd/>
                      </a:ln>
                    </pic:spPr>
                  </pic:pic>
                </a:graphicData>
              </a:graphic>
            </wp:inline>
          </w:drawing>
        </w:r>
      </w:ins>
      <w:del w:id="7477" w:author="paulac" w:date="2013-10-10T17:25:00Z">
        <w:r>
          <w:rPr>
            <w:noProof/>
            <w:lang w:val="es-ES" w:eastAsia="es-ES"/>
            <w:rPrChange w:id="7478" w:author="Unknown">
              <w:rPr>
                <w:rFonts w:asciiTheme="majorHAnsi" w:eastAsiaTheme="majorEastAsia" w:hAnsiTheme="majorHAnsi" w:cstheme="majorBidi"/>
                <w:b/>
                <w:bCs/>
                <w:i/>
                <w:iCs/>
                <w:noProof/>
                <w:color w:val="0000FF" w:themeColor="hyperlink"/>
                <w:u w:val="single"/>
                <w:lang w:val="es-ES" w:eastAsia="es-ES"/>
              </w:rPr>
            </w:rPrChange>
          </w:rPr>
          <w:drawing>
            <wp:inline distT="0" distB="0" distL="0" distR="0">
              <wp:extent cx="5400675" cy="1571625"/>
              <wp:effectExtent l="19050" t="0" r="9525" b="0"/>
              <wp:docPr id="14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2"/>
                      <pic:cNvPicPr>
                        <a:picLocks noChangeAspect="1" noChangeArrowheads="1"/>
                      </pic:cNvPicPr>
                    </pic:nvPicPr>
                    <pic:blipFill>
                      <a:blip r:embed="rId57" cstate="print"/>
                      <a:srcRect/>
                      <a:stretch>
                        <a:fillRect/>
                      </a:stretch>
                    </pic:blipFill>
                    <pic:spPr bwMode="auto">
                      <a:xfrm>
                        <a:off x="0" y="0"/>
                        <a:ext cx="5400675" cy="1571625"/>
                      </a:xfrm>
                      <a:prstGeom prst="rect">
                        <a:avLst/>
                      </a:prstGeom>
                      <a:noFill/>
                      <a:ln w="9525">
                        <a:noFill/>
                        <a:miter lim="800000"/>
                        <a:headEnd/>
                        <a:tailEnd/>
                      </a:ln>
                    </pic:spPr>
                  </pic:pic>
                </a:graphicData>
              </a:graphic>
            </wp:inline>
          </w:drawing>
        </w:r>
      </w:del>
    </w:p>
    <w:p w:rsidR="007123E6" w:rsidRPr="007123E6" w:rsidRDefault="00DA2436" w:rsidP="009242E7">
      <w:pPr>
        <w:pStyle w:val="Llegenda"/>
      </w:pPr>
      <w:r>
        <w:t xml:space="preserve">Figura </w:t>
      </w:r>
      <w:fldSimple w:instr=" SEQ Figura \* ARABIC ">
        <w:ins w:id="7479" w:author="paulac" w:date="2013-10-10T13:09:00Z">
          <w:r w:rsidR="00EF3840">
            <w:rPr>
              <w:noProof/>
            </w:rPr>
            <w:t>28</w:t>
          </w:r>
        </w:ins>
        <w:ins w:id="7480" w:author="sion" w:date="2013-09-19T17:54:00Z">
          <w:del w:id="7481" w:author="paulac" w:date="2013-10-10T13:09:00Z">
            <w:r w:rsidR="008D6167" w:rsidDel="00EF3840">
              <w:rPr>
                <w:noProof/>
              </w:rPr>
              <w:delText>28</w:delText>
            </w:r>
          </w:del>
        </w:ins>
        <w:del w:id="7482" w:author="paulac" w:date="2013-10-10T13:09:00Z">
          <w:r w:rsidR="00C6521E" w:rsidDel="00EF3840">
            <w:rPr>
              <w:noProof/>
            </w:rPr>
            <w:delText>22</w:delText>
          </w:r>
        </w:del>
      </w:fldSimple>
      <w:r>
        <w:t>. Pantalla de gestió dels estats del tipus d’expedient.</w:t>
      </w:r>
    </w:p>
    <w:p w:rsidR="007123E6" w:rsidRPr="007123E6" w:rsidRDefault="007123E6" w:rsidP="000618AD">
      <w:pPr>
        <w:pStyle w:val="Ttol4"/>
      </w:pPr>
      <w:bookmarkStart w:id="7483" w:name="_Toc252373435"/>
      <w:bookmarkStart w:id="7484" w:name="_Toc253999452"/>
      <w:bookmarkStart w:id="7485" w:name="_Ref260048029"/>
      <w:bookmarkStart w:id="7486" w:name="_Ref260048032"/>
      <w:bookmarkStart w:id="7487" w:name="_Ref260048460"/>
      <w:bookmarkStart w:id="7488" w:name="_Ref260048463"/>
      <w:bookmarkStart w:id="7489" w:name="_Toc369593086"/>
      <w:r w:rsidRPr="007123E6">
        <w:t>Definicions de procés</w:t>
      </w:r>
      <w:bookmarkEnd w:id="7483"/>
      <w:bookmarkEnd w:id="7484"/>
      <w:bookmarkEnd w:id="7485"/>
      <w:bookmarkEnd w:id="7486"/>
      <w:bookmarkEnd w:id="7487"/>
      <w:bookmarkEnd w:id="7488"/>
      <w:bookmarkEnd w:id="7489"/>
    </w:p>
    <w:p w:rsidR="007123E6" w:rsidRPr="007123E6" w:rsidRDefault="007123E6" w:rsidP="007123E6">
      <w:r w:rsidRPr="007123E6">
        <w:t>Es poden donar casos en què un mateix tipus d’expedient necessiti varis processos pe</w:t>
      </w:r>
      <w:r w:rsidR="000618AD">
        <w:t xml:space="preserve">r a la seva completa tramitació. Aquests casos són els que una definició de procés “pare” té subprocessos (processos fills). En aquest cas, tots els processos (fluxos) formen part del tipus d’expedient però n’hi haurà un que serà l’inicial (marcat com a “Inicial”) (Veure </w:t>
      </w:r>
      <w:fldSimple w:instr=" REF _Ref260046587 \h  \* MERGEFORMAT ">
        <w:ins w:id="7490" w:author="paulac" w:date="2013-10-10T13:09:00Z">
          <w:r w:rsidR="000D0864" w:rsidRPr="000D0864">
            <w:rPr>
              <w:i/>
              <w:rPrChange w:id="7491" w:author="paulac" w:date="2013-10-10T13:09:00Z">
                <w:rPr>
                  <w:rFonts w:asciiTheme="majorHAnsi" w:eastAsiaTheme="majorEastAsia" w:hAnsiTheme="majorHAnsi" w:cstheme="majorBidi"/>
                  <w:b/>
                  <w:bCs/>
                  <w:i/>
                  <w:iCs/>
                  <w:color w:val="0000FF" w:themeColor="hyperlink"/>
                  <w:u w:val="single"/>
                </w:rPr>
              </w:rPrChange>
            </w:rPr>
            <w:t xml:space="preserve">Figura </w:t>
          </w:r>
          <w:r w:rsidR="000D0864" w:rsidRPr="000D0864">
            <w:rPr>
              <w:i/>
              <w:noProof/>
              <w:rPrChange w:id="7492" w:author="paulac" w:date="2013-10-10T13:09:00Z">
                <w:rPr>
                  <w:rFonts w:asciiTheme="majorHAnsi" w:eastAsiaTheme="majorEastAsia" w:hAnsiTheme="majorHAnsi" w:cstheme="majorBidi"/>
                  <w:b/>
                  <w:bCs/>
                  <w:i/>
                  <w:iCs/>
                  <w:noProof/>
                  <w:color w:val="0000FF" w:themeColor="hyperlink"/>
                  <w:u w:val="single"/>
                </w:rPr>
              </w:rPrChange>
            </w:rPr>
            <w:t>29</w:t>
          </w:r>
        </w:ins>
        <w:del w:id="7493" w:author="paulac" w:date="2013-10-09T15:48:00Z">
          <w:r w:rsidR="00C6521E" w:rsidRPr="00C6521E" w:rsidDel="00361A6D">
            <w:rPr>
              <w:i/>
            </w:rPr>
            <w:delText xml:space="preserve">Figura </w:delText>
          </w:r>
          <w:r w:rsidR="00C6521E" w:rsidRPr="00C6521E" w:rsidDel="00361A6D">
            <w:rPr>
              <w:i/>
              <w:noProof/>
            </w:rPr>
            <w:delText>23</w:delText>
          </w:r>
        </w:del>
      </w:fldSimple>
      <w:r w:rsidR="000618AD">
        <w:t>).</w:t>
      </w:r>
    </w:p>
    <w:p w:rsidR="00904829" w:rsidRDefault="000D0864" w:rsidP="000618AD">
      <w:pPr>
        <w:keepNext/>
        <w:jc w:val="center"/>
      </w:pPr>
      <w:del w:id="7494" w:author="paulac" w:date="2013-10-11T12:35:00Z">
        <w:r w:rsidRPr="000D0864">
          <w:pict>
            <v:shape id="_x0000_s1056" type="#_x0000_t32" style="position:absolute;left:0;text-align:left;margin-left:-29.55pt;margin-top:89.85pt;width:43.5pt;height:0;z-index:251670528" o:connectortype="straight" strokecolor="#c0504d" strokeweight="2.25pt">
              <v:stroke endarrow="block"/>
            </v:shape>
          </w:pict>
        </w:r>
        <w:r w:rsidR="00E21426">
          <w:rPr>
            <w:noProof/>
            <w:lang w:val="es-ES" w:eastAsia="es-ES"/>
            <w:rPrChange w:id="7495" w:author="Unknown">
              <w:rPr>
                <w:noProof/>
                <w:color w:val="0000FF" w:themeColor="hyperlink"/>
                <w:u w:val="single"/>
                <w:lang w:val="es-ES" w:eastAsia="es-ES"/>
              </w:rPr>
            </w:rPrChange>
          </w:rPr>
          <w:drawing>
            <wp:inline distT="0" distB="0" distL="0" distR="0">
              <wp:extent cx="5400675" cy="1266825"/>
              <wp:effectExtent l="19050" t="0" r="9525" b="0"/>
              <wp:docPr id="143"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8"/>
                      <pic:cNvPicPr>
                        <a:picLocks noChangeAspect="1" noChangeArrowheads="1"/>
                      </pic:cNvPicPr>
                    </pic:nvPicPr>
                    <pic:blipFill>
                      <a:blip r:embed="rId58" cstate="print"/>
                      <a:srcRect/>
                      <a:stretch>
                        <a:fillRect/>
                      </a:stretch>
                    </pic:blipFill>
                    <pic:spPr bwMode="auto">
                      <a:xfrm>
                        <a:off x="0" y="0"/>
                        <a:ext cx="5400675" cy="1266825"/>
                      </a:xfrm>
                      <a:prstGeom prst="rect">
                        <a:avLst/>
                      </a:prstGeom>
                      <a:noFill/>
                      <a:ln w="9525">
                        <a:noFill/>
                        <a:miter lim="800000"/>
                        <a:headEnd/>
                        <a:tailEnd/>
                      </a:ln>
                    </pic:spPr>
                  </pic:pic>
                </a:graphicData>
              </a:graphic>
            </wp:inline>
          </w:drawing>
        </w:r>
      </w:del>
      <w:ins w:id="7496" w:author="paulac" w:date="2013-10-11T12:35:00Z">
        <w:r w:rsidR="00E21426">
          <w:rPr>
            <w:noProof/>
            <w:lang w:val="es-ES" w:eastAsia="es-ES"/>
            <w:rPrChange w:id="7497" w:author="Unknown">
              <w:rPr>
                <w:noProof/>
                <w:color w:val="0000FF" w:themeColor="hyperlink"/>
                <w:u w:val="single"/>
                <w:lang w:val="es-ES" w:eastAsia="es-ES"/>
              </w:rPr>
            </w:rPrChange>
          </w:rPr>
          <w:drawing>
            <wp:inline distT="0" distB="0" distL="0" distR="0">
              <wp:extent cx="5400040" cy="666123"/>
              <wp:effectExtent l="0" t="0" r="0" b="0"/>
              <wp:docPr id="40" name="Imatge 4" descr="C:\DOCUME~1\paulac\CONFIG~1\Temp\SNAGHTML154913b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1\paulac\CONFIG~1\Temp\SNAGHTML154913be.PNG"/>
                      <pic:cNvPicPr>
                        <a:picLocks noChangeAspect="1" noChangeArrowheads="1"/>
                      </pic:cNvPicPr>
                    </pic:nvPicPr>
                    <pic:blipFill>
                      <a:blip r:embed="rId59"/>
                      <a:srcRect/>
                      <a:stretch>
                        <a:fillRect/>
                      </a:stretch>
                    </pic:blipFill>
                    <pic:spPr bwMode="auto">
                      <a:xfrm>
                        <a:off x="0" y="0"/>
                        <a:ext cx="5400040" cy="666123"/>
                      </a:xfrm>
                      <a:prstGeom prst="rect">
                        <a:avLst/>
                      </a:prstGeom>
                      <a:noFill/>
                      <a:ln w="9525">
                        <a:noFill/>
                        <a:miter lim="800000"/>
                        <a:headEnd/>
                        <a:tailEnd/>
                      </a:ln>
                    </pic:spPr>
                  </pic:pic>
                </a:graphicData>
              </a:graphic>
            </wp:inline>
          </w:drawing>
        </w:r>
      </w:ins>
    </w:p>
    <w:p w:rsidR="007123E6" w:rsidRDefault="000618AD" w:rsidP="009242E7">
      <w:pPr>
        <w:pStyle w:val="Llegenda"/>
      </w:pPr>
      <w:bookmarkStart w:id="7498" w:name="_Ref260046587"/>
      <w:r>
        <w:t xml:space="preserve">Figura </w:t>
      </w:r>
      <w:fldSimple w:instr=" SEQ Figura \* ARABIC ">
        <w:ins w:id="7499" w:author="paulac" w:date="2013-10-10T13:09:00Z">
          <w:r w:rsidR="00EF3840">
            <w:rPr>
              <w:noProof/>
            </w:rPr>
            <w:t>29</w:t>
          </w:r>
        </w:ins>
        <w:ins w:id="7500" w:author="sion" w:date="2013-09-19T17:54:00Z">
          <w:del w:id="7501" w:author="paulac" w:date="2013-10-10T13:09:00Z">
            <w:r w:rsidR="008D6167" w:rsidDel="00EF3840">
              <w:rPr>
                <w:noProof/>
              </w:rPr>
              <w:delText>29</w:delText>
            </w:r>
          </w:del>
        </w:ins>
        <w:del w:id="7502" w:author="paulac" w:date="2013-10-10T13:09:00Z">
          <w:r w:rsidR="00C6521E" w:rsidDel="00EF3840">
            <w:rPr>
              <w:noProof/>
            </w:rPr>
            <w:delText>23</w:delText>
          </w:r>
        </w:del>
      </w:fldSimple>
      <w:bookmarkEnd w:id="7498"/>
      <w:r>
        <w:t>. Pantalla de configuració de les definicions de procés d’un tipus d’expedient.</w:t>
      </w:r>
    </w:p>
    <w:p w:rsidR="00DA2436" w:rsidRDefault="00DA2436" w:rsidP="00DA2436">
      <w:r w:rsidRPr="00DA2436">
        <w:t xml:space="preserve">El procés es desplega mitjançant l’arxiu .par associat a un fluxgrama definit en jBPM. </w:t>
      </w:r>
      <w:r>
        <w:t xml:space="preserve">Per a desplegar un arxiu cal fer clic sobre el botó “Desplegar arxiu” i en sortirà un formulari a emplenar (Veure </w:t>
      </w:r>
      <w:fldSimple w:instr=" REF _Ref260047079 \h  \* MERGEFORMAT ">
        <w:ins w:id="7503" w:author="paulac" w:date="2013-10-10T13:09:00Z">
          <w:r w:rsidR="000D0864" w:rsidRPr="000D0864">
            <w:rPr>
              <w:i/>
              <w:rPrChange w:id="7504" w:author="paulac" w:date="2013-10-10T13:09:00Z">
                <w:rPr>
                  <w:rFonts w:asciiTheme="majorHAnsi" w:eastAsiaTheme="majorEastAsia" w:hAnsiTheme="majorHAnsi" w:cstheme="majorBidi"/>
                  <w:b/>
                  <w:bCs/>
                  <w:i/>
                  <w:iCs/>
                  <w:color w:val="0000FF" w:themeColor="hyperlink"/>
                  <w:u w:val="single"/>
                </w:rPr>
              </w:rPrChange>
            </w:rPr>
            <w:t xml:space="preserve">Figura </w:t>
          </w:r>
          <w:r w:rsidR="000D0864" w:rsidRPr="000D0864">
            <w:rPr>
              <w:i/>
              <w:noProof/>
              <w:rPrChange w:id="7505" w:author="paulac" w:date="2013-10-10T13:09:00Z">
                <w:rPr>
                  <w:rFonts w:asciiTheme="majorHAnsi" w:eastAsiaTheme="majorEastAsia" w:hAnsiTheme="majorHAnsi" w:cstheme="majorBidi"/>
                  <w:b/>
                  <w:bCs/>
                  <w:i/>
                  <w:iCs/>
                  <w:noProof/>
                  <w:color w:val="0000FF" w:themeColor="hyperlink"/>
                  <w:u w:val="single"/>
                </w:rPr>
              </w:rPrChange>
            </w:rPr>
            <w:t>30</w:t>
          </w:r>
        </w:ins>
        <w:del w:id="7506" w:author="paulac" w:date="2013-10-09T15:48:00Z">
          <w:r w:rsidR="00C6521E" w:rsidRPr="00C6521E" w:rsidDel="00361A6D">
            <w:rPr>
              <w:i/>
            </w:rPr>
            <w:delText xml:space="preserve">Figura </w:delText>
          </w:r>
          <w:r w:rsidR="00C6521E" w:rsidRPr="00C6521E" w:rsidDel="00361A6D">
            <w:rPr>
              <w:i/>
              <w:noProof/>
            </w:rPr>
            <w:delText>24</w:delText>
          </w:r>
        </w:del>
      </w:fldSimple>
      <w:r>
        <w:t>).</w:t>
      </w:r>
    </w:p>
    <w:p w:rsidR="00DA2436" w:rsidRDefault="00E21426" w:rsidP="00DA2436">
      <w:pPr>
        <w:keepNext/>
        <w:jc w:val="center"/>
      </w:pPr>
      <w:ins w:id="7507" w:author="paulac" w:date="2013-10-11T12:32:00Z">
        <w:r>
          <w:rPr>
            <w:noProof/>
            <w:lang w:val="es-ES" w:eastAsia="es-ES"/>
            <w:rPrChange w:id="7508" w:author="Unknown">
              <w:rPr>
                <w:noProof/>
                <w:color w:val="0000FF" w:themeColor="hyperlink"/>
                <w:u w:val="single"/>
                <w:lang w:val="es-ES" w:eastAsia="es-ES"/>
              </w:rPr>
            </w:rPrChange>
          </w:rPr>
          <w:lastRenderedPageBreak/>
          <w:drawing>
            <wp:inline distT="0" distB="0" distL="0" distR="0">
              <wp:extent cx="5400040" cy="982841"/>
              <wp:effectExtent l="19050" t="0" r="0" b="0"/>
              <wp:docPr id="39" name="Imat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srcRect/>
                      <a:stretch>
                        <a:fillRect/>
                      </a:stretch>
                    </pic:blipFill>
                    <pic:spPr bwMode="auto">
                      <a:xfrm>
                        <a:off x="0" y="0"/>
                        <a:ext cx="5400040" cy="982841"/>
                      </a:xfrm>
                      <a:prstGeom prst="rect">
                        <a:avLst/>
                      </a:prstGeom>
                      <a:noFill/>
                      <a:ln w="9525">
                        <a:noFill/>
                        <a:miter lim="800000"/>
                        <a:headEnd/>
                        <a:tailEnd/>
                      </a:ln>
                    </pic:spPr>
                  </pic:pic>
                </a:graphicData>
              </a:graphic>
            </wp:inline>
          </w:drawing>
        </w:r>
      </w:ins>
      <w:del w:id="7509" w:author="paulac" w:date="2013-10-11T12:32:00Z">
        <w:r>
          <w:rPr>
            <w:noProof/>
            <w:lang w:val="es-ES" w:eastAsia="es-ES"/>
            <w:rPrChange w:id="7510" w:author="Unknown">
              <w:rPr>
                <w:noProof/>
                <w:color w:val="0000FF" w:themeColor="hyperlink"/>
                <w:u w:val="single"/>
                <w:lang w:val="es-ES" w:eastAsia="es-ES"/>
              </w:rPr>
            </w:rPrChange>
          </w:rPr>
          <w:drawing>
            <wp:inline distT="0" distB="0" distL="0" distR="0">
              <wp:extent cx="5391150" cy="981075"/>
              <wp:effectExtent l="19050" t="0" r="0" b="0"/>
              <wp:docPr id="49" name="Imagen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61" cstate="print"/>
                      <a:srcRect/>
                      <a:stretch>
                        <a:fillRect/>
                      </a:stretch>
                    </pic:blipFill>
                    <pic:spPr bwMode="auto">
                      <a:xfrm>
                        <a:off x="0" y="0"/>
                        <a:ext cx="5391150" cy="981075"/>
                      </a:xfrm>
                      <a:prstGeom prst="rect">
                        <a:avLst/>
                      </a:prstGeom>
                      <a:noFill/>
                      <a:ln w="9525">
                        <a:noFill/>
                        <a:miter lim="800000"/>
                        <a:headEnd/>
                        <a:tailEnd/>
                      </a:ln>
                    </pic:spPr>
                  </pic:pic>
                </a:graphicData>
              </a:graphic>
            </wp:inline>
          </w:drawing>
        </w:r>
      </w:del>
    </w:p>
    <w:p w:rsidR="00DA2436" w:rsidRDefault="00DA2436" w:rsidP="009242E7">
      <w:pPr>
        <w:pStyle w:val="Llegenda"/>
      </w:pPr>
      <w:bookmarkStart w:id="7511" w:name="_Ref260047079"/>
      <w:r>
        <w:t xml:space="preserve">Figura </w:t>
      </w:r>
      <w:fldSimple w:instr=" SEQ Figura \* ARABIC ">
        <w:ins w:id="7512" w:author="paulac" w:date="2013-10-10T13:09:00Z">
          <w:r w:rsidR="00EF3840">
            <w:rPr>
              <w:noProof/>
            </w:rPr>
            <w:t>30</w:t>
          </w:r>
        </w:ins>
        <w:ins w:id="7513" w:author="sion" w:date="2013-09-19T17:54:00Z">
          <w:del w:id="7514" w:author="paulac" w:date="2013-10-10T13:09:00Z">
            <w:r w:rsidR="008D6167" w:rsidDel="00EF3840">
              <w:rPr>
                <w:noProof/>
              </w:rPr>
              <w:delText>30</w:delText>
            </w:r>
          </w:del>
        </w:ins>
        <w:del w:id="7515" w:author="paulac" w:date="2013-10-10T13:09:00Z">
          <w:r w:rsidR="00C6521E" w:rsidDel="00EF3840">
            <w:rPr>
              <w:noProof/>
            </w:rPr>
            <w:delText>24</w:delText>
          </w:r>
        </w:del>
      </w:fldSimple>
      <w:bookmarkEnd w:id="7511"/>
      <w:r>
        <w:t>. Formulari d’alta d’una nova definició de procés.</w:t>
      </w:r>
    </w:p>
    <w:p w:rsidR="00C8237A" w:rsidRDefault="00C8237A" w:rsidP="00C8237A">
      <w:r w:rsidRPr="00C8237A">
        <w:t>Els camps del formulari que haurem d’emplenar són els següents:</w:t>
      </w:r>
    </w:p>
    <w:p w:rsidR="00C8237A" w:rsidRPr="00C8237A" w:rsidRDefault="00C8237A" w:rsidP="00753AA4">
      <w:pPr>
        <w:pStyle w:val="Pargrafdellista"/>
        <w:numPr>
          <w:ilvl w:val="0"/>
          <w:numId w:val="2"/>
        </w:numPr>
      </w:pPr>
      <w:r>
        <w:rPr>
          <w:b/>
        </w:rPr>
        <w:t xml:space="preserve">Tipus de desplegament: </w:t>
      </w:r>
      <w:r>
        <w:t>Hem d’elegir entre “Desplegament jBPM” que significa desplegar un arxiu corresponent a un flux (arxiu .par) o bé l’opció “Exportació Helium” que consisteix en desplegar el que seria una versió sencera d’un tipus d’expedient (típicament per a transportar un tipus d’expedient sencer d’una màquina a una altra</w:t>
      </w:r>
      <w:r w:rsidR="000A5F15">
        <w:t xml:space="preserve"> ja que no només conté l’arxiu .par, sinó també tots els terminis, variables, tasques, etc.</w:t>
      </w:r>
      <w:r>
        <w:t>).</w:t>
      </w:r>
    </w:p>
    <w:p w:rsidR="00C8237A" w:rsidRPr="00C8237A" w:rsidRDefault="00C8237A" w:rsidP="00753AA4">
      <w:pPr>
        <w:pStyle w:val="Pargrafdellista"/>
        <w:numPr>
          <w:ilvl w:val="0"/>
          <w:numId w:val="2"/>
        </w:numPr>
      </w:pPr>
      <w:r>
        <w:rPr>
          <w:b/>
        </w:rPr>
        <w:t xml:space="preserve">Arxiu exportat: </w:t>
      </w:r>
      <w:r>
        <w:t>Arxiu corresponent al tipus de desplegament que es farà.</w:t>
      </w:r>
    </w:p>
    <w:p w:rsidR="00C8237A" w:rsidRDefault="00C8237A" w:rsidP="00753AA4">
      <w:pPr>
        <w:pStyle w:val="Pargrafdellista"/>
        <w:numPr>
          <w:ilvl w:val="0"/>
          <w:numId w:val="2"/>
        </w:numPr>
      </w:pPr>
      <w:r>
        <w:rPr>
          <w:b/>
        </w:rPr>
        <w:t xml:space="preserve">Etiqueta: </w:t>
      </w:r>
      <w:r>
        <w:t>Etiqueta identificativa de l’arxiu exportat.</w:t>
      </w:r>
    </w:p>
    <w:p w:rsidR="00DA2436" w:rsidRPr="00DA2436" w:rsidRDefault="00C8237A" w:rsidP="00DA2436">
      <w:r>
        <w:t xml:space="preserve">A més, fent clic damunt la definició de procés (Veure </w:t>
      </w:r>
      <w:fldSimple w:instr=" REF _Ref260046587 \h  \* MERGEFORMAT ">
        <w:ins w:id="7516" w:author="paulac" w:date="2013-10-10T13:09:00Z">
          <w:r w:rsidR="000D0864" w:rsidRPr="000D0864">
            <w:rPr>
              <w:i/>
              <w:rPrChange w:id="7517" w:author="paulac" w:date="2013-10-10T13:09:00Z">
                <w:rPr>
                  <w:rFonts w:asciiTheme="majorHAnsi" w:eastAsiaTheme="majorEastAsia" w:hAnsiTheme="majorHAnsi" w:cstheme="majorBidi"/>
                  <w:b/>
                  <w:bCs/>
                  <w:i/>
                  <w:iCs/>
                  <w:color w:val="0000FF" w:themeColor="hyperlink"/>
                  <w:u w:val="single"/>
                </w:rPr>
              </w:rPrChange>
            </w:rPr>
            <w:t xml:space="preserve">Figura </w:t>
          </w:r>
          <w:r w:rsidR="000D0864" w:rsidRPr="000D0864">
            <w:rPr>
              <w:i/>
              <w:noProof/>
              <w:rPrChange w:id="7518" w:author="paulac" w:date="2013-10-10T13:09:00Z">
                <w:rPr>
                  <w:rFonts w:asciiTheme="majorHAnsi" w:eastAsiaTheme="majorEastAsia" w:hAnsiTheme="majorHAnsi" w:cstheme="majorBidi"/>
                  <w:b/>
                  <w:bCs/>
                  <w:i/>
                  <w:iCs/>
                  <w:noProof/>
                  <w:color w:val="0000FF" w:themeColor="hyperlink"/>
                  <w:u w:val="single"/>
                </w:rPr>
              </w:rPrChange>
            </w:rPr>
            <w:t>29</w:t>
          </w:r>
        </w:ins>
        <w:del w:id="7519" w:author="paulac" w:date="2013-10-09T15:49:00Z">
          <w:r w:rsidR="00C6521E" w:rsidRPr="00C6521E" w:rsidDel="00361A6D">
            <w:rPr>
              <w:i/>
            </w:rPr>
            <w:delText xml:space="preserve">Figura </w:delText>
          </w:r>
          <w:r w:rsidR="00C6521E" w:rsidRPr="00C6521E" w:rsidDel="00361A6D">
            <w:rPr>
              <w:i/>
              <w:noProof/>
            </w:rPr>
            <w:delText>23</w:delText>
          </w:r>
        </w:del>
      </w:fldSimple>
      <w:r>
        <w:t>) podrem modificar la definició de procés</w:t>
      </w:r>
      <w:del w:id="7520" w:author="paulac" w:date="2013-10-14T16:01:00Z">
        <w:r w:rsidDel="00606511">
          <w:delText xml:space="preserve"> (Veure apartat )</w:delText>
        </w:r>
      </w:del>
      <w:r>
        <w:t xml:space="preserve">. </w:t>
      </w:r>
    </w:p>
    <w:p w:rsidR="007123E6" w:rsidRPr="007123E6" w:rsidRDefault="007123E6" w:rsidP="00DA2436">
      <w:pPr>
        <w:pStyle w:val="Ttol4"/>
      </w:pPr>
      <w:bookmarkStart w:id="7521" w:name="_Toc252373436"/>
      <w:bookmarkStart w:id="7522" w:name="_Toc253999453"/>
      <w:bookmarkStart w:id="7523" w:name="_Toc369593087"/>
      <w:r w:rsidRPr="007123E6">
        <w:t xml:space="preserve">Integració amb </w:t>
      </w:r>
      <w:bookmarkEnd w:id="7521"/>
      <w:bookmarkEnd w:id="7522"/>
      <w:r w:rsidR="00F46AF4">
        <w:t>tràmits</w:t>
      </w:r>
      <w:bookmarkEnd w:id="7523"/>
    </w:p>
    <w:p w:rsidR="007123E6" w:rsidRDefault="00DA2436" w:rsidP="007123E6">
      <w:r>
        <w:t xml:space="preserve">Permet activar </w:t>
      </w:r>
      <w:r w:rsidR="007123E6" w:rsidRPr="007123E6">
        <w:t xml:space="preserve">la integració amb </w:t>
      </w:r>
      <w:r w:rsidR="00F46AF4">
        <w:t>el sistema extern de tramitació</w:t>
      </w:r>
      <w:ins w:id="7524" w:author="paulac" w:date="2013-10-11T12:36:00Z">
        <w:r w:rsidR="000E0C3B">
          <w:t xml:space="preserve"> telemàtica</w:t>
        </w:r>
      </w:ins>
      <w:r>
        <w:t xml:space="preserve">. Per a més informació, consultar el </w:t>
      </w:r>
      <w:r w:rsidRPr="00DA2436">
        <w:rPr>
          <w:b/>
        </w:rPr>
        <w:t>manual d’integracions amb sistemes externs d’Helium</w:t>
      </w:r>
      <w:r>
        <w:t>.</w:t>
      </w:r>
    </w:p>
    <w:p w:rsidR="00F46AF4" w:rsidRPr="007123E6" w:rsidRDefault="00F46AF4" w:rsidP="00F46AF4">
      <w:pPr>
        <w:pStyle w:val="Ttol4"/>
      </w:pPr>
      <w:bookmarkStart w:id="7525" w:name="_Toc369593088"/>
      <w:r w:rsidRPr="007123E6">
        <w:t xml:space="preserve">Integració amb </w:t>
      </w:r>
      <w:r>
        <w:t>forms</w:t>
      </w:r>
      <w:bookmarkEnd w:id="7525"/>
    </w:p>
    <w:p w:rsidR="00F46AF4" w:rsidRDefault="00F46AF4" w:rsidP="00F46AF4">
      <w:pPr>
        <w:rPr>
          <w:ins w:id="7526" w:author="paulac" w:date="2013-10-11T12:36:00Z"/>
        </w:rPr>
      </w:pPr>
      <w:r>
        <w:t xml:space="preserve">Permet activar i configurar </w:t>
      </w:r>
      <w:r w:rsidRPr="007123E6">
        <w:t xml:space="preserve">la integració amb </w:t>
      </w:r>
      <w:r>
        <w:t xml:space="preserve">formularis externs. Per a més informació, consultar el </w:t>
      </w:r>
      <w:r w:rsidRPr="00DA2436">
        <w:rPr>
          <w:b/>
        </w:rPr>
        <w:t>manual d’integracions amb sistemes externs d’Helium</w:t>
      </w:r>
      <w:r>
        <w:t>.</w:t>
      </w:r>
    </w:p>
    <w:p w:rsidR="00E21426" w:rsidRDefault="000E0C3B">
      <w:pPr>
        <w:pStyle w:val="Ttol4"/>
        <w:rPr>
          <w:ins w:id="7527" w:author="paulac" w:date="2013-10-11T12:36:00Z"/>
        </w:rPr>
        <w:pPrChange w:id="7528" w:author="paulac" w:date="2013-10-11T12:38:00Z">
          <w:pPr/>
        </w:pPrChange>
      </w:pPr>
      <w:bookmarkStart w:id="7529" w:name="_Toc369593089"/>
      <w:ins w:id="7530" w:author="paulac" w:date="2013-10-11T12:36:00Z">
        <w:r>
          <w:t>Enumeracions</w:t>
        </w:r>
        <w:bookmarkEnd w:id="7529"/>
      </w:ins>
    </w:p>
    <w:p w:rsidR="006E0DC9" w:rsidRPr="004E521A" w:rsidRDefault="006E0DC9" w:rsidP="006E0DC9">
      <w:pPr>
        <w:rPr>
          <w:ins w:id="7531" w:author="paulac" w:date="2013-10-11T12:43:00Z"/>
        </w:rPr>
      </w:pPr>
      <w:ins w:id="7532" w:author="paulac" w:date="2013-10-11T12:43:00Z">
        <w:r>
          <w:t>Les enumeracions permeten definir llistes de valors que després podran ser utilitzades en camps de l’expedient per assignar</w:t>
        </w:r>
      </w:ins>
      <w:ins w:id="7533" w:author="paulac" w:date="2013-10-11T12:44:00Z">
        <w:r>
          <w:t>-los</w:t>
        </w:r>
      </w:ins>
      <w:ins w:id="7534" w:author="paulac" w:date="2013-10-11T12:43:00Z">
        <w:r>
          <w:t xml:space="preserve"> un valor. </w:t>
        </w:r>
      </w:ins>
      <w:ins w:id="7535" w:author="paulac" w:date="2013-10-11T12:44:00Z">
        <w:r>
          <w:t>Les enumeracions es poden definir a nivell de tipus d’expedient o nivell d’entorn, com es veurà m</w:t>
        </w:r>
      </w:ins>
      <w:ins w:id="7536" w:author="paulac" w:date="2013-10-11T12:45:00Z">
        <w:r>
          <w:t xml:space="preserve">és endavant. No obstant això, la forma de </w:t>
        </w:r>
      </w:ins>
      <w:ins w:id="7537" w:author="paulac" w:date="2013-10-11T12:46:00Z">
        <w:r>
          <w:t xml:space="preserve">gestionar-les </w:t>
        </w:r>
      </w:ins>
      <w:ins w:id="7538" w:author="paulac" w:date="2013-10-11T12:45:00Z">
        <w:r>
          <w:t xml:space="preserve">és la mateixa. </w:t>
        </w:r>
      </w:ins>
      <w:ins w:id="7539" w:author="paulac" w:date="2013-10-11T12:46:00Z">
        <w:r>
          <w:t xml:space="preserve">Des d’aquesta opció es pot veure un </w:t>
        </w:r>
      </w:ins>
      <w:ins w:id="7540" w:author="paulac" w:date="2013-10-11T12:43:00Z">
        <w:r>
          <w:t xml:space="preserve">llistat amb les enumeracions </w:t>
        </w:r>
        <w:r w:rsidRPr="004E521A">
          <w:t xml:space="preserve">que tenim </w:t>
        </w:r>
        <w:r>
          <w:t>inserides</w:t>
        </w:r>
        <w:r w:rsidRPr="004E521A">
          <w:t xml:space="preserve">, així com la possibilitat d’inserir-ne de </w:t>
        </w:r>
        <w:r>
          <w:t>noves</w:t>
        </w:r>
        <w:r w:rsidRPr="004E521A">
          <w:t xml:space="preserve">, modificar </w:t>
        </w:r>
        <w:r>
          <w:t>les</w:t>
        </w:r>
        <w:r w:rsidRPr="004E521A">
          <w:t xml:space="preserve"> que hi ha o eliminar-l</w:t>
        </w:r>
        <w:r>
          <w:t>e</w:t>
        </w:r>
        <w:r w:rsidRPr="004E521A">
          <w:t>s</w:t>
        </w:r>
      </w:ins>
      <w:ins w:id="7541" w:author="paulac" w:date="2013-10-14T16:01:00Z">
        <w:r w:rsidR="00606511">
          <w:t>.</w:t>
        </w:r>
      </w:ins>
    </w:p>
    <w:p w:rsidR="006E0DC9" w:rsidRPr="004E521A" w:rsidRDefault="00E21426" w:rsidP="006E0DC9">
      <w:pPr>
        <w:jc w:val="center"/>
        <w:rPr>
          <w:ins w:id="7542" w:author="paulac" w:date="2013-10-11T12:43:00Z"/>
        </w:rPr>
      </w:pPr>
      <w:ins w:id="7543" w:author="paulac" w:date="2013-10-11T12:52:00Z">
        <w:r>
          <w:rPr>
            <w:noProof/>
            <w:lang w:val="es-ES" w:eastAsia="es-ES"/>
            <w:rPrChange w:id="7544" w:author="Unknown">
              <w:rPr>
                <w:noProof/>
                <w:color w:val="0000FF" w:themeColor="hyperlink"/>
                <w:u w:val="single"/>
                <w:lang w:val="es-ES" w:eastAsia="es-ES"/>
              </w:rPr>
            </w:rPrChange>
          </w:rPr>
          <w:drawing>
            <wp:inline distT="0" distB="0" distL="0" distR="0">
              <wp:extent cx="5400040" cy="787275"/>
              <wp:effectExtent l="19050" t="0" r="0" b="0"/>
              <wp:docPr id="46" name="Imat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2"/>
                      <a:srcRect/>
                      <a:stretch>
                        <a:fillRect/>
                      </a:stretch>
                    </pic:blipFill>
                    <pic:spPr bwMode="auto">
                      <a:xfrm>
                        <a:off x="0" y="0"/>
                        <a:ext cx="5400040" cy="787275"/>
                      </a:xfrm>
                      <a:prstGeom prst="rect">
                        <a:avLst/>
                      </a:prstGeom>
                      <a:noFill/>
                      <a:ln w="9525">
                        <a:noFill/>
                        <a:miter lim="800000"/>
                        <a:headEnd/>
                        <a:tailEnd/>
                      </a:ln>
                    </pic:spPr>
                  </pic:pic>
                </a:graphicData>
              </a:graphic>
            </wp:inline>
          </w:drawing>
        </w:r>
      </w:ins>
    </w:p>
    <w:p w:rsidR="006E0DC9" w:rsidRPr="004E521A" w:rsidRDefault="006E0DC9" w:rsidP="006E0DC9">
      <w:pPr>
        <w:jc w:val="center"/>
        <w:rPr>
          <w:ins w:id="7545" w:author="paulac" w:date="2013-10-11T12:43:00Z"/>
          <w:bCs/>
          <w:i/>
        </w:rPr>
      </w:pPr>
      <w:ins w:id="7546" w:author="paulac" w:date="2013-10-11T12:43:00Z">
        <w:r w:rsidRPr="004E521A">
          <w:rPr>
            <w:bCs/>
            <w:i/>
          </w:rPr>
          <w:t xml:space="preserve">Figura </w:t>
        </w:r>
        <w:r w:rsidR="000D0864" w:rsidRPr="000D0864">
          <w:rPr>
            <w:bCs/>
            <w:i/>
          </w:rPr>
          <w:fldChar w:fldCharType="begin"/>
        </w:r>
        <w:r w:rsidRPr="004E521A">
          <w:rPr>
            <w:bCs/>
            <w:i/>
          </w:rPr>
          <w:instrText xml:space="preserve"> SEQ Figura \* ARABIC </w:instrText>
        </w:r>
        <w:r w:rsidR="000D0864" w:rsidRPr="000D0864">
          <w:rPr>
            <w:bCs/>
            <w:i/>
          </w:rPr>
          <w:fldChar w:fldCharType="separate"/>
        </w:r>
      </w:ins>
      <w:ins w:id="7547" w:author="paulac" w:date="2013-10-11T13:06:00Z">
        <w:r w:rsidR="00621CCB">
          <w:rPr>
            <w:bCs/>
            <w:i/>
            <w:noProof/>
          </w:rPr>
          <w:t>31</w:t>
        </w:r>
      </w:ins>
      <w:ins w:id="7548" w:author="paulac" w:date="2013-10-11T12:43:00Z">
        <w:r w:rsidR="000D0864" w:rsidRPr="004E521A">
          <w:fldChar w:fldCharType="end"/>
        </w:r>
        <w:r>
          <w:rPr>
            <w:bCs/>
            <w:i/>
          </w:rPr>
          <w:t>. Pantalla de visualització de les enumeracions</w:t>
        </w:r>
        <w:r w:rsidRPr="004E521A">
          <w:rPr>
            <w:bCs/>
            <w:i/>
          </w:rPr>
          <w:t>.</w:t>
        </w:r>
      </w:ins>
    </w:p>
    <w:p w:rsidR="00B81212" w:rsidRDefault="006E0DC9" w:rsidP="006E0DC9">
      <w:pPr>
        <w:rPr>
          <w:ins w:id="7549" w:author="paulac" w:date="2013-10-11T12:54:00Z"/>
        </w:rPr>
      </w:pPr>
      <w:ins w:id="7550" w:author="paulac" w:date="2013-10-11T12:43:00Z">
        <w:r>
          <w:t>Per a inserir una nova enumeració hem de fer clic damunt el botó “Nova enumeració</w:t>
        </w:r>
        <w:r w:rsidR="00B81212">
          <w:t>”</w:t>
        </w:r>
      </w:ins>
      <w:ins w:id="7551" w:author="paulac" w:date="2013-10-11T12:53:00Z">
        <w:r w:rsidR="00B81212">
          <w:t>. El formulari que apareix permet crear l’enumeració assignant-li un codi i una descripci</w:t>
        </w:r>
      </w:ins>
      <w:ins w:id="7552" w:author="paulac" w:date="2013-10-11T12:54:00Z">
        <w:r w:rsidR="00B81212">
          <w:t xml:space="preserve">ó. </w:t>
        </w:r>
      </w:ins>
    </w:p>
    <w:p w:rsidR="00B81212" w:rsidRDefault="00E21426" w:rsidP="006E0DC9">
      <w:pPr>
        <w:rPr>
          <w:ins w:id="7553" w:author="paulac" w:date="2013-10-11T12:54:00Z"/>
        </w:rPr>
      </w:pPr>
      <w:ins w:id="7554" w:author="paulac" w:date="2013-10-11T12:56:00Z">
        <w:r>
          <w:rPr>
            <w:noProof/>
            <w:lang w:val="es-ES" w:eastAsia="es-ES"/>
            <w:rPrChange w:id="7555" w:author="Unknown">
              <w:rPr>
                <w:noProof/>
                <w:color w:val="0000FF" w:themeColor="hyperlink"/>
                <w:u w:val="single"/>
                <w:lang w:val="es-ES" w:eastAsia="es-ES"/>
              </w:rPr>
            </w:rPrChange>
          </w:rPr>
          <w:lastRenderedPageBreak/>
          <w:drawing>
            <wp:inline distT="0" distB="0" distL="0" distR="0">
              <wp:extent cx="5400040" cy="755561"/>
              <wp:effectExtent l="19050" t="0" r="0" b="0"/>
              <wp:docPr id="57" name="Imat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3"/>
                      <a:srcRect/>
                      <a:stretch>
                        <a:fillRect/>
                      </a:stretch>
                    </pic:blipFill>
                    <pic:spPr bwMode="auto">
                      <a:xfrm>
                        <a:off x="0" y="0"/>
                        <a:ext cx="5400040" cy="755561"/>
                      </a:xfrm>
                      <a:prstGeom prst="rect">
                        <a:avLst/>
                      </a:prstGeom>
                      <a:noFill/>
                      <a:ln w="9525">
                        <a:noFill/>
                        <a:miter lim="800000"/>
                        <a:headEnd/>
                        <a:tailEnd/>
                      </a:ln>
                    </pic:spPr>
                  </pic:pic>
                </a:graphicData>
              </a:graphic>
            </wp:inline>
          </w:drawing>
        </w:r>
      </w:ins>
    </w:p>
    <w:p w:rsidR="00F004DF" w:rsidRPr="004E521A" w:rsidRDefault="00F004DF" w:rsidP="00F004DF">
      <w:pPr>
        <w:jc w:val="center"/>
        <w:rPr>
          <w:ins w:id="7556" w:author="paulac" w:date="2013-10-11T13:03:00Z"/>
          <w:bCs/>
          <w:i/>
        </w:rPr>
      </w:pPr>
      <w:ins w:id="7557" w:author="paulac" w:date="2013-10-11T13:03:00Z">
        <w:r w:rsidRPr="004E521A">
          <w:rPr>
            <w:bCs/>
            <w:i/>
          </w:rPr>
          <w:t xml:space="preserve">Figura </w:t>
        </w:r>
        <w:r w:rsidR="000D0864" w:rsidRPr="000D0864">
          <w:rPr>
            <w:bCs/>
            <w:i/>
          </w:rPr>
          <w:fldChar w:fldCharType="begin"/>
        </w:r>
        <w:r w:rsidRPr="004E521A">
          <w:rPr>
            <w:bCs/>
            <w:i/>
          </w:rPr>
          <w:instrText xml:space="preserve"> SEQ Figura \* ARABIC </w:instrText>
        </w:r>
        <w:r w:rsidR="000D0864" w:rsidRPr="000D0864">
          <w:rPr>
            <w:bCs/>
            <w:i/>
          </w:rPr>
          <w:fldChar w:fldCharType="separate"/>
        </w:r>
      </w:ins>
      <w:ins w:id="7558" w:author="paulac" w:date="2013-10-11T13:06:00Z">
        <w:r w:rsidR="00621CCB">
          <w:rPr>
            <w:bCs/>
            <w:i/>
            <w:noProof/>
          </w:rPr>
          <w:t>32</w:t>
        </w:r>
      </w:ins>
      <w:ins w:id="7559" w:author="paulac" w:date="2013-10-11T13:03:00Z">
        <w:r w:rsidR="000D0864" w:rsidRPr="004E521A">
          <w:fldChar w:fldCharType="end"/>
        </w:r>
        <w:r>
          <w:rPr>
            <w:bCs/>
            <w:i/>
          </w:rPr>
          <w:t>. Formulari per crear enumeracions</w:t>
        </w:r>
        <w:r w:rsidRPr="004E521A">
          <w:rPr>
            <w:bCs/>
            <w:i/>
          </w:rPr>
          <w:t>.</w:t>
        </w:r>
      </w:ins>
    </w:p>
    <w:p w:rsidR="007C77CE" w:rsidRPr="004E521A" w:rsidRDefault="007C77CE" w:rsidP="007C77CE">
      <w:pPr>
        <w:rPr>
          <w:ins w:id="7560" w:author="paulac" w:date="2013-10-11T13:07:00Z"/>
        </w:rPr>
      </w:pPr>
      <w:ins w:id="7561" w:author="paulac" w:date="2013-10-11T13:07:00Z">
        <w:r w:rsidRPr="004E521A">
          <w:t>Camps del formulari:</w:t>
        </w:r>
      </w:ins>
    </w:p>
    <w:p w:rsidR="007C77CE" w:rsidRPr="004E521A" w:rsidRDefault="007C77CE" w:rsidP="007C77CE">
      <w:pPr>
        <w:numPr>
          <w:ilvl w:val="0"/>
          <w:numId w:val="2"/>
        </w:numPr>
        <w:rPr>
          <w:ins w:id="7562" w:author="paulac" w:date="2013-10-11T13:07:00Z"/>
        </w:rPr>
      </w:pPr>
      <w:ins w:id="7563" w:author="paulac" w:date="2013-10-11T13:07:00Z">
        <w:r w:rsidRPr="004E521A">
          <w:rPr>
            <w:b/>
          </w:rPr>
          <w:t>Codi</w:t>
        </w:r>
        <w:r>
          <w:t>: codi identificatiu únic de l’enumeració</w:t>
        </w:r>
        <w:r w:rsidRPr="004E521A">
          <w:t>.</w:t>
        </w:r>
      </w:ins>
    </w:p>
    <w:p w:rsidR="00E21426" w:rsidRDefault="000D0864">
      <w:pPr>
        <w:pStyle w:val="Pargrafdellista"/>
        <w:numPr>
          <w:ilvl w:val="0"/>
          <w:numId w:val="2"/>
        </w:numPr>
        <w:rPr>
          <w:ins w:id="7564" w:author="paulac" w:date="2013-10-11T13:07:00Z"/>
        </w:rPr>
        <w:pPrChange w:id="7565" w:author="paulac" w:date="2013-10-11T13:07:00Z">
          <w:pPr/>
        </w:pPrChange>
      </w:pPr>
      <w:ins w:id="7566" w:author="paulac" w:date="2013-10-11T13:07:00Z">
        <w:r w:rsidRPr="000D0864">
          <w:rPr>
            <w:b/>
            <w:rPrChange w:id="7567" w:author="paulac" w:date="2013-10-11T13:07:00Z">
              <w:rPr>
                <w:b/>
                <w:color w:val="0000FF" w:themeColor="hyperlink"/>
                <w:u w:val="single"/>
              </w:rPr>
            </w:rPrChange>
          </w:rPr>
          <w:t>Títol</w:t>
        </w:r>
        <w:r w:rsidR="007C77CE">
          <w:t>: nom descriptiu de l’enumeració</w:t>
        </w:r>
        <w:r w:rsidR="007C77CE" w:rsidRPr="004E521A">
          <w:t>, serà el que aparegui al formulari.</w:t>
        </w:r>
      </w:ins>
    </w:p>
    <w:p w:rsidR="00B81212" w:rsidRDefault="00B81212" w:rsidP="006E0DC9">
      <w:pPr>
        <w:rPr>
          <w:ins w:id="7568" w:author="paulac" w:date="2013-10-11T12:58:00Z"/>
        </w:rPr>
      </w:pPr>
      <w:ins w:id="7569" w:author="paulac" w:date="2013-10-11T12:57:00Z">
        <w:r>
          <w:t xml:space="preserve">A continuació, </w:t>
        </w:r>
      </w:ins>
      <w:ins w:id="7570" w:author="paulac" w:date="2013-10-11T13:00:00Z">
        <w:r>
          <w:t>a través de</w:t>
        </w:r>
      </w:ins>
      <w:ins w:id="7571" w:author="paulac" w:date="2013-10-11T12:57:00Z">
        <w:r>
          <w:t xml:space="preserve">l botó </w:t>
        </w:r>
      </w:ins>
      <w:ins w:id="7572" w:author="paulac" w:date="2013-10-11T13:04:00Z">
        <w:r w:rsidR="00F004DF">
          <w:t>“</w:t>
        </w:r>
      </w:ins>
      <w:ins w:id="7573" w:author="paulac" w:date="2013-10-11T12:57:00Z">
        <w:r>
          <w:t>Valors</w:t>
        </w:r>
      </w:ins>
      <w:ins w:id="7574" w:author="paulac" w:date="2013-10-11T13:04:00Z">
        <w:r w:rsidR="00F004DF">
          <w:t>”</w:t>
        </w:r>
      </w:ins>
      <w:ins w:id="7575" w:author="paulac" w:date="2013-10-11T12:57:00Z">
        <w:r>
          <w:t xml:space="preserve"> </w:t>
        </w:r>
      </w:ins>
      <w:ins w:id="7576" w:author="paulac" w:date="2013-10-11T13:00:00Z">
        <w:r>
          <w:t xml:space="preserve">es poden crear, esborrar i modificar els </w:t>
        </w:r>
      </w:ins>
      <w:ins w:id="7577" w:author="paulac" w:date="2013-10-11T12:57:00Z">
        <w:r>
          <w:t>valors que formaran l’enumeració.</w:t>
        </w:r>
      </w:ins>
      <w:ins w:id="7578" w:author="paulac" w:date="2013-10-11T13:01:00Z">
        <w:r>
          <w:t xml:space="preserve"> A més a més es pot definir l’ordre que ocuparan en la seva visualització.</w:t>
        </w:r>
      </w:ins>
    </w:p>
    <w:p w:rsidR="00B81212" w:rsidRDefault="00E21426" w:rsidP="006E0DC9">
      <w:pPr>
        <w:rPr>
          <w:ins w:id="7579" w:author="paulac" w:date="2013-10-11T12:54:00Z"/>
        </w:rPr>
      </w:pPr>
      <w:ins w:id="7580" w:author="paulac" w:date="2013-10-11T12:59:00Z">
        <w:r>
          <w:rPr>
            <w:noProof/>
            <w:lang w:val="es-ES" w:eastAsia="es-ES"/>
            <w:rPrChange w:id="7581" w:author="Unknown">
              <w:rPr>
                <w:noProof/>
                <w:color w:val="0000FF" w:themeColor="hyperlink"/>
                <w:u w:val="single"/>
                <w:lang w:val="es-ES" w:eastAsia="es-ES"/>
              </w:rPr>
            </w:rPrChange>
          </w:rPr>
          <w:drawing>
            <wp:inline distT="0" distB="0" distL="0" distR="0">
              <wp:extent cx="5400040" cy="1307087"/>
              <wp:effectExtent l="19050" t="0" r="0" b="0"/>
              <wp:docPr id="60" name="Imat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4"/>
                      <a:srcRect/>
                      <a:stretch>
                        <a:fillRect/>
                      </a:stretch>
                    </pic:blipFill>
                    <pic:spPr bwMode="auto">
                      <a:xfrm>
                        <a:off x="0" y="0"/>
                        <a:ext cx="5400040" cy="1307087"/>
                      </a:xfrm>
                      <a:prstGeom prst="rect">
                        <a:avLst/>
                      </a:prstGeom>
                      <a:noFill/>
                      <a:ln w="9525">
                        <a:noFill/>
                        <a:miter lim="800000"/>
                        <a:headEnd/>
                        <a:tailEnd/>
                      </a:ln>
                    </pic:spPr>
                  </pic:pic>
                </a:graphicData>
              </a:graphic>
            </wp:inline>
          </w:drawing>
        </w:r>
      </w:ins>
    </w:p>
    <w:p w:rsidR="00F004DF" w:rsidRPr="004E521A" w:rsidRDefault="00F004DF" w:rsidP="00F004DF">
      <w:pPr>
        <w:jc w:val="center"/>
        <w:rPr>
          <w:ins w:id="7582" w:author="paulac" w:date="2013-10-11T13:03:00Z"/>
          <w:bCs/>
          <w:i/>
        </w:rPr>
      </w:pPr>
      <w:ins w:id="7583" w:author="paulac" w:date="2013-10-11T13:03:00Z">
        <w:r w:rsidRPr="004E521A">
          <w:rPr>
            <w:bCs/>
            <w:i/>
          </w:rPr>
          <w:t xml:space="preserve">Figura </w:t>
        </w:r>
        <w:r w:rsidR="000D0864" w:rsidRPr="000D0864">
          <w:rPr>
            <w:bCs/>
            <w:i/>
          </w:rPr>
          <w:fldChar w:fldCharType="begin"/>
        </w:r>
        <w:r w:rsidRPr="004E521A">
          <w:rPr>
            <w:bCs/>
            <w:i/>
          </w:rPr>
          <w:instrText xml:space="preserve"> SEQ Figura \* ARABIC </w:instrText>
        </w:r>
        <w:r w:rsidR="000D0864" w:rsidRPr="000D0864">
          <w:rPr>
            <w:bCs/>
            <w:i/>
          </w:rPr>
          <w:fldChar w:fldCharType="separate"/>
        </w:r>
      </w:ins>
      <w:ins w:id="7584" w:author="paulac" w:date="2013-10-11T13:06:00Z">
        <w:r w:rsidR="00621CCB">
          <w:rPr>
            <w:bCs/>
            <w:i/>
            <w:noProof/>
          </w:rPr>
          <w:t>33</w:t>
        </w:r>
      </w:ins>
      <w:ins w:id="7585" w:author="paulac" w:date="2013-10-11T13:03:00Z">
        <w:r w:rsidR="000D0864" w:rsidRPr="004E521A">
          <w:fldChar w:fldCharType="end"/>
        </w:r>
        <w:r>
          <w:rPr>
            <w:bCs/>
            <w:i/>
          </w:rPr>
          <w:t>. Pantalla per gestionar els valors que formaran una enumeració</w:t>
        </w:r>
        <w:r w:rsidRPr="004E521A">
          <w:rPr>
            <w:bCs/>
            <w:i/>
          </w:rPr>
          <w:t>.</w:t>
        </w:r>
      </w:ins>
    </w:p>
    <w:p w:rsidR="007C77CE" w:rsidRPr="004E521A" w:rsidRDefault="007C77CE" w:rsidP="007C77CE">
      <w:pPr>
        <w:rPr>
          <w:ins w:id="7586" w:author="paulac" w:date="2013-10-11T13:07:00Z"/>
        </w:rPr>
      </w:pPr>
      <w:ins w:id="7587" w:author="paulac" w:date="2013-10-11T13:07:00Z">
        <w:r w:rsidRPr="004E521A">
          <w:t>Camps del formulari:</w:t>
        </w:r>
      </w:ins>
    </w:p>
    <w:p w:rsidR="007C77CE" w:rsidRPr="004E521A" w:rsidRDefault="007C77CE" w:rsidP="007C77CE">
      <w:pPr>
        <w:numPr>
          <w:ilvl w:val="0"/>
          <w:numId w:val="2"/>
        </w:numPr>
        <w:rPr>
          <w:ins w:id="7588" w:author="paulac" w:date="2013-10-11T13:07:00Z"/>
        </w:rPr>
      </w:pPr>
      <w:ins w:id="7589" w:author="paulac" w:date="2013-10-11T13:07:00Z">
        <w:r w:rsidRPr="004E521A">
          <w:rPr>
            <w:b/>
          </w:rPr>
          <w:t>Codi</w:t>
        </w:r>
        <w:r>
          <w:t>: codi identificatiu únic de</w:t>
        </w:r>
      </w:ins>
      <w:ins w:id="7590" w:author="paulac" w:date="2013-10-11T13:08:00Z">
        <w:r>
          <w:t xml:space="preserve">l valor de </w:t>
        </w:r>
      </w:ins>
      <w:ins w:id="7591" w:author="paulac" w:date="2013-10-11T13:07:00Z">
        <w:r>
          <w:t xml:space="preserve"> l’enumeració</w:t>
        </w:r>
        <w:r w:rsidRPr="004E521A">
          <w:t>.</w:t>
        </w:r>
      </w:ins>
    </w:p>
    <w:p w:rsidR="00E21426" w:rsidRDefault="000D0864">
      <w:pPr>
        <w:pStyle w:val="Pargrafdellista"/>
        <w:numPr>
          <w:ilvl w:val="0"/>
          <w:numId w:val="2"/>
        </w:numPr>
        <w:rPr>
          <w:ins w:id="7592" w:author="paulac" w:date="2013-10-11T12:53:00Z"/>
        </w:rPr>
        <w:pPrChange w:id="7593" w:author="paulac" w:date="2013-10-11T13:07:00Z">
          <w:pPr/>
        </w:pPrChange>
      </w:pPr>
      <w:ins w:id="7594" w:author="paulac" w:date="2013-10-11T13:07:00Z">
        <w:r w:rsidRPr="000D0864">
          <w:rPr>
            <w:b/>
            <w:rPrChange w:id="7595" w:author="paulac" w:date="2013-10-11T13:07:00Z">
              <w:rPr>
                <w:b/>
                <w:color w:val="0000FF" w:themeColor="hyperlink"/>
                <w:u w:val="single"/>
              </w:rPr>
            </w:rPrChange>
          </w:rPr>
          <w:t>Títol</w:t>
        </w:r>
        <w:r w:rsidR="007C77CE">
          <w:t>: nom descriptiu de</w:t>
        </w:r>
      </w:ins>
      <w:ins w:id="7596" w:author="paulac" w:date="2013-10-11T13:08:00Z">
        <w:r w:rsidR="007C77CE">
          <w:t>l valor</w:t>
        </w:r>
      </w:ins>
      <w:ins w:id="7597" w:author="paulac" w:date="2013-10-11T13:07:00Z">
        <w:r w:rsidR="007C77CE" w:rsidRPr="004E521A">
          <w:t>, serà el que aparegui al formulari.</w:t>
        </w:r>
      </w:ins>
    </w:p>
    <w:p w:rsidR="006E0DC9" w:rsidRPr="004E521A" w:rsidRDefault="007C77CE" w:rsidP="006E0DC9">
      <w:pPr>
        <w:rPr>
          <w:ins w:id="7598" w:author="paulac" w:date="2013-10-11T12:43:00Z"/>
        </w:rPr>
      </w:pPr>
      <w:ins w:id="7599" w:author="paulac" w:date="2013-10-11T13:09:00Z">
        <w:r>
          <w:t>P</w:t>
        </w:r>
      </w:ins>
      <w:ins w:id="7600" w:author="paulac" w:date="2013-10-11T12:43:00Z">
        <w:r w:rsidR="006E0DC9" w:rsidRPr="004E521A">
          <w:t>er modificar</w:t>
        </w:r>
      </w:ins>
      <w:ins w:id="7601" w:author="paulac" w:date="2013-10-11T13:10:00Z">
        <w:r>
          <w:t xml:space="preserve"> una enumeració </w:t>
        </w:r>
      </w:ins>
      <w:ins w:id="7602" w:author="paulac" w:date="2013-10-11T12:43:00Z">
        <w:r w:rsidR="006E0DC9" w:rsidRPr="004E521A">
          <w:t>he</w:t>
        </w:r>
        <w:r w:rsidR="006E0DC9">
          <w:t xml:space="preserve">m de fer clic damunt el codi </w:t>
        </w:r>
      </w:ins>
      <w:ins w:id="7603" w:author="paulac" w:date="2013-10-11T13:10:00Z">
        <w:r>
          <w:t>o títol</w:t>
        </w:r>
      </w:ins>
      <w:ins w:id="7604" w:author="paulac" w:date="2013-10-11T12:43:00Z">
        <w:r w:rsidR="006E0DC9" w:rsidRPr="004E521A">
          <w:t xml:space="preserve">. En qualsevol d’ambdós casos, ens sortirà un formulari </w:t>
        </w:r>
      </w:ins>
      <w:ins w:id="7605" w:author="paulac" w:date="2013-10-11T13:10:00Z">
        <w:r>
          <w:t>amb les dades que es poden modificar</w:t>
        </w:r>
      </w:ins>
      <w:ins w:id="7606" w:author="paulac" w:date="2013-10-11T12:43:00Z">
        <w:r w:rsidR="000D0864">
          <w:fldChar w:fldCharType="begin"/>
        </w:r>
        <w:r w:rsidR="006E0DC9">
          <w:instrText xml:space="preserve"> REF _Ref260128655 \h </w:instrText>
        </w:r>
      </w:ins>
      <w:ins w:id="7607" w:author="paulac" w:date="2013-10-11T12:43:00Z">
        <w:r w:rsidR="000D0864">
          <w:fldChar w:fldCharType="end"/>
        </w:r>
        <w:r w:rsidR="006E0DC9" w:rsidRPr="004E521A">
          <w:t>.</w:t>
        </w:r>
      </w:ins>
      <w:ins w:id="7608" w:author="paulac" w:date="2013-10-11T14:53:00Z">
        <w:r w:rsidR="005B5963">
          <w:t xml:space="preserve"> Els valors d’una enumeració no es poden modificar, s</w:t>
        </w:r>
      </w:ins>
      <w:ins w:id="7609" w:author="paulac" w:date="2013-10-11T14:54:00Z">
        <w:r w:rsidR="005B5963">
          <w:t>’ha d’esborrar el valor i crear de nou.</w:t>
        </w:r>
      </w:ins>
    </w:p>
    <w:p w:rsidR="006E0DC9" w:rsidRDefault="006E0DC9" w:rsidP="006E0DC9">
      <w:pPr>
        <w:rPr>
          <w:ins w:id="7610" w:author="paulac" w:date="2013-10-11T12:43:00Z"/>
        </w:rPr>
      </w:pPr>
      <w:ins w:id="7611" w:author="paulac" w:date="2013-10-11T12:43:00Z">
        <w:r w:rsidRPr="004E521A">
          <w:t>Per a e</w:t>
        </w:r>
        <w:r>
          <w:t xml:space="preserve">sborrar una enumeració </w:t>
        </w:r>
      </w:ins>
      <w:ins w:id="7612" w:author="paulac" w:date="2013-10-11T13:09:00Z">
        <w:r w:rsidR="007C77CE">
          <w:t xml:space="preserve">o un dels seus valors </w:t>
        </w:r>
      </w:ins>
      <w:ins w:id="7613" w:author="paulac" w:date="2013-10-11T12:43:00Z">
        <w:r w:rsidRPr="004E521A">
          <w:t>cal fer clic damunt la creu vermella</w:t>
        </w:r>
      </w:ins>
      <w:ins w:id="7614" w:author="paulac" w:date="2013-10-14T16:02:00Z">
        <w:r w:rsidR="00606511">
          <w:t>.</w:t>
        </w:r>
      </w:ins>
      <w:ins w:id="7615" w:author="paulac" w:date="2013-10-11T12:43:00Z">
        <w:r w:rsidRPr="004E521A">
          <w:t xml:space="preserve"> Aleshores, Helium ens demanarà si e</w:t>
        </w:r>
        <w:r w:rsidR="007C77CE">
          <w:t>stam segurs d’elimina</w:t>
        </w:r>
      </w:ins>
      <w:ins w:id="7616" w:author="paulac" w:date="2013-10-11T13:09:00Z">
        <w:r w:rsidR="007C77CE">
          <w:t>ció</w:t>
        </w:r>
      </w:ins>
      <w:ins w:id="7617" w:author="paulac" w:date="2013-10-11T12:43:00Z">
        <w:r w:rsidRPr="004E521A">
          <w:t xml:space="preserve"> (ja que és una acció irreversible). Si és així, premem en acceptar i s’esborrar</w:t>
        </w:r>
        <w:r>
          <w:t>à l’enumeració</w:t>
        </w:r>
      </w:ins>
      <w:ins w:id="7618" w:author="paulac" w:date="2013-10-11T13:09:00Z">
        <w:r w:rsidR="007C77CE">
          <w:t xml:space="preserve"> o el valor, segons el cas</w:t>
        </w:r>
      </w:ins>
      <w:ins w:id="7619" w:author="paulac" w:date="2013-10-11T12:43:00Z">
        <w:r w:rsidRPr="004E521A">
          <w:t>.</w:t>
        </w:r>
      </w:ins>
    </w:p>
    <w:p w:rsidR="00E21426" w:rsidRDefault="000D0864">
      <w:pPr>
        <w:pStyle w:val="Ttol4"/>
        <w:rPr>
          <w:ins w:id="7620" w:author="paulac" w:date="2013-10-11T12:37:00Z"/>
        </w:rPr>
        <w:pPrChange w:id="7621" w:author="paulac" w:date="2013-10-11T12:38:00Z">
          <w:pPr/>
        </w:pPrChange>
      </w:pPr>
      <w:bookmarkStart w:id="7622" w:name="_Toc369593090"/>
      <w:ins w:id="7623" w:author="paulac" w:date="2013-10-11T12:37:00Z">
        <w:r w:rsidRPr="000D0864">
          <w:rPr>
            <w:rPrChange w:id="7624" w:author="paulac" w:date="2013-10-14T13:47:00Z">
              <w:rPr>
                <w:b/>
                <w:bCs/>
                <w:i/>
                <w:iCs/>
                <w:color w:val="0000FF" w:themeColor="hyperlink"/>
                <w:u w:val="single"/>
              </w:rPr>
            </w:rPrChange>
          </w:rPr>
          <w:t>Documents</w:t>
        </w:r>
        <w:bookmarkEnd w:id="7622"/>
      </w:ins>
    </w:p>
    <w:p w:rsidR="00ED7E6E" w:rsidRDefault="00ED7E6E" w:rsidP="00F46AF4">
      <w:pPr>
        <w:rPr>
          <w:ins w:id="7625" w:author="paulac" w:date="2013-10-11T15:15:00Z"/>
        </w:rPr>
      </w:pPr>
      <w:ins w:id="7626" w:author="paulac" w:date="2013-10-14T13:33:00Z">
        <w:r>
          <w:t>En aquest apartat es mostren, per a cada definici</w:t>
        </w:r>
      </w:ins>
      <w:ins w:id="7627" w:author="paulac" w:date="2013-10-14T13:34:00Z">
        <w:r>
          <w:t>ó de procés associada al tipus d’expedient, els document associats a la definició.</w:t>
        </w:r>
      </w:ins>
      <w:ins w:id="7628" w:author="paulac" w:date="2013-10-14T13:46:00Z">
        <w:r w:rsidR="00314924">
          <w:t xml:space="preserve"> </w:t>
        </w:r>
      </w:ins>
      <w:ins w:id="7629" w:author="paulac" w:date="2013-10-14T13:47:00Z">
        <w:r w:rsidR="00314924">
          <w:t>Tot i mostrar-se tots els documents, només es poden modificar els documents que siguin de tipus plantilla.</w:t>
        </w:r>
      </w:ins>
    </w:p>
    <w:p w:rsidR="00050E73" w:rsidRDefault="00E21426" w:rsidP="00F46AF4">
      <w:pPr>
        <w:rPr>
          <w:ins w:id="7630" w:author="paulac" w:date="2013-10-14T13:47:00Z"/>
        </w:rPr>
      </w:pPr>
      <w:ins w:id="7631" w:author="paulac" w:date="2013-10-14T14:04:00Z">
        <w:r>
          <w:rPr>
            <w:noProof/>
            <w:lang w:val="es-ES" w:eastAsia="es-ES"/>
            <w:rPrChange w:id="7632" w:author="Unknown">
              <w:rPr>
                <w:noProof/>
                <w:color w:val="0000FF" w:themeColor="hyperlink"/>
                <w:u w:val="single"/>
                <w:lang w:val="es-ES" w:eastAsia="es-ES"/>
              </w:rPr>
            </w:rPrChange>
          </w:rPr>
          <w:lastRenderedPageBreak/>
          <w:drawing>
            <wp:inline distT="0" distB="0" distL="0" distR="0">
              <wp:extent cx="5400040" cy="1075688"/>
              <wp:effectExtent l="19050" t="0" r="0" b="0"/>
              <wp:docPr id="44" name="Imat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srcRect/>
                      <a:stretch>
                        <a:fillRect/>
                      </a:stretch>
                    </pic:blipFill>
                    <pic:spPr bwMode="auto">
                      <a:xfrm>
                        <a:off x="0" y="0"/>
                        <a:ext cx="5400040" cy="1075688"/>
                      </a:xfrm>
                      <a:prstGeom prst="rect">
                        <a:avLst/>
                      </a:prstGeom>
                      <a:noFill/>
                      <a:ln w="9525">
                        <a:noFill/>
                        <a:miter lim="800000"/>
                        <a:headEnd/>
                        <a:tailEnd/>
                      </a:ln>
                    </pic:spPr>
                  </pic:pic>
                </a:graphicData>
              </a:graphic>
            </wp:inline>
          </w:drawing>
        </w:r>
      </w:ins>
    </w:p>
    <w:p w:rsidR="00BE3784" w:rsidRPr="004E521A" w:rsidRDefault="00BE3784" w:rsidP="00BE3784">
      <w:pPr>
        <w:jc w:val="center"/>
        <w:rPr>
          <w:ins w:id="7633" w:author="paulac" w:date="2013-10-14T14:04:00Z"/>
          <w:bCs/>
          <w:i/>
        </w:rPr>
      </w:pPr>
      <w:ins w:id="7634" w:author="paulac" w:date="2013-10-14T14:04:00Z">
        <w:r w:rsidRPr="004E521A">
          <w:rPr>
            <w:bCs/>
            <w:i/>
          </w:rPr>
          <w:t xml:space="preserve">Figura </w:t>
        </w:r>
        <w:r w:rsidR="000D0864" w:rsidRPr="000D0864">
          <w:rPr>
            <w:bCs/>
            <w:i/>
          </w:rPr>
          <w:fldChar w:fldCharType="begin"/>
        </w:r>
        <w:r w:rsidRPr="004E521A">
          <w:rPr>
            <w:bCs/>
            <w:i/>
          </w:rPr>
          <w:instrText xml:space="preserve"> SEQ Figura \* ARABIC </w:instrText>
        </w:r>
        <w:r w:rsidR="000D0864" w:rsidRPr="000D0864">
          <w:rPr>
            <w:bCs/>
            <w:i/>
          </w:rPr>
          <w:fldChar w:fldCharType="separate"/>
        </w:r>
      </w:ins>
      <w:ins w:id="7635" w:author="paulac" w:date="2013-10-14T14:51:00Z">
        <w:r w:rsidR="008F23AF">
          <w:rPr>
            <w:bCs/>
            <w:i/>
            <w:noProof/>
          </w:rPr>
          <w:t>34</w:t>
        </w:r>
      </w:ins>
      <w:ins w:id="7636" w:author="paulac" w:date="2013-10-14T14:04:00Z">
        <w:r w:rsidR="000D0864" w:rsidRPr="004E521A">
          <w:fldChar w:fldCharType="end"/>
        </w:r>
        <w:r>
          <w:rPr>
            <w:bCs/>
            <w:i/>
          </w:rPr>
          <w:t xml:space="preserve">. Pantalla per gestionar </w:t>
        </w:r>
      </w:ins>
      <w:ins w:id="7637" w:author="paulac" w:date="2013-10-14T14:05:00Z">
        <w:r>
          <w:rPr>
            <w:bCs/>
            <w:i/>
          </w:rPr>
          <w:t xml:space="preserve">els documents de tipus </w:t>
        </w:r>
      </w:ins>
      <w:ins w:id="7638" w:author="paulac" w:date="2013-10-14T14:04:00Z">
        <w:r>
          <w:rPr>
            <w:bCs/>
            <w:i/>
          </w:rPr>
          <w:t>planti</w:t>
        </w:r>
      </w:ins>
      <w:ins w:id="7639" w:author="paulac" w:date="2013-10-14T14:05:00Z">
        <w:r>
          <w:rPr>
            <w:bCs/>
            <w:i/>
          </w:rPr>
          <w:t>l</w:t>
        </w:r>
      </w:ins>
      <w:ins w:id="7640" w:author="paulac" w:date="2013-10-14T14:04:00Z">
        <w:r>
          <w:rPr>
            <w:bCs/>
            <w:i/>
          </w:rPr>
          <w:t>l</w:t>
        </w:r>
      </w:ins>
      <w:ins w:id="7641" w:author="paulac" w:date="2013-10-14T14:05:00Z">
        <w:r>
          <w:rPr>
            <w:bCs/>
            <w:i/>
          </w:rPr>
          <w:t>a</w:t>
        </w:r>
      </w:ins>
      <w:ins w:id="7642" w:author="paulac" w:date="2013-10-14T14:04:00Z">
        <w:r w:rsidRPr="004E521A">
          <w:rPr>
            <w:bCs/>
            <w:i/>
          </w:rPr>
          <w:t>.</w:t>
        </w:r>
      </w:ins>
    </w:p>
    <w:p w:rsidR="00E21426" w:rsidRDefault="000E0C3B">
      <w:pPr>
        <w:pStyle w:val="Ttol4"/>
        <w:rPr>
          <w:ins w:id="7643" w:author="paulac" w:date="2013-10-11T12:36:00Z"/>
        </w:rPr>
        <w:pPrChange w:id="7644" w:author="paulac" w:date="2013-10-11T12:38:00Z">
          <w:pPr/>
        </w:pPrChange>
      </w:pPr>
      <w:bookmarkStart w:id="7645" w:name="_Toc369593091"/>
      <w:ins w:id="7646" w:author="paulac" w:date="2013-10-11T12:36:00Z">
        <w:r>
          <w:t>Dominis</w:t>
        </w:r>
        <w:bookmarkEnd w:id="7645"/>
      </w:ins>
    </w:p>
    <w:p w:rsidR="00050E73" w:rsidRPr="000D4EBA" w:rsidRDefault="00050E73" w:rsidP="00050E73">
      <w:pPr>
        <w:rPr>
          <w:ins w:id="7647" w:author="paulac" w:date="2013-10-11T15:17:00Z"/>
        </w:rPr>
      </w:pPr>
      <w:ins w:id="7648" w:author="paulac" w:date="2013-10-11T15:17:00Z">
        <w:r>
          <w:t>Com en el cas de les enumeracions, els dominis es poden definir per tipus d’expedient o entorn.</w:t>
        </w:r>
        <w:r w:rsidRPr="000D4EBA">
          <w:t xml:space="preserve"> </w:t>
        </w:r>
      </w:ins>
      <w:ins w:id="7649" w:author="paulac" w:date="2013-10-11T15:18:00Z">
        <w:r>
          <w:t xml:space="preserve">Aquesta opció mostra </w:t>
        </w:r>
      </w:ins>
      <w:ins w:id="7650" w:author="paulac" w:date="2013-10-11T15:17:00Z">
        <w:r w:rsidRPr="000D4EBA">
          <w:t xml:space="preserve">un llistat amb </w:t>
        </w:r>
        <w:r>
          <w:t xml:space="preserve">els dominis </w:t>
        </w:r>
        <w:r w:rsidRPr="000D4EBA">
          <w:t xml:space="preserve">que tenim </w:t>
        </w:r>
        <w:r>
          <w:t>inserits</w:t>
        </w:r>
        <w:r w:rsidRPr="000D4EBA">
          <w:t xml:space="preserve">, així com la possibilitat d’inserir-ne de </w:t>
        </w:r>
        <w:r>
          <w:t>nous</w:t>
        </w:r>
        <w:r w:rsidRPr="000D4EBA">
          <w:t xml:space="preserve">, modificar </w:t>
        </w:r>
        <w:r>
          <w:t>els</w:t>
        </w:r>
        <w:r w:rsidRPr="000D4EBA">
          <w:t xml:space="preserve"> que hi ha o eliminar-</w:t>
        </w:r>
        <w:r>
          <w:t>los</w:t>
        </w:r>
        <w:r w:rsidR="000D0864">
          <w:fldChar w:fldCharType="begin"/>
        </w:r>
        <w:r>
          <w:instrText xml:space="preserve"> REF _Ref260129693 \h </w:instrText>
        </w:r>
      </w:ins>
      <w:ins w:id="7651" w:author="paulac" w:date="2013-10-11T15:17:00Z">
        <w:r w:rsidR="000D0864">
          <w:fldChar w:fldCharType="end"/>
        </w:r>
        <w:r w:rsidRPr="000D4EBA">
          <w:t>.</w:t>
        </w:r>
      </w:ins>
    </w:p>
    <w:p w:rsidR="00050E73" w:rsidRPr="000D4EBA" w:rsidRDefault="00E21426" w:rsidP="00050E73">
      <w:pPr>
        <w:jc w:val="center"/>
        <w:rPr>
          <w:ins w:id="7652" w:author="paulac" w:date="2013-10-11T15:17:00Z"/>
        </w:rPr>
      </w:pPr>
      <w:ins w:id="7653" w:author="paulac" w:date="2013-10-11T15:22:00Z">
        <w:r>
          <w:rPr>
            <w:noProof/>
            <w:lang w:val="es-ES" w:eastAsia="es-ES"/>
            <w:rPrChange w:id="7654" w:author="Unknown">
              <w:rPr>
                <w:noProof/>
                <w:color w:val="0000FF" w:themeColor="hyperlink"/>
                <w:u w:val="single"/>
                <w:lang w:val="es-ES" w:eastAsia="es-ES"/>
              </w:rPr>
            </w:rPrChange>
          </w:rPr>
          <w:drawing>
            <wp:inline distT="0" distB="0" distL="0" distR="0">
              <wp:extent cx="4895850" cy="1590675"/>
              <wp:effectExtent l="19050" t="0" r="0" b="0"/>
              <wp:docPr id="129" name="Imat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6"/>
                      <a:srcRect/>
                      <a:stretch>
                        <a:fillRect/>
                      </a:stretch>
                    </pic:blipFill>
                    <pic:spPr bwMode="auto">
                      <a:xfrm>
                        <a:off x="0" y="0"/>
                        <a:ext cx="4895850" cy="1590675"/>
                      </a:xfrm>
                      <a:prstGeom prst="rect">
                        <a:avLst/>
                      </a:prstGeom>
                      <a:noFill/>
                      <a:ln w="9525">
                        <a:noFill/>
                        <a:miter lim="800000"/>
                        <a:headEnd/>
                        <a:tailEnd/>
                      </a:ln>
                    </pic:spPr>
                  </pic:pic>
                </a:graphicData>
              </a:graphic>
            </wp:inline>
          </w:drawing>
        </w:r>
      </w:ins>
    </w:p>
    <w:p w:rsidR="00050E73" w:rsidRPr="000D4EBA" w:rsidRDefault="00050E73" w:rsidP="00050E73">
      <w:pPr>
        <w:jc w:val="center"/>
        <w:rPr>
          <w:ins w:id="7655" w:author="paulac" w:date="2013-10-11T15:17:00Z"/>
          <w:bCs/>
          <w:i/>
        </w:rPr>
      </w:pPr>
      <w:ins w:id="7656" w:author="paulac" w:date="2013-10-11T15:17:00Z">
        <w:r w:rsidRPr="000D4EBA">
          <w:rPr>
            <w:bCs/>
            <w:i/>
          </w:rPr>
          <w:t xml:space="preserve">Figura </w:t>
        </w:r>
        <w:r w:rsidR="000D0864" w:rsidRPr="000D0864">
          <w:rPr>
            <w:bCs/>
            <w:i/>
          </w:rPr>
          <w:fldChar w:fldCharType="begin"/>
        </w:r>
        <w:r w:rsidRPr="000D4EBA">
          <w:rPr>
            <w:bCs/>
            <w:i/>
          </w:rPr>
          <w:instrText xml:space="preserve"> SEQ Figura \* ARABIC </w:instrText>
        </w:r>
        <w:r w:rsidR="000D0864" w:rsidRPr="000D0864">
          <w:rPr>
            <w:bCs/>
            <w:i/>
          </w:rPr>
          <w:fldChar w:fldCharType="separate"/>
        </w:r>
      </w:ins>
      <w:ins w:id="7657" w:author="paulac" w:date="2013-10-14T14:51:00Z">
        <w:r w:rsidR="008F23AF">
          <w:rPr>
            <w:bCs/>
            <w:i/>
            <w:noProof/>
          </w:rPr>
          <w:t>35</w:t>
        </w:r>
      </w:ins>
      <w:ins w:id="7658" w:author="paulac" w:date="2013-10-11T15:17:00Z">
        <w:r w:rsidR="000D0864" w:rsidRPr="000D4EBA">
          <w:fldChar w:fldCharType="end"/>
        </w:r>
        <w:r w:rsidRPr="000D4EBA">
          <w:rPr>
            <w:bCs/>
            <w:i/>
          </w:rPr>
          <w:t>. Pantalla de visualització de</w:t>
        </w:r>
        <w:r>
          <w:rPr>
            <w:bCs/>
            <w:i/>
          </w:rPr>
          <w:t>ls dominis</w:t>
        </w:r>
        <w:r w:rsidRPr="000D4EBA">
          <w:rPr>
            <w:bCs/>
            <w:i/>
          </w:rPr>
          <w:t>.</w:t>
        </w:r>
      </w:ins>
    </w:p>
    <w:p w:rsidR="00050E73" w:rsidRPr="000D4EBA" w:rsidRDefault="00050E73" w:rsidP="00050E73">
      <w:pPr>
        <w:rPr>
          <w:ins w:id="7659" w:author="paulac" w:date="2013-10-11T15:17:00Z"/>
        </w:rPr>
      </w:pPr>
      <w:ins w:id="7660" w:author="paulac" w:date="2013-10-11T15:17:00Z">
        <w:r w:rsidRPr="000D4EBA">
          <w:t>Per a inserir un</w:t>
        </w:r>
        <w:r>
          <w:t xml:space="preserve"> nou domini</w:t>
        </w:r>
        <w:r w:rsidRPr="000D4EBA">
          <w:t xml:space="preserve"> hem de fer clic damunt el botó “No</w:t>
        </w:r>
        <w:r>
          <w:t>u domini</w:t>
        </w:r>
        <w:r w:rsidRPr="000D4EBA">
          <w:t>” i per modificar-ne un he</w:t>
        </w:r>
        <w:r>
          <w:t>m de fer clic damunt el codi del domini</w:t>
        </w:r>
        <w:r w:rsidRPr="000D4EBA">
          <w:t>. En qualsevol d’ambdós casos, ens sortirà un formulari que haurem d’emplenar</w:t>
        </w:r>
        <w:r w:rsidR="000D0864">
          <w:fldChar w:fldCharType="begin"/>
        </w:r>
        <w:r>
          <w:instrText xml:space="preserve"> REF _Ref260129921 \h </w:instrText>
        </w:r>
      </w:ins>
      <w:ins w:id="7661" w:author="paulac" w:date="2013-10-11T15:17:00Z">
        <w:r w:rsidR="000D0864">
          <w:fldChar w:fldCharType="end"/>
        </w:r>
        <w:r w:rsidRPr="000D4EBA">
          <w:t>.</w:t>
        </w:r>
      </w:ins>
    </w:p>
    <w:p w:rsidR="00050E73" w:rsidRPr="000D4EBA" w:rsidRDefault="00E21426" w:rsidP="00050E73">
      <w:pPr>
        <w:rPr>
          <w:ins w:id="7662" w:author="paulac" w:date="2013-10-11T15:17:00Z"/>
        </w:rPr>
      </w:pPr>
      <w:ins w:id="7663" w:author="paulac" w:date="2013-10-14T14:06:00Z">
        <w:r>
          <w:rPr>
            <w:noProof/>
            <w:lang w:val="es-ES" w:eastAsia="es-ES"/>
            <w:rPrChange w:id="7664" w:author="Unknown">
              <w:rPr>
                <w:noProof/>
                <w:color w:val="0000FF" w:themeColor="hyperlink"/>
                <w:u w:val="single"/>
                <w:lang w:val="es-ES" w:eastAsia="es-ES"/>
              </w:rPr>
            </w:rPrChange>
          </w:rPr>
          <w:drawing>
            <wp:inline distT="0" distB="0" distL="0" distR="0">
              <wp:extent cx="5400040" cy="3308848"/>
              <wp:effectExtent l="19050" t="0" r="0" b="0"/>
              <wp:docPr id="45" name="Imat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7"/>
                      <a:srcRect/>
                      <a:stretch>
                        <a:fillRect/>
                      </a:stretch>
                    </pic:blipFill>
                    <pic:spPr bwMode="auto">
                      <a:xfrm>
                        <a:off x="0" y="0"/>
                        <a:ext cx="5400040" cy="3308848"/>
                      </a:xfrm>
                      <a:prstGeom prst="rect">
                        <a:avLst/>
                      </a:prstGeom>
                      <a:noFill/>
                      <a:ln w="9525">
                        <a:noFill/>
                        <a:miter lim="800000"/>
                        <a:headEnd/>
                        <a:tailEnd/>
                      </a:ln>
                    </pic:spPr>
                  </pic:pic>
                </a:graphicData>
              </a:graphic>
            </wp:inline>
          </w:drawing>
        </w:r>
      </w:ins>
    </w:p>
    <w:p w:rsidR="00050E73" w:rsidRPr="000D4EBA" w:rsidRDefault="00050E73" w:rsidP="00050E73">
      <w:pPr>
        <w:jc w:val="center"/>
        <w:rPr>
          <w:ins w:id="7665" w:author="paulac" w:date="2013-10-11T15:17:00Z"/>
          <w:bCs/>
          <w:i/>
        </w:rPr>
      </w:pPr>
      <w:ins w:id="7666" w:author="paulac" w:date="2013-10-11T15:17:00Z">
        <w:r w:rsidRPr="000D4EBA">
          <w:rPr>
            <w:bCs/>
            <w:i/>
          </w:rPr>
          <w:lastRenderedPageBreak/>
          <w:t xml:space="preserve">Figura </w:t>
        </w:r>
        <w:r w:rsidR="000D0864" w:rsidRPr="000D0864">
          <w:rPr>
            <w:bCs/>
            <w:i/>
          </w:rPr>
          <w:fldChar w:fldCharType="begin"/>
        </w:r>
        <w:r w:rsidRPr="000D4EBA">
          <w:rPr>
            <w:bCs/>
            <w:i/>
          </w:rPr>
          <w:instrText xml:space="preserve"> SEQ Figura \* ARABIC </w:instrText>
        </w:r>
        <w:r w:rsidR="000D0864" w:rsidRPr="000D0864">
          <w:rPr>
            <w:bCs/>
            <w:i/>
          </w:rPr>
          <w:fldChar w:fldCharType="separate"/>
        </w:r>
      </w:ins>
      <w:ins w:id="7667" w:author="paulac" w:date="2013-10-14T14:51:00Z">
        <w:r w:rsidR="008F23AF">
          <w:rPr>
            <w:bCs/>
            <w:i/>
            <w:noProof/>
          </w:rPr>
          <w:t>36</w:t>
        </w:r>
      </w:ins>
      <w:ins w:id="7668" w:author="paulac" w:date="2013-10-11T15:17:00Z">
        <w:r w:rsidR="000D0864" w:rsidRPr="000D4EBA">
          <w:fldChar w:fldCharType="end"/>
        </w:r>
        <w:r w:rsidRPr="000D4EBA">
          <w:rPr>
            <w:bCs/>
            <w:i/>
          </w:rPr>
          <w:t>. Formulari per a inserir o modificar un</w:t>
        </w:r>
        <w:r>
          <w:rPr>
            <w:bCs/>
            <w:i/>
          </w:rPr>
          <w:t xml:space="preserve"> domini</w:t>
        </w:r>
        <w:r w:rsidRPr="000D4EBA">
          <w:rPr>
            <w:bCs/>
            <w:i/>
          </w:rPr>
          <w:t>.</w:t>
        </w:r>
      </w:ins>
    </w:p>
    <w:p w:rsidR="00050E73" w:rsidRPr="000D4EBA" w:rsidRDefault="00050E73" w:rsidP="00050E73">
      <w:pPr>
        <w:rPr>
          <w:ins w:id="7669" w:author="paulac" w:date="2013-10-11T15:17:00Z"/>
        </w:rPr>
      </w:pPr>
      <w:ins w:id="7670" w:author="paulac" w:date="2013-10-11T15:17:00Z">
        <w:r w:rsidRPr="000D4EBA">
          <w:t>Camps del formulari:</w:t>
        </w:r>
      </w:ins>
    </w:p>
    <w:p w:rsidR="00050E73" w:rsidRPr="000D4EBA" w:rsidRDefault="00050E73" w:rsidP="00050E73">
      <w:pPr>
        <w:numPr>
          <w:ilvl w:val="0"/>
          <w:numId w:val="2"/>
        </w:numPr>
        <w:rPr>
          <w:ins w:id="7671" w:author="paulac" w:date="2013-10-11T15:17:00Z"/>
        </w:rPr>
      </w:pPr>
      <w:ins w:id="7672" w:author="paulac" w:date="2013-10-11T15:17:00Z">
        <w:r w:rsidRPr="000D4EBA">
          <w:rPr>
            <w:b/>
          </w:rPr>
          <w:t>Codi</w:t>
        </w:r>
        <w:r w:rsidRPr="000D4EBA">
          <w:t>: codi identificatiu ún</w:t>
        </w:r>
        <w:r>
          <w:t>ic del domini</w:t>
        </w:r>
        <w:r w:rsidRPr="000D4EBA">
          <w:t>.</w:t>
        </w:r>
      </w:ins>
    </w:p>
    <w:p w:rsidR="00050E73" w:rsidRPr="000D4EBA" w:rsidRDefault="00050E73" w:rsidP="00050E73">
      <w:pPr>
        <w:numPr>
          <w:ilvl w:val="0"/>
          <w:numId w:val="2"/>
        </w:numPr>
        <w:rPr>
          <w:ins w:id="7673" w:author="paulac" w:date="2013-10-11T15:17:00Z"/>
        </w:rPr>
      </w:pPr>
      <w:ins w:id="7674" w:author="paulac" w:date="2013-10-11T15:17:00Z">
        <w:r>
          <w:rPr>
            <w:b/>
          </w:rPr>
          <w:t>Nom</w:t>
        </w:r>
        <w:r>
          <w:t>: nom descriptiu del domini</w:t>
        </w:r>
        <w:r w:rsidRPr="000D4EBA">
          <w:t>, serà el que aparegui al formulari.</w:t>
        </w:r>
      </w:ins>
    </w:p>
    <w:p w:rsidR="00050E73" w:rsidRDefault="00050E73" w:rsidP="00050E73">
      <w:pPr>
        <w:numPr>
          <w:ilvl w:val="0"/>
          <w:numId w:val="2"/>
        </w:numPr>
        <w:rPr>
          <w:ins w:id="7675" w:author="paulac" w:date="2013-10-11T15:17:00Z"/>
        </w:rPr>
      </w:pPr>
      <w:ins w:id="7676" w:author="paulac" w:date="2013-10-11T15:17:00Z">
        <w:r>
          <w:rPr>
            <w:b/>
          </w:rPr>
          <w:t>Tipus</w:t>
        </w:r>
        <w:r w:rsidRPr="000D4EBA">
          <w:t xml:space="preserve">: </w:t>
        </w:r>
        <w:r>
          <w:t>tipus de consulta</w:t>
        </w:r>
        <w:r w:rsidRPr="000D4EBA">
          <w:t>.</w:t>
        </w:r>
        <w:r>
          <w:t xml:space="preserve"> Pot ser o bé una consulta SQL (CONSULTA_SQL) o bé una consulta a un Web Service (CONSULTA_WS).</w:t>
        </w:r>
      </w:ins>
    </w:p>
    <w:p w:rsidR="0031037E" w:rsidRPr="0031037E" w:rsidRDefault="000D0864" w:rsidP="00050E73">
      <w:pPr>
        <w:numPr>
          <w:ilvl w:val="0"/>
          <w:numId w:val="2"/>
        </w:numPr>
        <w:rPr>
          <w:ins w:id="7677" w:author="paulac" w:date="2013-10-11T15:45:00Z"/>
          <w:b/>
        </w:rPr>
      </w:pPr>
      <w:ins w:id="7678" w:author="paulac" w:date="2013-10-11T15:45:00Z">
        <w:r w:rsidRPr="000D0864">
          <w:rPr>
            <w:b/>
            <w:rPrChange w:id="7679" w:author="paulac" w:date="2013-10-11T15:45:00Z">
              <w:rPr>
                <w:color w:val="0000FF" w:themeColor="hyperlink"/>
                <w:u w:val="single"/>
              </w:rPr>
            </w:rPrChange>
          </w:rPr>
          <w:t>Temps en caché:</w:t>
        </w:r>
        <w:r w:rsidRPr="000D0864">
          <w:rPr>
            <w:rPrChange w:id="7680" w:author="paulac" w:date="2013-10-14T14:49:00Z">
              <w:rPr>
                <w:color w:val="0000FF" w:themeColor="hyperlink"/>
                <w:u w:val="single"/>
              </w:rPr>
            </w:rPrChange>
          </w:rPr>
          <w:t xml:space="preserve"> </w:t>
        </w:r>
      </w:ins>
      <w:ins w:id="7681" w:author="paulac" w:date="2013-10-14T14:48:00Z">
        <w:r w:rsidRPr="000D0864">
          <w:rPr>
            <w:rPrChange w:id="7682" w:author="paulac" w:date="2013-10-14T14:49:00Z">
              <w:rPr>
                <w:b/>
                <w:color w:val="0000FF" w:themeColor="hyperlink"/>
                <w:u w:val="single"/>
              </w:rPr>
            </w:rPrChange>
          </w:rPr>
          <w:t xml:space="preserve">temps </w:t>
        </w:r>
      </w:ins>
      <w:ins w:id="7683" w:author="paulac" w:date="2013-10-15T09:28:00Z">
        <w:r w:rsidR="00E21426">
          <w:t xml:space="preserve">que </w:t>
        </w:r>
      </w:ins>
      <w:ins w:id="7684" w:author="paulac" w:date="2013-10-15T09:29:00Z">
        <w:r w:rsidR="00E21426">
          <w:t xml:space="preserve">roman la consulta a caché </w:t>
        </w:r>
      </w:ins>
      <w:ins w:id="7685" w:author="paulac" w:date="2013-10-14T14:48:00Z">
        <w:r w:rsidRPr="000D0864">
          <w:rPr>
            <w:rPrChange w:id="7686" w:author="paulac" w:date="2013-10-14T14:49:00Z">
              <w:rPr>
                <w:b/>
                <w:color w:val="0000FF" w:themeColor="hyperlink"/>
                <w:u w:val="single"/>
              </w:rPr>
            </w:rPrChange>
          </w:rPr>
          <w:t>abans de fer</w:t>
        </w:r>
      </w:ins>
      <w:ins w:id="7687" w:author="paulac" w:date="2013-10-15T09:29:00Z">
        <w:r w:rsidR="00E21426">
          <w:t>-se</w:t>
        </w:r>
      </w:ins>
      <w:ins w:id="7688" w:author="paulac" w:date="2013-10-14T14:48:00Z">
        <w:r w:rsidRPr="000D0864">
          <w:rPr>
            <w:rPrChange w:id="7689" w:author="paulac" w:date="2013-10-14T14:49:00Z">
              <w:rPr>
                <w:b/>
                <w:color w:val="0000FF" w:themeColor="hyperlink"/>
                <w:u w:val="single"/>
              </w:rPr>
            </w:rPrChange>
          </w:rPr>
          <w:t xml:space="preserve"> de una nova </w:t>
        </w:r>
      </w:ins>
      <w:ins w:id="7690" w:author="paulac" w:date="2013-10-15T09:29:00Z">
        <w:r w:rsidR="00E21426">
          <w:t>petició</w:t>
        </w:r>
      </w:ins>
      <w:ins w:id="7691" w:author="paulac" w:date="2013-10-14T14:48:00Z">
        <w:r w:rsidRPr="000D0864">
          <w:rPr>
            <w:rPrChange w:id="7692" w:author="paulac" w:date="2013-10-14T14:49:00Z">
              <w:rPr>
                <w:b/>
                <w:color w:val="0000FF" w:themeColor="hyperlink"/>
                <w:u w:val="single"/>
              </w:rPr>
            </w:rPrChange>
          </w:rPr>
          <w:t>.</w:t>
        </w:r>
      </w:ins>
    </w:p>
    <w:p w:rsidR="00050E73" w:rsidRDefault="00050E73" w:rsidP="00050E73">
      <w:pPr>
        <w:numPr>
          <w:ilvl w:val="0"/>
          <w:numId w:val="2"/>
        </w:numPr>
        <w:rPr>
          <w:ins w:id="7693" w:author="paulac" w:date="2013-10-11T15:17:00Z"/>
        </w:rPr>
      </w:pPr>
      <w:ins w:id="7694" w:author="paulac" w:date="2013-10-11T15:17:00Z">
        <w:r>
          <w:rPr>
            <w:b/>
          </w:rPr>
          <w:t>Descripció</w:t>
        </w:r>
        <w:r w:rsidRPr="00C017F7">
          <w:t>:</w:t>
        </w:r>
        <w:r>
          <w:t xml:space="preserve"> descripció de la consulta.</w:t>
        </w:r>
      </w:ins>
    </w:p>
    <w:p w:rsidR="0031037E" w:rsidRPr="0031037E" w:rsidRDefault="000D0864" w:rsidP="00050E73">
      <w:pPr>
        <w:numPr>
          <w:ilvl w:val="0"/>
          <w:numId w:val="2"/>
        </w:numPr>
        <w:rPr>
          <w:ins w:id="7695" w:author="paulac" w:date="2013-10-11T15:45:00Z"/>
          <w:b/>
        </w:rPr>
      </w:pPr>
      <w:ins w:id="7696" w:author="paulac" w:date="2013-10-11T15:45:00Z">
        <w:r w:rsidRPr="000D0864">
          <w:rPr>
            <w:b/>
            <w:rPrChange w:id="7697" w:author="paulac" w:date="2013-10-11T15:46:00Z">
              <w:rPr>
                <w:color w:val="0000FF" w:themeColor="hyperlink"/>
                <w:u w:val="single"/>
              </w:rPr>
            </w:rPrChange>
          </w:rPr>
          <w:t>Dades connexió WS:</w:t>
        </w:r>
      </w:ins>
    </w:p>
    <w:p w:rsidR="00E21426" w:rsidRDefault="00050E73">
      <w:pPr>
        <w:numPr>
          <w:ilvl w:val="1"/>
          <w:numId w:val="2"/>
        </w:numPr>
        <w:rPr>
          <w:ins w:id="7698" w:author="paulac" w:date="2013-10-11T15:46:00Z"/>
        </w:rPr>
        <w:pPrChange w:id="7699" w:author="paulac" w:date="2013-10-11T15:46:00Z">
          <w:pPr>
            <w:numPr>
              <w:numId w:val="2"/>
            </w:numPr>
            <w:ind w:left="1065" w:hanging="360"/>
          </w:pPr>
        </w:pPrChange>
      </w:pPr>
      <w:ins w:id="7700" w:author="paulac" w:date="2013-10-11T15:17:00Z">
        <w:r>
          <w:rPr>
            <w:b/>
          </w:rPr>
          <w:t>URL</w:t>
        </w:r>
        <w:r>
          <w:t>: si el tipus de consulta és de tipus Web Service s’ha d’emplenar aquest camp amb la URL que apunta al servei.</w:t>
        </w:r>
      </w:ins>
    </w:p>
    <w:p w:rsidR="00E21426" w:rsidRDefault="0031037E">
      <w:pPr>
        <w:numPr>
          <w:ilvl w:val="1"/>
          <w:numId w:val="2"/>
        </w:numPr>
        <w:rPr>
          <w:ins w:id="7701" w:author="paulac" w:date="2013-10-11T15:47:00Z"/>
          <w:rPrChange w:id="7702" w:author="paulac" w:date="2013-10-11T15:47:00Z">
            <w:rPr>
              <w:ins w:id="7703" w:author="paulac" w:date="2013-10-11T15:47:00Z"/>
              <w:b/>
            </w:rPr>
          </w:rPrChange>
        </w:rPr>
        <w:pPrChange w:id="7704" w:author="paulac" w:date="2013-10-11T15:46:00Z">
          <w:pPr>
            <w:numPr>
              <w:numId w:val="2"/>
            </w:numPr>
            <w:ind w:left="1065" w:hanging="360"/>
          </w:pPr>
        </w:pPrChange>
      </w:pPr>
      <w:ins w:id="7705" w:author="paulac" w:date="2013-10-11T15:47:00Z">
        <w:r>
          <w:rPr>
            <w:b/>
          </w:rPr>
          <w:t>Tipus d’autenticació</w:t>
        </w:r>
      </w:ins>
      <w:ins w:id="7706" w:author="paulac" w:date="2013-10-14T14:49:00Z">
        <w:r w:rsidR="008F23AF">
          <w:rPr>
            <w:b/>
          </w:rPr>
          <w:t xml:space="preserve">: </w:t>
        </w:r>
        <w:r w:rsidR="000D0864" w:rsidRPr="000D0864">
          <w:rPr>
            <w:rPrChange w:id="7707" w:author="paulac" w:date="2013-10-14T14:49:00Z">
              <w:rPr>
                <w:b/>
                <w:color w:val="0000FF" w:themeColor="hyperlink"/>
                <w:u w:val="single"/>
              </w:rPr>
            </w:rPrChange>
          </w:rPr>
          <w:t>tipus de l’autenticació del webservice</w:t>
        </w:r>
      </w:ins>
    </w:p>
    <w:p w:rsidR="00E21426" w:rsidRDefault="0031037E">
      <w:pPr>
        <w:numPr>
          <w:ilvl w:val="1"/>
          <w:numId w:val="2"/>
        </w:numPr>
        <w:rPr>
          <w:ins w:id="7708" w:author="paulac" w:date="2013-10-11T15:47:00Z"/>
          <w:rPrChange w:id="7709" w:author="paulac" w:date="2013-10-11T15:47:00Z">
            <w:rPr>
              <w:ins w:id="7710" w:author="paulac" w:date="2013-10-11T15:47:00Z"/>
              <w:b/>
            </w:rPr>
          </w:rPrChange>
        </w:rPr>
        <w:pPrChange w:id="7711" w:author="paulac" w:date="2013-10-11T15:46:00Z">
          <w:pPr>
            <w:numPr>
              <w:numId w:val="2"/>
            </w:numPr>
            <w:ind w:left="1065" w:hanging="360"/>
          </w:pPr>
        </w:pPrChange>
      </w:pPr>
      <w:ins w:id="7712" w:author="paulac" w:date="2013-10-11T15:47:00Z">
        <w:r>
          <w:rPr>
            <w:b/>
          </w:rPr>
          <w:t>Origen de les credencials</w:t>
        </w:r>
      </w:ins>
      <w:ins w:id="7713" w:author="paulac" w:date="2013-10-14T14:49:00Z">
        <w:r w:rsidR="008F23AF">
          <w:rPr>
            <w:b/>
          </w:rPr>
          <w:t xml:space="preserve">: </w:t>
        </w:r>
        <w:r w:rsidR="008F23AF">
          <w:t xml:space="preserve">indica </w:t>
        </w:r>
      </w:ins>
      <w:ins w:id="7714" w:author="paulac" w:date="2013-10-14T14:50:00Z">
        <w:r w:rsidR="008F23AF">
          <w:t>on es troben</w:t>
        </w:r>
      </w:ins>
      <w:ins w:id="7715" w:author="paulac" w:date="2013-10-14T14:49:00Z">
        <w:r w:rsidR="008F23AF">
          <w:t xml:space="preserve"> </w:t>
        </w:r>
      </w:ins>
      <w:ins w:id="7716" w:author="paulac" w:date="2013-10-14T14:50:00Z">
        <w:r w:rsidR="008F23AF">
          <w:t xml:space="preserve">les dades per a </w:t>
        </w:r>
      </w:ins>
      <w:ins w:id="7717" w:author="paulac" w:date="2013-10-14T14:49:00Z">
        <w:r w:rsidR="008F23AF">
          <w:t>l</w:t>
        </w:r>
      </w:ins>
      <w:ins w:id="7718" w:author="paulac" w:date="2013-10-14T14:50:00Z">
        <w:r w:rsidR="008F23AF">
          <w:t xml:space="preserve">’autenticació, en un fitxer de </w:t>
        </w:r>
        <w:r w:rsidR="000D0864" w:rsidRPr="000D0864">
          <w:rPr>
            <w:i/>
            <w:rPrChange w:id="7719" w:author="paulac" w:date="2013-10-14T14:50:00Z">
              <w:rPr>
                <w:color w:val="0000FF" w:themeColor="hyperlink"/>
                <w:u w:val="single"/>
              </w:rPr>
            </w:rPrChange>
          </w:rPr>
          <w:t>properties</w:t>
        </w:r>
        <w:r w:rsidR="008F23AF">
          <w:t xml:space="preserve"> o </w:t>
        </w:r>
      </w:ins>
      <w:ins w:id="7720" w:author="paulac" w:date="2013-10-14T14:51:00Z">
        <w:r w:rsidR="008F23AF">
          <w:t xml:space="preserve">bé </w:t>
        </w:r>
      </w:ins>
      <w:ins w:id="7721" w:author="paulac" w:date="2013-10-14T14:50:00Z">
        <w:r w:rsidR="008F23AF">
          <w:t>s’indiquen en els dos camps següents.</w:t>
        </w:r>
      </w:ins>
    </w:p>
    <w:p w:rsidR="00E21426" w:rsidRDefault="0031037E">
      <w:pPr>
        <w:numPr>
          <w:ilvl w:val="1"/>
          <w:numId w:val="2"/>
        </w:numPr>
        <w:rPr>
          <w:ins w:id="7722" w:author="paulac" w:date="2013-10-11T15:47:00Z"/>
          <w:rPrChange w:id="7723" w:author="paulac" w:date="2013-10-11T15:47:00Z">
            <w:rPr>
              <w:ins w:id="7724" w:author="paulac" w:date="2013-10-11T15:47:00Z"/>
              <w:b/>
            </w:rPr>
          </w:rPrChange>
        </w:rPr>
        <w:pPrChange w:id="7725" w:author="paulac" w:date="2013-10-11T15:46:00Z">
          <w:pPr>
            <w:numPr>
              <w:numId w:val="2"/>
            </w:numPr>
            <w:ind w:left="1065" w:hanging="360"/>
          </w:pPr>
        </w:pPrChange>
      </w:pPr>
      <w:ins w:id="7726" w:author="paulac" w:date="2013-10-11T15:47:00Z">
        <w:r>
          <w:rPr>
            <w:b/>
          </w:rPr>
          <w:t>Usuari</w:t>
        </w:r>
      </w:ins>
      <w:ins w:id="7727" w:author="paulac" w:date="2013-10-11T15:48:00Z">
        <w:r>
          <w:rPr>
            <w:b/>
          </w:rPr>
          <w:t xml:space="preserve">: </w:t>
        </w:r>
        <w:r w:rsidRPr="0031037E">
          <w:t>nom d’usuari per a la connexió al webservice</w:t>
        </w:r>
      </w:ins>
    </w:p>
    <w:p w:rsidR="00E21426" w:rsidRDefault="0031037E">
      <w:pPr>
        <w:numPr>
          <w:ilvl w:val="1"/>
          <w:numId w:val="2"/>
        </w:numPr>
        <w:rPr>
          <w:ins w:id="7728" w:author="paulac" w:date="2013-10-11T15:47:00Z"/>
          <w:rPrChange w:id="7729" w:author="paulac" w:date="2013-10-11T15:47:00Z">
            <w:rPr>
              <w:ins w:id="7730" w:author="paulac" w:date="2013-10-11T15:47:00Z"/>
              <w:b/>
            </w:rPr>
          </w:rPrChange>
        </w:rPr>
        <w:pPrChange w:id="7731" w:author="paulac" w:date="2013-10-11T15:46:00Z">
          <w:pPr>
            <w:numPr>
              <w:numId w:val="2"/>
            </w:numPr>
            <w:ind w:left="1065" w:hanging="360"/>
          </w:pPr>
        </w:pPrChange>
      </w:pPr>
      <w:ins w:id="7732" w:author="paulac" w:date="2013-10-11T15:47:00Z">
        <w:r>
          <w:rPr>
            <w:b/>
          </w:rPr>
          <w:t>Contrasenya:</w:t>
        </w:r>
      </w:ins>
      <w:ins w:id="7733" w:author="paulac" w:date="2013-10-11T15:48:00Z">
        <w:r w:rsidRPr="0031037E">
          <w:t xml:space="preserve"> </w:t>
        </w:r>
      </w:ins>
      <w:ins w:id="7734" w:author="paulac" w:date="2013-10-11T15:49:00Z">
        <w:r>
          <w:t xml:space="preserve">contrasenya </w:t>
        </w:r>
      </w:ins>
      <w:ins w:id="7735" w:author="paulac" w:date="2013-10-11T15:48:00Z">
        <w:r w:rsidRPr="0031037E">
          <w:t>per a la connexió al webservice</w:t>
        </w:r>
      </w:ins>
    </w:p>
    <w:p w:rsidR="005E267D" w:rsidRDefault="000D0864">
      <w:pPr>
        <w:numPr>
          <w:ilvl w:val="0"/>
          <w:numId w:val="2"/>
        </w:numPr>
        <w:rPr>
          <w:ins w:id="7736" w:author="paulac" w:date="2013-10-11T15:17:00Z"/>
          <w:b/>
          <w:rPrChange w:id="7737" w:author="paulac" w:date="2013-10-11T15:48:00Z">
            <w:rPr>
              <w:ins w:id="7738" w:author="paulac" w:date="2013-10-11T15:17:00Z"/>
            </w:rPr>
          </w:rPrChange>
        </w:rPr>
      </w:pPr>
      <w:ins w:id="7739" w:author="paulac" w:date="2013-10-11T15:47:00Z">
        <w:r w:rsidRPr="000D0864">
          <w:rPr>
            <w:b/>
            <w:rPrChange w:id="7740" w:author="paulac" w:date="2013-10-11T15:48:00Z">
              <w:rPr>
                <w:color w:val="0000FF" w:themeColor="hyperlink"/>
                <w:u w:val="single"/>
              </w:rPr>
            </w:rPrChange>
          </w:rPr>
          <w:t>Dades connexió SQL:</w:t>
        </w:r>
      </w:ins>
    </w:p>
    <w:p w:rsidR="00E21426" w:rsidRDefault="00050E73">
      <w:pPr>
        <w:numPr>
          <w:ilvl w:val="1"/>
          <w:numId w:val="2"/>
        </w:numPr>
        <w:rPr>
          <w:ins w:id="7741" w:author="paulac" w:date="2013-10-11T15:17:00Z"/>
        </w:rPr>
        <w:pPrChange w:id="7742" w:author="paulac" w:date="2013-10-11T15:46:00Z">
          <w:pPr>
            <w:numPr>
              <w:numId w:val="2"/>
            </w:numPr>
            <w:ind w:left="1065" w:hanging="360"/>
          </w:pPr>
        </w:pPrChange>
      </w:pPr>
      <w:ins w:id="7743" w:author="paulac" w:date="2013-10-11T15:17:00Z">
        <w:r>
          <w:rPr>
            <w:b/>
          </w:rPr>
          <w:t>JNDI del datasource</w:t>
        </w:r>
        <w:r w:rsidRPr="00C017F7">
          <w:t>:</w:t>
        </w:r>
        <w:r>
          <w:t xml:space="preserve"> si la consulta és de tipus SQL s’ha d’emplenar aquest camp amb el JNDI del datasource.</w:t>
        </w:r>
      </w:ins>
    </w:p>
    <w:p w:rsidR="00E21426" w:rsidRDefault="00050E73">
      <w:pPr>
        <w:numPr>
          <w:ilvl w:val="1"/>
          <w:numId w:val="2"/>
        </w:numPr>
        <w:rPr>
          <w:ins w:id="7744" w:author="paulac" w:date="2013-10-11T15:17:00Z"/>
        </w:rPr>
        <w:pPrChange w:id="7745" w:author="paulac" w:date="2013-10-11T15:48:00Z">
          <w:pPr>
            <w:numPr>
              <w:numId w:val="2"/>
            </w:numPr>
            <w:ind w:left="1065" w:hanging="360"/>
          </w:pPr>
        </w:pPrChange>
      </w:pPr>
      <w:ins w:id="7746" w:author="paulac" w:date="2013-10-11T15:17:00Z">
        <w:r>
          <w:rPr>
            <w:b/>
          </w:rPr>
          <w:t>SQL</w:t>
        </w:r>
        <w:r w:rsidRPr="00C017F7">
          <w:t>:</w:t>
        </w:r>
        <w:r>
          <w:t xml:space="preserve"> si la consulta és de tipus SQL aquí hi anirà la consulta SQL corresponent. La consulta pot ser qualsevol i l’única restricció que té és que la consulta ha de tenir dues columnes: la primera amb el codi del camp i la segona amb el valor.</w:t>
        </w:r>
      </w:ins>
    </w:p>
    <w:p w:rsidR="00050E73" w:rsidRPr="000D4EBA" w:rsidRDefault="00050E73" w:rsidP="00050E73">
      <w:pPr>
        <w:rPr>
          <w:ins w:id="7747" w:author="paulac" w:date="2013-10-11T15:17:00Z"/>
        </w:rPr>
      </w:pPr>
      <w:ins w:id="7748" w:author="paulac" w:date="2013-10-11T15:17:00Z">
        <w:r w:rsidRPr="000D4EBA">
          <w:t>Per a esborrar un</w:t>
        </w:r>
        <w:r>
          <w:t xml:space="preserve"> domini </w:t>
        </w:r>
        <w:r w:rsidRPr="000D4EBA">
          <w:t xml:space="preserve">cal fer clic damunt la creu vermella. Aleshores, Helium ens demanarà si estam segurs d’eliminar el </w:t>
        </w:r>
        <w:r>
          <w:t>domini</w:t>
        </w:r>
        <w:r w:rsidRPr="000D4EBA">
          <w:t xml:space="preserve"> (ja que és una acció irreversible). Si és així, premem en acceptar i s’esborrarà el </w:t>
        </w:r>
        <w:r>
          <w:t>domini</w:t>
        </w:r>
        <w:r w:rsidRPr="000D4EBA">
          <w:t>.</w:t>
        </w:r>
      </w:ins>
    </w:p>
    <w:p w:rsidR="00E21426" w:rsidRDefault="000E0C3B">
      <w:pPr>
        <w:pStyle w:val="Ttol4"/>
        <w:rPr>
          <w:ins w:id="7749" w:author="paulac" w:date="2013-10-11T12:37:00Z"/>
        </w:rPr>
        <w:pPrChange w:id="7750" w:author="paulac" w:date="2013-10-11T12:38:00Z">
          <w:pPr/>
        </w:pPrChange>
      </w:pPr>
      <w:bookmarkStart w:id="7751" w:name="_Toc369593092"/>
      <w:ins w:id="7752" w:author="paulac" w:date="2013-10-11T12:37:00Z">
        <w:r>
          <w:t>Consultes</w:t>
        </w:r>
        <w:bookmarkEnd w:id="7751"/>
      </w:ins>
    </w:p>
    <w:p w:rsidR="000E0C3B" w:rsidRDefault="00C25D8D" w:rsidP="00F46AF4">
      <w:pPr>
        <w:rPr>
          <w:ins w:id="7753" w:author="paulac" w:date="2013-10-14T15:30:00Z"/>
        </w:rPr>
      </w:pPr>
      <w:ins w:id="7754" w:author="paulac" w:date="2013-10-11T15:59:00Z">
        <w:r>
          <w:t xml:space="preserve">Opció que permet definir consultes sobre un tipus d’expedient. </w:t>
        </w:r>
      </w:ins>
      <w:ins w:id="7755" w:author="paulac" w:date="2013-10-14T15:20:00Z">
        <w:r w:rsidR="00364648">
          <w:t>U</w:t>
        </w:r>
      </w:ins>
      <w:ins w:id="7756" w:author="paulac" w:date="2013-10-14T15:19:00Z">
        <w:r w:rsidR="00364648" w:rsidRPr="00151204">
          <w:t xml:space="preserve">n llistat </w:t>
        </w:r>
      </w:ins>
      <w:ins w:id="7757" w:author="paulac" w:date="2013-10-14T15:20:00Z">
        <w:r w:rsidR="00364648">
          <w:t xml:space="preserve">mostra </w:t>
        </w:r>
      </w:ins>
      <w:ins w:id="7758" w:author="paulac" w:date="2013-10-14T15:19:00Z">
        <w:r w:rsidR="00364648" w:rsidRPr="00151204">
          <w:t xml:space="preserve">les </w:t>
        </w:r>
        <w:r w:rsidR="00364648">
          <w:t>consultes</w:t>
        </w:r>
        <w:r w:rsidR="00364648" w:rsidRPr="00151204">
          <w:t xml:space="preserve"> que tenim inserides, així com la possibilitat d’inserir-ne de noves, modificar les que hi ha o eliminar-les</w:t>
        </w:r>
        <w:r w:rsidR="00364648">
          <w:t>.</w:t>
        </w:r>
      </w:ins>
    </w:p>
    <w:p w:rsidR="00726D47" w:rsidRDefault="00E21426" w:rsidP="00F46AF4">
      <w:pPr>
        <w:rPr>
          <w:ins w:id="7759" w:author="paulac" w:date="2013-10-14T16:04:00Z"/>
        </w:rPr>
      </w:pPr>
      <w:ins w:id="7760" w:author="paulac" w:date="2013-10-14T15:30:00Z">
        <w:r>
          <w:rPr>
            <w:noProof/>
            <w:lang w:val="es-ES" w:eastAsia="es-ES"/>
            <w:rPrChange w:id="7761" w:author="Unknown">
              <w:rPr>
                <w:noProof/>
                <w:color w:val="0000FF" w:themeColor="hyperlink"/>
                <w:u w:val="single"/>
                <w:lang w:val="es-ES" w:eastAsia="es-ES"/>
              </w:rPr>
            </w:rPrChange>
          </w:rPr>
          <w:lastRenderedPageBreak/>
          <w:drawing>
            <wp:inline distT="0" distB="0" distL="0" distR="0">
              <wp:extent cx="5400040" cy="759111"/>
              <wp:effectExtent l="19050" t="0" r="0" b="0"/>
              <wp:docPr id="59" name="Imat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8"/>
                      <a:srcRect/>
                      <a:stretch>
                        <a:fillRect/>
                      </a:stretch>
                    </pic:blipFill>
                    <pic:spPr bwMode="auto">
                      <a:xfrm>
                        <a:off x="0" y="0"/>
                        <a:ext cx="5400040" cy="759111"/>
                      </a:xfrm>
                      <a:prstGeom prst="rect">
                        <a:avLst/>
                      </a:prstGeom>
                      <a:noFill/>
                      <a:ln w="9525">
                        <a:noFill/>
                        <a:miter lim="800000"/>
                        <a:headEnd/>
                        <a:tailEnd/>
                      </a:ln>
                    </pic:spPr>
                  </pic:pic>
                </a:graphicData>
              </a:graphic>
            </wp:inline>
          </w:drawing>
        </w:r>
      </w:ins>
    </w:p>
    <w:p w:rsidR="00606511" w:rsidRPr="000D4EBA" w:rsidRDefault="00606511" w:rsidP="00606511">
      <w:pPr>
        <w:jc w:val="center"/>
        <w:rPr>
          <w:ins w:id="7762" w:author="paulac" w:date="2013-10-14T16:04:00Z"/>
          <w:bCs/>
          <w:i/>
        </w:rPr>
      </w:pPr>
      <w:ins w:id="7763" w:author="paulac" w:date="2013-10-14T16:04:00Z">
        <w:r w:rsidRPr="000D4EBA">
          <w:rPr>
            <w:bCs/>
            <w:i/>
          </w:rPr>
          <w:t xml:space="preserve">Figura </w:t>
        </w:r>
        <w:r w:rsidR="000D0864" w:rsidRPr="000D0864">
          <w:rPr>
            <w:bCs/>
            <w:i/>
          </w:rPr>
          <w:fldChar w:fldCharType="begin"/>
        </w:r>
        <w:r w:rsidRPr="000D4EBA">
          <w:rPr>
            <w:bCs/>
            <w:i/>
          </w:rPr>
          <w:instrText xml:space="preserve"> SEQ Figura \* ARABIC </w:instrText>
        </w:r>
        <w:r w:rsidR="000D0864" w:rsidRPr="000D0864">
          <w:rPr>
            <w:bCs/>
            <w:i/>
          </w:rPr>
          <w:fldChar w:fldCharType="separate"/>
        </w:r>
      </w:ins>
      <w:ins w:id="7764" w:author="paulac" w:date="2013-10-14T16:23:00Z">
        <w:r w:rsidR="00093A6D">
          <w:rPr>
            <w:bCs/>
            <w:i/>
            <w:noProof/>
          </w:rPr>
          <w:t>37</w:t>
        </w:r>
      </w:ins>
      <w:ins w:id="7765" w:author="paulac" w:date="2013-10-14T16:04:00Z">
        <w:r w:rsidR="000D0864" w:rsidRPr="000D4EBA">
          <w:fldChar w:fldCharType="end"/>
        </w:r>
        <w:r w:rsidRPr="000D4EBA">
          <w:rPr>
            <w:bCs/>
            <w:i/>
          </w:rPr>
          <w:t xml:space="preserve">. Formulari per a inserir </w:t>
        </w:r>
        <w:r>
          <w:rPr>
            <w:bCs/>
            <w:i/>
          </w:rPr>
          <w:t>una consulta</w:t>
        </w:r>
        <w:r w:rsidRPr="000D4EBA">
          <w:rPr>
            <w:bCs/>
            <w:i/>
          </w:rPr>
          <w:t>.</w:t>
        </w:r>
      </w:ins>
    </w:p>
    <w:p w:rsidR="00C25D8D" w:rsidRDefault="00C25D8D" w:rsidP="00F46AF4">
      <w:pPr>
        <w:rPr>
          <w:ins w:id="7766" w:author="paulac" w:date="2013-10-11T15:55:00Z"/>
        </w:rPr>
      </w:pPr>
      <w:ins w:id="7767" w:author="paulac" w:date="2013-10-11T16:00:00Z">
        <w:r w:rsidRPr="000D4EBA">
          <w:t>Per a inserir un</w:t>
        </w:r>
        <w:r>
          <w:t xml:space="preserve">a nova consulta </w:t>
        </w:r>
        <w:r w:rsidRPr="000D4EBA">
          <w:t>hem de fer clic damunt el botó “</w:t>
        </w:r>
        <w:r>
          <w:t>Nova consulta</w:t>
        </w:r>
        <w:r w:rsidRPr="000D4EBA">
          <w:t>”</w:t>
        </w:r>
        <w:r>
          <w:t xml:space="preserve"> i omplir el formulari corresponent</w:t>
        </w:r>
        <w:r w:rsidRPr="000D4EBA">
          <w:t>.</w:t>
        </w:r>
      </w:ins>
    </w:p>
    <w:p w:rsidR="0031037E" w:rsidRDefault="00E21426" w:rsidP="00F46AF4">
      <w:pPr>
        <w:rPr>
          <w:ins w:id="7768" w:author="paulac" w:date="2013-10-11T15:55:00Z"/>
        </w:rPr>
      </w:pPr>
      <w:ins w:id="7769" w:author="paulac" w:date="2013-10-11T15:55:00Z">
        <w:r>
          <w:rPr>
            <w:noProof/>
            <w:lang w:val="es-ES" w:eastAsia="es-ES"/>
            <w:rPrChange w:id="7770" w:author="Unknown">
              <w:rPr>
                <w:noProof/>
                <w:color w:val="0000FF" w:themeColor="hyperlink"/>
                <w:u w:val="single"/>
                <w:lang w:val="es-ES" w:eastAsia="es-ES"/>
              </w:rPr>
            </w:rPrChange>
          </w:rPr>
          <w:drawing>
            <wp:inline distT="0" distB="0" distL="0" distR="0">
              <wp:extent cx="5400040" cy="3633777"/>
              <wp:effectExtent l="19050" t="0" r="0" b="0"/>
              <wp:docPr id="130" name="Imat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9"/>
                      <a:srcRect/>
                      <a:stretch>
                        <a:fillRect/>
                      </a:stretch>
                    </pic:blipFill>
                    <pic:spPr bwMode="auto">
                      <a:xfrm>
                        <a:off x="0" y="0"/>
                        <a:ext cx="5400040" cy="3633777"/>
                      </a:xfrm>
                      <a:prstGeom prst="rect">
                        <a:avLst/>
                      </a:prstGeom>
                      <a:noFill/>
                      <a:ln w="9525">
                        <a:noFill/>
                        <a:miter lim="800000"/>
                        <a:headEnd/>
                        <a:tailEnd/>
                      </a:ln>
                    </pic:spPr>
                  </pic:pic>
                </a:graphicData>
              </a:graphic>
            </wp:inline>
          </w:drawing>
        </w:r>
      </w:ins>
    </w:p>
    <w:p w:rsidR="00C25D8D" w:rsidRPr="000D4EBA" w:rsidRDefault="00C25D8D" w:rsidP="00C25D8D">
      <w:pPr>
        <w:jc w:val="center"/>
        <w:rPr>
          <w:ins w:id="7771" w:author="paulac" w:date="2013-10-11T15:59:00Z"/>
          <w:bCs/>
          <w:i/>
        </w:rPr>
      </w:pPr>
      <w:ins w:id="7772" w:author="paulac" w:date="2013-10-11T15:59:00Z">
        <w:r w:rsidRPr="000D4EBA">
          <w:rPr>
            <w:bCs/>
            <w:i/>
          </w:rPr>
          <w:t xml:space="preserve">Figura </w:t>
        </w:r>
        <w:r w:rsidR="000D0864" w:rsidRPr="000D0864">
          <w:rPr>
            <w:bCs/>
            <w:i/>
          </w:rPr>
          <w:fldChar w:fldCharType="begin"/>
        </w:r>
        <w:r w:rsidRPr="000D4EBA">
          <w:rPr>
            <w:bCs/>
            <w:i/>
          </w:rPr>
          <w:instrText xml:space="preserve"> SEQ Figura \* ARABIC </w:instrText>
        </w:r>
        <w:r w:rsidR="000D0864" w:rsidRPr="000D0864">
          <w:rPr>
            <w:bCs/>
            <w:i/>
          </w:rPr>
          <w:fldChar w:fldCharType="separate"/>
        </w:r>
      </w:ins>
      <w:ins w:id="7773" w:author="paulac" w:date="2013-10-14T16:04:00Z">
        <w:r w:rsidR="00606511">
          <w:rPr>
            <w:bCs/>
            <w:i/>
            <w:noProof/>
          </w:rPr>
          <w:t>38</w:t>
        </w:r>
      </w:ins>
      <w:ins w:id="7774" w:author="paulac" w:date="2013-10-11T15:59:00Z">
        <w:r w:rsidR="000D0864" w:rsidRPr="000D4EBA">
          <w:fldChar w:fldCharType="end"/>
        </w:r>
        <w:r w:rsidRPr="000D4EBA">
          <w:rPr>
            <w:bCs/>
            <w:i/>
          </w:rPr>
          <w:t xml:space="preserve">. Formulari per a inserir </w:t>
        </w:r>
        <w:r>
          <w:rPr>
            <w:bCs/>
            <w:i/>
          </w:rPr>
          <w:t>una consulta</w:t>
        </w:r>
        <w:r w:rsidRPr="000D4EBA">
          <w:rPr>
            <w:bCs/>
            <w:i/>
          </w:rPr>
          <w:t>.</w:t>
        </w:r>
      </w:ins>
    </w:p>
    <w:p w:rsidR="00C25D8D" w:rsidRPr="000D4EBA" w:rsidRDefault="00C25D8D" w:rsidP="00C25D8D">
      <w:pPr>
        <w:rPr>
          <w:ins w:id="7775" w:author="paulac" w:date="2013-10-11T15:59:00Z"/>
        </w:rPr>
      </w:pPr>
      <w:ins w:id="7776" w:author="paulac" w:date="2013-10-11T15:59:00Z">
        <w:r w:rsidRPr="000D4EBA">
          <w:t>Camps del formulari:</w:t>
        </w:r>
      </w:ins>
    </w:p>
    <w:p w:rsidR="00E21426" w:rsidRDefault="000D0864">
      <w:pPr>
        <w:pStyle w:val="Pargrafdellista"/>
        <w:numPr>
          <w:ilvl w:val="0"/>
          <w:numId w:val="2"/>
        </w:numPr>
        <w:rPr>
          <w:ins w:id="7777" w:author="paulac" w:date="2013-10-11T15:55:00Z"/>
        </w:rPr>
        <w:pPrChange w:id="7778" w:author="paulac" w:date="2013-10-11T15:55:00Z">
          <w:pPr/>
        </w:pPrChange>
      </w:pPr>
      <w:ins w:id="7779" w:author="paulac" w:date="2013-10-11T15:55:00Z">
        <w:r w:rsidRPr="000D0864">
          <w:rPr>
            <w:b/>
            <w:rPrChange w:id="7780" w:author="paulac" w:date="2013-10-11T16:01:00Z">
              <w:rPr>
                <w:color w:val="0000FF" w:themeColor="hyperlink"/>
                <w:u w:val="single"/>
              </w:rPr>
            </w:rPrChange>
          </w:rPr>
          <w:t>Codi</w:t>
        </w:r>
        <w:r w:rsidR="0031037E">
          <w:t>:</w:t>
        </w:r>
      </w:ins>
      <w:ins w:id="7781" w:author="paulac" w:date="2013-10-11T16:02:00Z">
        <w:r w:rsidR="004A6B8B">
          <w:t xml:space="preserve"> codi </w:t>
        </w:r>
        <w:r w:rsidR="004A6B8B" w:rsidRPr="000D4EBA">
          <w:t>identificatiu ún</w:t>
        </w:r>
        <w:r w:rsidR="004A6B8B">
          <w:t>ic de la consulta.</w:t>
        </w:r>
      </w:ins>
    </w:p>
    <w:p w:rsidR="00E21426" w:rsidRDefault="000D0864">
      <w:pPr>
        <w:pStyle w:val="Pargrafdellista"/>
        <w:numPr>
          <w:ilvl w:val="0"/>
          <w:numId w:val="2"/>
        </w:numPr>
        <w:rPr>
          <w:ins w:id="7782" w:author="paulac" w:date="2013-10-11T15:55:00Z"/>
        </w:rPr>
        <w:pPrChange w:id="7783" w:author="paulac" w:date="2013-10-11T15:55:00Z">
          <w:pPr/>
        </w:pPrChange>
      </w:pPr>
      <w:ins w:id="7784" w:author="paulac" w:date="2013-10-11T15:55:00Z">
        <w:r w:rsidRPr="000D0864">
          <w:rPr>
            <w:b/>
            <w:rPrChange w:id="7785" w:author="paulac" w:date="2013-10-11T16:01:00Z">
              <w:rPr>
                <w:color w:val="0000FF" w:themeColor="hyperlink"/>
                <w:u w:val="single"/>
              </w:rPr>
            </w:rPrChange>
          </w:rPr>
          <w:t>Títol</w:t>
        </w:r>
        <w:r w:rsidR="0031037E">
          <w:t xml:space="preserve">: </w:t>
        </w:r>
      </w:ins>
      <w:ins w:id="7786" w:author="paulac" w:date="2013-10-11T16:02:00Z">
        <w:r w:rsidR="004A6B8B">
          <w:t>nom descriptiu de la consulta.</w:t>
        </w:r>
      </w:ins>
    </w:p>
    <w:p w:rsidR="00E21426" w:rsidRDefault="000D0864">
      <w:pPr>
        <w:pStyle w:val="Pargrafdellista"/>
        <w:numPr>
          <w:ilvl w:val="0"/>
          <w:numId w:val="2"/>
        </w:numPr>
        <w:rPr>
          <w:ins w:id="7787" w:author="paulac" w:date="2013-10-11T15:55:00Z"/>
        </w:rPr>
        <w:pPrChange w:id="7788" w:author="paulac" w:date="2013-10-11T15:55:00Z">
          <w:pPr/>
        </w:pPrChange>
      </w:pPr>
      <w:ins w:id="7789" w:author="paulac" w:date="2013-10-11T15:55:00Z">
        <w:r w:rsidRPr="000D0864">
          <w:rPr>
            <w:b/>
            <w:rPrChange w:id="7790" w:author="paulac" w:date="2013-10-11T16:01:00Z">
              <w:rPr>
                <w:color w:val="0000FF" w:themeColor="hyperlink"/>
                <w:u w:val="single"/>
              </w:rPr>
            </w:rPrChange>
          </w:rPr>
          <w:t>Descripció</w:t>
        </w:r>
        <w:r w:rsidR="0031037E">
          <w:t>:</w:t>
        </w:r>
      </w:ins>
      <w:ins w:id="7791" w:author="paulac" w:date="2013-10-11T16:02:00Z">
        <w:r w:rsidR="004A6B8B">
          <w:t xml:space="preserve"> descripció de la funcionalitat de la consulta.</w:t>
        </w:r>
      </w:ins>
    </w:p>
    <w:p w:rsidR="00E21426" w:rsidRDefault="000D0864">
      <w:pPr>
        <w:pStyle w:val="Pargrafdellista"/>
        <w:numPr>
          <w:ilvl w:val="0"/>
          <w:numId w:val="2"/>
        </w:numPr>
        <w:rPr>
          <w:ins w:id="7792" w:author="paulac" w:date="2013-10-11T15:55:00Z"/>
        </w:rPr>
        <w:pPrChange w:id="7793" w:author="paulac" w:date="2013-10-11T15:55:00Z">
          <w:pPr/>
        </w:pPrChange>
      </w:pPr>
      <w:ins w:id="7794" w:author="paulac" w:date="2013-10-11T15:55:00Z">
        <w:r w:rsidRPr="000D0864">
          <w:rPr>
            <w:b/>
            <w:rPrChange w:id="7795" w:author="paulac" w:date="2013-10-11T16:01:00Z">
              <w:rPr>
                <w:color w:val="0000FF" w:themeColor="hyperlink"/>
                <w:u w:val="single"/>
              </w:rPr>
            </w:rPrChange>
          </w:rPr>
          <w:t>Informe</w:t>
        </w:r>
        <w:r w:rsidR="0031037E">
          <w:t>:</w:t>
        </w:r>
      </w:ins>
      <w:ins w:id="7796" w:author="paulac" w:date="2013-10-14T14:51:00Z">
        <w:r w:rsidR="008C7DE8">
          <w:t xml:space="preserve"> fitxer </w:t>
        </w:r>
      </w:ins>
      <w:ins w:id="7797" w:author="paulac" w:date="2013-10-14T14:52:00Z">
        <w:r w:rsidR="008C7DE8">
          <w:t>a partir del qual es crearà l’informe. Útil per definir un format d’informe.</w:t>
        </w:r>
      </w:ins>
    </w:p>
    <w:p w:rsidR="00E21426" w:rsidRDefault="000D0864">
      <w:pPr>
        <w:pStyle w:val="Pargrafdellista"/>
        <w:numPr>
          <w:ilvl w:val="0"/>
          <w:numId w:val="2"/>
        </w:numPr>
        <w:rPr>
          <w:ins w:id="7798" w:author="paulac" w:date="2013-10-11T15:56:00Z"/>
        </w:rPr>
        <w:pPrChange w:id="7799" w:author="paulac" w:date="2013-10-11T15:55:00Z">
          <w:pPr/>
        </w:pPrChange>
      </w:pPr>
      <w:ins w:id="7800" w:author="paulac" w:date="2013-10-11T15:55:00Z">
        <w:r w:rsidRPr="000D0864">
          <w:rPr>
            <w:b/>
            <w:rPrChange w:id="7801" w:author="paulac" w:date="2013-10-11T16:01:00Z">
              <w:rPr>
                <w:color w:val="0000FF" w:themeColor="hyperlink"/>
                <w:u w:val="single"/>
              </w:rPr>
            </w:rPrChange>
          </w:rPr>
          <w:t>Format d’exportació</w:t>
        </w:r>
        <w:r w:rsidR="0031037E">
          <w:t>:</w:t>
        </w:r>
      </w:ins>
      <w:ins w:id="7802" w:author="paulac" w:date="2013-10-11T16:02:00Z">
        <w:r w:rsidR="004A6B8B">
          <w:t xml:space="preserve"> llista amb els possibles formats de sortida de la consulta (</w:t>
        </w:r>
      </w:ins>
      <w:ins w:id="7803" w:author="paulac" w:date="2013-10-11T16:03:00Z">
        <w:r w:rsidR="004A6B8B">
          <w:t xml:space="preserve">PDF, ODT, RTF, HTML, CSV, </w:t>
        </w:r>
      </w:ins>
      <w:ins w:id="7804" w:author="paulac" w:date="2013-10-11T16:04:00Z">
        <w:r w:rsidR="004A6B8B">
          <w:t>XSL, XLM</w:t>
        </w:r>
      </w:ins>
      <w:ins w:id="7805" w:author="paulac" w:date="2013-10-11T16:02:00Z">
        <w:r w:rsidR="004A6B8B">
          <w:t>)</w:t>
        </w:r>
      </w:ins>
    </w:p>
    <w:p w:rsidR="00E21426" w:rsidRDefault="000D0864">
      <w:pPr>
        <w:pStyle w:val="Pargrafdellista"/>
        <w:numPr>
          <w:ilvl w:val="0"/>
          <w:numId w:val="2"/>
        </w:numPr>
        <w:rPr>
          <w:ins w:id="7806" w:author="paulac" w:date="2013-10-14T16:52:00Z"/>
        </w:rPr>
        <w:pPrChange w:id="7807" w:author="paulac" w:date="2013-10-11T15:55:00Z">
          <w:pPr/>
        </w:pPrChange>
      </w:pPr>
      <w:ins w:id="7808" w:author="paulac" w:date="2013-10-11T15:56:00Z">
        <w:r w:rsidRPr="000D0864">
          <w:rPr>
            <w:b/>
            <w:rPrChange w:id="7809" w:author="paulac" w:date="2013-10-11T16:01:00Z">
              <w:rPr>
                <w:color w:val="0000FF" w:themeColor="hyperlink"/>
                <w:u w:val="single"/>
              </w:rPr>
            </w:rPrChange>
          </w:rPr>
          <w:t>Valors predefinits</w:t>
        </w:r>
        <w:r w:rsidR="0031037E">
          <w:t>:</w:t>
        </w:r>
      </w:ins>
      <w:ins w:id="7810" w:author="paulac" w:date="2013-10-14T14:52:00Z">
        <w:r w:rsidR="008C7DE8">
          <w:t xml:space="preserve"> </w:t>
        </w:r>
      </w:ins>
      <w:ins w:id="7811" w:author="paulac" w:date="2013-10-14T15:08:00Z">
        <w:r w:rsidR="00AA4958">
          <w:t>permet definir valors de variables que s’incorporaran de forma automàtica en reali</w:t>
        </w:r>
        <w:r w:rsidR="006B47DD">
          <w:t>tzar la consulta</w:t>
        </w:r>
      </w:ins>
      <w:ins w:id="7812" w:author="paulac" w:date="2013-10-14T15:09:00Z">
        <w:r w:rsidR="006B47DD">
          <w:t>.</w:t>
        </w:r>
      </w:ins>
      <w:ins w:id="7813" w:author="paulac" w:date="2013-10-14T16:50:00Z">
        <w:r w:rsidR="00C07B88">
          <w:t xml:space="preserve"> El format és </w:t>
        </w:r>
      </w:ins>
      <w:ins w:id="7814" w:author="paulac" w:date="2013-10-14T16:51:00Z">
        <w:r w:rsidR="00C07B88">
          <w:t xml:space="preserve">codi_variable:valor_variable, separats per </w:t>
        </w:r>
      </w:ins>
      <w:ins w:id="7815" w:author="paulac" w:date="2013-10-14T16:52:00Z">
        <w:r w:rsidR="00C07B88">
          <w:t>comes. Exemple:</w:t>
        </w:r>
      </w:ins>
    </w:p>
    <w:p w:rsidR="00E21426" w:rsidRDefault="00C07B88">
      <w:pPr>
        <w:pStyle w:val="Pargrafdellista"/>
        <w:ind w:left="1065" w:firstLine="351"/>
        <w:rPr>
          <w:ins w:id="7816" w:author="paulac" w:date="2013-10-11T15:56:00Z"/>
        </w:rPr>
        <w:pPrChange w:id="7817" w:author="paulac" w:date="2013-10-14T16:52:00Z">
          <w:pPr/>
        </w:pPrChange>
      </w:pPr>
      <w:ins w:id="7818" w:author="paulac" w:date="2013-10-14T16:50:00Z">
        <w:r>
          <w:t xml:space="preserve"> </w:t>
        </w:r>
      </w:ins>
      <w:ins w:id="7819" w:author="paulac" w:date="2013-10-14T16:51:00Z">
        <w:r>
          <w:t>variable1:valor_var1,variable2:valor_var2</w:t>
        </w:r>
      </w:ins>
    </w:p>
    <w:p w:rsidR="00E21426" w:rsidRDefault="000D0864">
      <w:pPr>
        <w:pStyle w:val="Pargrafdellista"/>
        <w:numPr>
          <w:ilvl w:val="0"/>
          <w:numId w:val="2"/>
        </w:numPr>
        <w:rPr>
          <w:ins w:id="7820" w:author="paulac" w:date="2013-10-11T15:56:00Z"/>
        </w:rPr>
        <w:pPrChange w:id="7821" w:author="paulac" w:date="2013-10-11T15:55:00Z">
          <w:pPr/>
        </w:pPrChange>
      </w:pPr>
      <w:ins w:id="7822" w:author="paulac" w:date="2013-10-11T15:56:00Z">
        <w:r w:rsidRPr="000D0864">
          <w:rPr>
            <w:b/>
            <w:rPrChange w:id="7823" w:author="paulac" w:date="2013-10-11T16:01:00Z">
              <w:rPr>
                <w:color w:val="0000FF" w:themeColor="hyperlink"/>
                <w:u w:val="single"/>
              </w:rPr>
            </w:rPrChange>
          </w:rPr>
          <w:lastRenderedPageBreak/>
          <w:t>Exportar actiu?</w:t>
        </w:r>
        <w:r w:rsidR="0031037E">
          <w:t>:</w:t>
        </w:r>
      </w:ins>
      <w:ins w:id="7824" w:author="paulac" w:date="2013-10-14T14:52:00Z">
        <w:r w:rsidR="008C7DE8">
          <w:t xml:space="preserve"> indica si es pot exportar a Excel el resultat de la consulta i que es visualitza a pantalla.</w:t>
        </w:r>
      </w:ins>
    </w:p>
    <w:p w:rsidR="00E21426" w:rsidRDefault="000D0864">
      <w:pPr>
        <w:pStyle w:val="Pargrafdellista"/>
        <w:numPr>
          <w:ilvl w:val="0"/>
          <w:numId w:val="2"/>
        </w:numPr>
        <w:rPr>
          <w:ins w:id="7825" w:author="paulac" w:date="2013-10-14T15:14:00Z"/>
          <w:b/>
          <w:rPrChange w:id="7826" w:author="paulac" w:date="2013-10-14T15:14:00Z">
            <w:rPr>
              <w:ins w:id="7827" w:author="paulac" w:date="2013-10-14T15:14:00Z"/>
            </w:rPr>
          </w:rPrChange>
        </w:rPr>
        <w:pPrChange w:id="7828" w:author="paulac" w:date="2013-10-11T15:55:00Z">
          <w:pPr/>
        </w:pPrChange>
      </w:pPr>
      <w:ins w:id="7829" w:author="paulac" w:date="2013-10-11T15:56:00Z">
        <w:r w:rsidRPr="000D0864">
          <w:rPr>
            <w:b/>
            <w:rPrChange w:id="7830" w:author="paulac" w:date="2013-10-11T16:01:00Z">
              <w:rPr>
                <w:color w:val="0000FF" w:themeColor="hyperlink"/>
                <w:u w:val="single"/>
              </w:rPr>
            </w:rPrChange>
          </w:rPr>
          <w:t>Desactivar?</w:t>
        </w:r>
        <w:r w:rsidRPr="000D0864">
          <w:rPr>
            <w:rPrChange w:id="7831" w:author="paulac" w:date="2013-10-11T16:01:00Z">
              <w:rPr>
                <w:color w:val="0000FF" w:themeColor="hyperlink"/>
                <w:u w:val="single"/>
              </w:rPr>
            </w:rPrChange>
          </w:rPr>
          <w:t>:</w:t>
        </w:r>
      </w:ins>
      <w:ins w:id="7832" w:author="paulac" w:date="2013-10-11T16:01:00Z">
        <w:r w:rsidR="004A6B8B">
          <w:t xml:space="preserve"> si el camp està marcat indica que la consulta no està disponible.</w:t>
        </w:r>
      </w:ins>
    </w:p>
    <w:p w:rsidR="006B47DD" w:rsidRDefault="006B47DD" w:rsidP="006B47DD">
      <w:pPr>
        <w:rPr>
          <w:ins w:id="7833" w:author="paulac" w:date="2013-10-14T15:14:00Z"/>
        </w:rPr>
      </w:pPr>
      <w:ins w:id="7834" w:author="paulac" w:date="2013-10-14T15:14:00Z">
        <w:r w:rsidRPr="00151204">
          <w:t xml:space="preserve">Per a esborrar una </w:t>
        </w:r>
        <w:r>
          <w:t>consulta</w:t>
        </w:r>
        <w:r w:rsidRPr="00151204">
          <w:t xml:space="preserve"> cal fer clic damunt la creu vermella </w:t>
        </w:r>
      </w:ins>
      <w:ins w:id="7835" w:author="paulac" w:date="2013-10-14T15:21:00Z">
        <w:r w:rsidR="00364648">
          <w:t>del llistat</w:t>
        </w:r>
      </w:ins>
      <w:ins w:id="7836" w:author="paulac" w:date="2013-10-14T15:14:00Z">
        <w:r w:rsidRPr="00151204">
          <w:t xml:space="preserve">. Aleshores, Helium ens demanarà si estam segurs d’eliminar </w:t>
        </w:r>
        <w:r>
          <w:t>la consulta</w:t>
        </w:r>
        <w:r w:rsidRPr="00151204">
          <w:t xml:space="preserve"> (ja que és una acció irreversible). Si és així, premem en acceptar i s’esborrarà </w:t>
        </w:r>
        <w:r>
          <w:t>la consulta</w:t>
        </w:r>
        <w:r w:rsidRPr="00151204">
          <w:t>.</w:t>
        </w:r>
      </w:ins>
    </w:p>
    <w:p w:rsidR="00E21426" w:rsidRDefault="000D0864">
      <w:pPr>
        <w:rPr>
          <w:ins w:id="7837" w:author="paulac" w:date="2013-10-14T15:14:00Z"/>
          <w:u w:val="single"/>
          <w:rPrChange w:id="7838" w:author="paulac" w:date="2013-10-14T15:15:00Z">
            <w:rPr>
              <w:ins w:id="7839" w:author="paulac" w:date="2013-10-14T15:14:00Z"/>
            </w:rPr>
          </w:rPrChange>
        </w:rPr>
        <w:pPrChange w:id="7840" w:author="paulac" w:date="2013-10-14T15:15:00Z">
          <w:pPr>
            <w:pStyle w:val="Ttol3"/>
          </w:pPr>
        </w:pPrChange>
      </w:pPr>
      <w:ins w:id="7841" w:author="paulac" w:date="2013-10-14T15:14:00Z">
        <w:r w:rsidRPr="000D0864">
          <w:rPr>
            <w:b/>
            <w:u w:val="single"/>
            <w:rPrChange w:id="7842" w:author="paulac" w:date="2013-10-14T15:15:00Z">
              <w:rPr>
                <w:b w:val="0"/>
                <w:bCs w:val="0"/>
                <w:color w:val="0000FF" w:themeColor="hyperlink"/>
                <w:u w:val="single"/>
              </w:rPr>
            </w:rPrChange>
          </w:rPr>
          <w:t>Variables del filtre</w:t>
        </w:r>
      </w:ins>
    </w:p>
    <w:p w:rsidR="006B47DD" w:rsidRDefault="006B47DD" w:rsidP="006B47DD">
      <w:pPr>
        <w:rPr>
          <w:ins w:id="7843" w:author="paulac" w:date="2013-10-14T15:14:00Z"/>
        </w:rPr>
      </w:pPr>
      <w:ins w:id="7844" w:author="paulac" w:date="2013-10-14T15:14:00Z">
        <w:r>
          <w:t>Les variables del filtre són les variables per les quals els usuaris podran realitzar la consulta, en altres paraules, són les variables que conformaran el formulari de consulta. Per accedir a la seva gestió, hem de fer clic al botó “Variables del filtre”</w:t>
        </w:r>
      </w:ins>
      <w:ins w:id="7845" w:author="paulac" w:date="2013-10-14T16:07:00Z">
        <w:r w:rsidR="004C4FB6">
          <w:t>.</w:t>
        </w:r>
      </w:ins>
      <w:ins w:id="7846" w:author="paulac" w:date="2013-10-14T15:14:00Z">
        <w:r>
          <w:t xml:space="preserve"> Una vegada a dins, ens sortirà un llistat amb les variables que tenim inserides i la possibilitat d’inserir-ne més i modificar o esborrar les que ja hi ha</w:t>
        </w:r>
      </w:ins>
      <w:ins w:id="7847" w:author="paulac" w:date="2013-10-14T16:07:00Z">
        <w:r w:rsidR="004C4FB6">
          <w:t>.</w:t>
        </w:r>
      </w:ins>
      <w:ins w:id="7848" w:author="paulac" w:date="2013-10-14T15:25:00Z">
        <w:r w:rsidR="00364648">
          <w:t xml:space="preserve"> </w:t>
        </w:r>
      </w:ins>
    </w:p>
    <w:p w:rsidR="006B47DD" w:rsidRDefault="00E21426" w:rsidP="006B47DD">
      <w:pPr>
        <w:keepNext/>
        <w:jc w:val="center"/>
        <w:rPr>
          <w:ins w:id="7849" w:author="paulac" w:date="2013-10-14T15:14:00Z"/>
        </w:rPr>
      </w:pPr>
      <w:ins w:id="7850" w:author="paulac" w:date="2013-10-14T15:25:00Z">
        <w:r>
          <w:rPr>
            <w:noProof/>
            <w:lang w:val="es-ES" w:eastAsia="es-ES"/>
            <w:rPrChange w:id="7851" w:author="Unknown">
              <w:rPr>
                <w:rFonts w:asciiTheme="majorHAnsi" w:eastAsiaTheme="majorEastAsia" w:hAnsiTheme="majorHAnsi" w:cstheme="majorBidi"/>
                <w:b/>
                <w:bCs/>
                <w:noProof/>
                <w:color w:val="0000FF" w:themeColor="hyperlink"/>
                <w:u w:val="single"/>
                <w:lang w:val="es-ES" w:eastAsia="es-ES"/>
              </w:rPr>
            </w:rPrChange>
          </w:rPr>
          <w:drawing>
            <wp:inline distT="0" distB="0" distL="0" distR="0">
              <wp:extent cx="5400040" cy="1535475"/>
              <wp:effectExtent l="19050" t="0" r="0" b="0"/>
              <wp:docPr id="56" name="Imat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0"/>
                      <a:srcRect/>
                      <a:stretch>
                        <a:fillRect/>
                      </a:stretch>
                    </pic:blipFill>
                    <pic:spPr bwMode="auto">
                      <a:xfrm>
                        <a:off x="0" y="0"/>
                        <a:ext cx="5400040" cy="1535475"/>
                      </a:xfrm>
                      <a:prstGeom prst="rect">
                        <a:avLst/>
                      </a:prstGeom>
                      <a:noFill/>
                      <a:ln w="9525">
                        <a:noFill/>
                        <a:miter lim="800000"/>
                        <a:headEnd/>
                        <a:tailEnd/>
                      </a:ln>
                    </pic:spPr>
                  </pic:pic>
                </a:graphicData>
              </a:graphic>
            </wp:inline>
          </w:drawing>
        </w:r>
      </w:ins>
    </w:p>
    <w:p w:rsidR="006B47DD" w:rsidRDefault="006B47DD" w:rsidP="006B47DD">
      <w:pPr>
        <w:pStyle w:val="Llegenda"/>
        <w:rPr>
          <w:ins w:id="7852" w:author="paulac" w:date="2013-10-14T15:14:00Z"/>
        </w:rPr>
      </w:pPr>
      <w:ins w:id="7853" w:author="paulac" w:date="2013-10-14T15:14:00Z">
        <w:r>
          <w:t xml:space="preserve">Figura </w:t>
        </w:r>
        <w:r w:rsidR="000D0864">
          <w:fldChar w:fldCharType="begin"/>
        </w:r>
        <w:r>
          <w:instrText xml:space="preserve"> SEQ Figura \* ARABIC </w:instrText>
        </w:r>
        <w:r w:rsidR="000D0864">
          <w:fldChar w:fldCharType="separate"/>
        </w:r>
      </w:ins>
      <w:ins w:id="7854" w:author="paulac" w:date="2013-10-14T16:04:00Z">
        <w:r w:rsidR="00606511">
          <w:rPr>
            <w:noProof/>
          </w:rPr>
          <w:t>39</w:t>
        </w:r>
      </w:ins>
      <w:ins w:id="7855" w:author="paulac" w:date="2013-10-14T15:14:00Z">
        <w:r w:rsidR="000D0864">
          <w:fldChar w:fldCharType="end"/>
        </w:r>
        <w:r>
          <w:t>. Pantalla de visualització del filtre de variables d’una consulta.</w:t>
        </w:r>
      </w:ins>
    </w:p>
    <w:p w:rsidR="006B47DD" w:rsidRPr="006F26B0" w:rsidRDefault="006B47DD" w:rsidP="006B47DD">
      <w:pPr>
        <w:rPr>
          <w:ins w:id="7856" w:author="paulac" w:date="2013-10-14T15:14:00Z"/>
        </w:rPr>
      </w:pPr>
      <w:ins w:id="7857" w:author="paulac" w:date="2013-10-14T15:14:00Z">
        <w:r w:rsidRPr="006F26B0">
          <w:t>Per a inserir un</w:t>
        </w:r>
        <w:r>
          <w:t>a</w:t>
        </w:r>
        <w:r w:rsidRPr="006F26B0">
          <w:t xml:space="preserve"> </w:t>
        </w:r>
        <w:r>
          <w:t>nova variable de filtre hem d’emplenar el formulari que apareix a la part inferior i fer clic sobre “Afegir”. Si volem esborrar una variable nomes caldrà fer clic damunt la creu vermella i acceptar la confirmació del missatge que ens sortirà.</w:t>
        </w:r>
      </w:ins>
      <w:ins w:id="7858" w:author="paulac" w:date="2013-10-14T15:27:00Z">
        <w:r w:rsidR="00364648" w:rsidRPr="00364648">
          <w:t xml:space="preserve"> </w:t>
        </w:r>
        <w:r w:rsidR="00364648">
          <w:t>Les variables es poden escollir entre les definides a nivell de definició de procés o a nivell d’expedient (Títol de l’expedient, Número de l’expedient, etc.)</w:t>
        </w:r>
      </w:ins>
    </w:p>
    <w:p w:rsidR="006B47DD" w:rsidRPr="006F26B0" w:rsidRDefault="006B47DD" w:rsidP="006B47DD">
      <w:pPr>
        <w:rPr>
          <w:ins w:id="7859" w:author="paulac" w:date="2013-10-14T15:14:00Z"/>
        </w:rPr>
      </w:pPr>
      <w:ins w:id="7860" w:author="paulac" w:date="2013-10-14T15:14:00Z">
        <w:r>
          <w:t>Els c</w:t>
        </w:r>
        <w:r w:rsidRPr="006F26B0">
          <w:t>amps del formulari</w:t>
        </w:r>
        <w:r>
          <w:t xml:space="preserve"> a emplenar per afegir una nova variable de filtre són els següents</w:t>
        </w:r>
        <w:r w:rsidRPr="006F26B0">
          <w:t>:</w:t>
        </w:r>
      </w:ins>
    </w:p>
    <w:p w:rsidR="006B47DD" w:rsidRPr="006F26B0" w:rsidRDefault="006B47DD" w:rsidP="006B47DD">
      <w:pPr>
        <w:numPr>
          <w:ilvl w:val="0"/>
          <w:numId w:val="2"/>
        </w:numPr>
        <w:rPr>
          <w:ins w:id="7861" w:author="paulac" w:date="2013-10-14T15:14:00Z"/>
        </w:rPr>
      </w:pPr>
      <w:ins w:id="7862" w:author="paulac" w:date="2013-10-14T15:14:00Z">
        <w:r>
          <w:rPr>
            <w:b/>
          </w:rPr>
          <w:t>Definició de procés</w:t>
        </w:r>
        <w:r w:rsidRPr="006F26B0">
          <w:t xml:space="preserve">: </w:t>
        </w:r>
        <w:r>
          <w:t>definició de procés al qual pertany la variable que volem inserir</w:t>
        </w:r>
        <w:r w:rsidRPr="006F26B0">
          <w:t>.</w:t>
        </w:r>
      </w:ins>
    </w:p>
    <w:p w:rsidR="006B47DD" w:rsidRDefault="006B47DD" w:rsidP="006B47DD">
      <w:pPr>
        <w:numPr>
          <w:ilvl w:val="0"/>
          <w:numId w:val="2"/>
        </w:numPr>
        <w:rPr>
          <w:ins w:id="7863" w:author="paulac" w:date="2013-10-14T15:31:00Z"/>
        </w:rPr>
      </w:pPr>
      <w:ins w:id="7864" w:author="paulac" w:date="2013-10-14T15:14:00Z">
        <w:r>
          <w:rPr>
            <w:b/>
          </w:rPr>
          <w:t>Variable</w:t>
        </w:r>
        <w:r w:rsidRPr="006F26B0">
          <w:t xml:space="preserve">: </w:t>
        </w:r>
        <w:r>
          <w:t>variable que volem afegir</w:t>
        </w:r>
        <w:r w:rsidRPr="006F26B0">
          <w:t>.</w:t>
        </w:r>
      </w:ins>
    </w:p>
    <w:p w:rsidR="00E21426" w:rsidRDefault="000D0864">
      <w:pPr>
        <w:rPr>
          <w:ins w:id="7865" w:author="paulac" w:date="2013-10-14T15:31:00Z"/>
          <w:b/>
          <w:u w:val="single"/>
          <w:rPrChange w:id="7866" w:author="paulac" w:date="2013-10-14T15:31:00Z">
            <w:rPr>
              <w:ins w:id="7867" w:author="paulac" w:date="2013-10-14T15:31:00Z"/>
            </w:rPr>
          </w:rPrChange>
        </w:rPr>
        <w:pPrChange w:id="7868" w:author="paulac" w:date="2013-10-14T15:31:00Z">
          <w:pPr>
            <w:pStyle w:val="Pargrafdellista"/>
            <w:numPr>
              <w:numId w:val="2"/>
            </w:numPr>
            <w:ind w:left="1065" w:hanging="360"/>
          </w:pPr>
        </w:pPrChange>
      </w:pPr>
      <w:ins w:id="7869" w:author="paulac" w:date="2013-10-14T15:31:00Z">
        <w:r w:rsidRPr="000D0864">
          <w:rPr>
            <w:b/>
            <w:u w:val="single"/>
            <w:rPrChange w:id="7870" w:author="paulac" w:date="2013-10-14T15:31:00Z">
              <w:rPr>
                <w:color w:val="0000FF" w:themeColor="hyperlink"/>
                <w:u w:val="single"/>
              </w:rPr>
            </w:rPrChange>
          </w:rPr>
          <w:t>Variables del filtre</w:t>
        </w:r>
      </w:ins>
    </w:p>
    <w:p w:rsidR="00E21426" w:rsidRDefault="00726D47">
      <w:pPr>
        <w:rPr>
          <w:ins w:id="7871" w:author="paulac" w:date="2013-10-14T15:32:00Z"/>
        </w:rPr>
        <w:pPrChange w:id="7872" w:author="paulac" w:date="2013-10-14T15:31:00Z">
          <w:pPr>
            <w:numPr>
              <w:numId w:val="2"/>
            </w:numPr>
            <w:ind w:left="1065" w:hanging="360"/>
          </w:pPr>
        </w:pPrChange>
      </w:pPr>
      <w:ins w:id="7873" w:author="paulac" w:date="2013-10-14T15:31:00Z">
        <w:r>
          <w:t>Les variables de l’informe s</w:t>
        </w:r>
      </w:ins>
      <w:ins w:id="7874" w:author="paulac" w:date="2013-10-14T15:32:00Z">
        <w:r>
          <w:t>ón els camps que formaran part de l’informe. El formulari per crear-les t</w:t>
        </w:r>
      </w:ins>
      <w:ins w:id="7875" w:author="paulac" w:date="2013-10-14T15:33:00Z">
        <w:r>
          <w:t>é els mateixos valors que el de les variables del filtre.</w:t>
        </w:r>
      </w:ins>
    </w:p>
    <w:p w:rsidR="00E21426" w:rsidRDefault="000E0C3B">
      <w:pPr>
        <w:pStyle w:val="Ttol4"/>
        <w:rPr>
          <w:ins w:id="7876" w:author="paulac" w:date="2013-10-11T12:37:00Z"/>
        </w:rPr>
        <w:pPrChange w:id="7877" w:author="paulac" w:date="2013-10-11T12:38:00Z">
          <w:pPr/>
        </w:pPrChange>
      </w:pPr>
      <w:bookmarkStart w:id="7878" w:name="_Toc369593093"/>
      <w:ins w:id="7879" w:author="paulac" w:date="2013-10-11T12:37:00Z">
        <w:r>
          <w:lastRenderedPageBreak/>
          <w:t>Redirecció</w:t>
        </w:r>
        <w:bookmarkEnd w:id="7878"/>
      </w:ins>
    </w:p>
    <w:p w:rsidR="00D03870" w:rsidRDefault="00D03870" w:rsidP="00F46AF4">
      <w:pPr>
        <w:rPr>
          <w:ins w:id="7880" w:author="paulac" w:date="2013-10-11T16:06:00Z"/>
        </w:rPr>
      </w:pPr>
      <w:ins w:id="7881" w:author="paulac" w:date="2013-10-11T16:06:00Z">
        <w:r>
          <w:t>A</w:t>
        </w:r>
      </w:ins>
      <w:ins w:id="7882" w:author="paulac" w:date="2013-10-11T16:04:00Z">
        <w:r>
          <w:t xml:space="preserve">questa funcionalitat permet </w:t>
        </w:r>
      </w:ins>
      <w:ins w:id="7883" w:author="paulac" w:date="2013-10-11T16:05:00Z">
        <w:r>
          <w:t>assignar</w:t>
        </w:r>
      </w:ins>
      <w:ins w:id="7884" w:author="paulac" w:date="2013-10-11T16:04:00Z">
        <w:r>
          <w:t xml:space="preserve"> temporalment les tasques dirigides a un usuari cap a un altre.</w:t>
        </w:r>
      </w:ins>
      <w:ins w:id="7885" w:author="paulac" w:date="2013-10-11T16:07:00Z">
        <w:r w:rsidR="00FB6C81">
          <w:t xml:space="preserve"> Durant el període </w:t>
        </w:r>
      </w:ins>
      <w:ins w:id="7886" w:author="paulac" w:date="2013-10-11T16:08:00Z">
        <w:r w:rsidR="00FB6C81">
          <w:t xml:space="preserve">de temps </w:t>
        </w:r>
      </w:ins>
      <w:ins w:id="7887" w:author="paulac" w:date="2013-10-11T16:07:00Z">
        <w:r w:rsidR="00FB6C81">
          <w:t>que es defineixi, l’usuari destí rebrà les tasques que inicialment van dirigides a l’usuari origen.</w:t>
        </w:r>
      </w:ins>
    </w:p>
    <w:p w:rsidR="00D03870" w:rsidRDefault="00E21426" w:rsidP="00F46AF4">
      <w:pPr>
        <w:rPr>
          <w:ins w:id="7888" w:author="paulac" w:date="2013-10-11T12:37:00Z"/>
        </w:rPr>
      </w:pPr>
      <w:ins w:id="7889" w:author="paulac" w:date="2013-10-11T16:06:00Z">
        <w:r>
          <w:rPr>
            <w:noProof/>
            <w:lang w:val="es-ES" w:eastAsia="es-ES"/>
            <w:rPrChange w:id="7890" w:author="Unknown">
              <w:rPr>
                <w:noProof/>
                <w:color w:val="0000FF" w:themeColor="hyperlink"/>
                <w:u w:val="single"/>
                <w:lang w:val="es-ES" w:eastAsia="es-ES"/>
              </w:rPr>
            </w:rPrChange>
          </w:rPr>
          <w:drawing>
            <wp:inline distT="0" distB="0" distL="0" distR="0">
              <wp:extent cx="5400040" cy="1471235"/>
              <wp:effectExtent l="19050" t="0" r="0" b="0"/>
              <wp:docPr id="133" name="Imat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1"/>
                      <a:srcRect/>
                      <a:stretch>
                        <a:fillRect/>
                      </a:stretch>
                    </pic:blipFill>
                    <pic:spPr bwMode="auto">
                      <a:xfrm>
                        <a:off x="0" y="0"/>
                        <a:ext cx="5400040" cy="1471235"/>
                      </a:xfrm>
                      <a:prstGeom prst="rect">
                        <a:avLst/>
                      </a:prstGeom>
                      <a:noFill/>
                      <a:ln w="9525">
                        <a:noFill/>
                        <a:miter lim="800000"/>
                        <a:headEnd/>
                        <a:tailEnd/>
                      </a:ln>
                    </pic:spPr>
                  </pic:pic>
                </a:graphicData>
              </a:graphic>
            </wp:inline>
          </w:drawing>
        </w:r>
      </w:ins>
    </w:p>
    <w:p w:rsidR="00FB6C81" w:rsidRPr="000D4EBA" w:rsidRDefault="00FB6C81" w:rsidP="00FB6C81">
      <w:pPr>
        <w:jc w:val="center"/>
        <w:rPr>
          <w:ins w:id="7891" w:author="paulac" w:date="2013-10-11T16:07:00Z"/>
          <w:bCs/>
          <w:i/>
        </w:rPr>
      </w:pPr>
      <w:ins w:id="7892" w:author="paulac" w:date="2013-10-11T16:07:00Z">
        <w:r w:rsidRPr="000D4EBA">
          <w:rPr>
            <w:bCs/>
            <w:i/>
          </w:rPr>
          <w:t xml:space="preserve">Figura </w:t>
        </w:r>
        <w:r w:rsidR="000D0864" w:rsidRPr="000D0864">
          <w:rPr>
            <w:bCs/>
            <w:i/>
          </w:rPr>
          <w:fldChar w:fldCharType="begin"/>
        </w:r>
        <w:r w:rsidRPr="000D4EBA">
          <w:rPr>
            <w:bCs/>
            <w:i/>
          </w:rPr>
          <w:instrText xml:space="preserve"> SEQ Figura \* ARABIC </w:instrText>
        </w:r>
        <w:r w:rsidR="000D0864" w:rsidRPr="000D0864">
          <w:rPr>
            <w:bCs/>
            <w:i/>
          </w:rPr>
          <w:fldChar w:fldCharType="separate"/>
        </w:r>
      </w:ins>
      <w:ins w:id="7893" w:author="paulac" w:date="2013-10-14T16:04:00Z">
        <w:r w:rsidR="00606511">
          <w:rPr>
            <w:bCs/>
            <w:i/>
            <w:noProof/>
          </w:rPr>
          <w:t>40</w:t>
        </w:r>
      </w:ins>
      <w:ins w:id="7894" w:author="paulac" w:date="2013-10-11T16:07:00Z">
        <w:r w:rsidR="000D0864" w:rsidRPr="000D4EBA">
          <w:fldChar w:fldCharType="end"/>
        </w:r>
        <w:r w:rsidRPr="000D4EBA">
          <w:rPr>
            <w:bCs/>
            <w:i/>
          </w:rPr>
          <w:t xml:space="preserve">. Formulari per </w:t>
        </w:r>
        <w:r>
          <w:rPr>
            <w:bCs/>
            <w:i/>
          </w:rPr>
          <w:t>crear redireccionament de tasques</w:t>
        </w:r>
        <w:r w:rsidRPr="000D4EBA">
          <w:rPr>
            <w:bCs/>
            <w:i/>
          </w:rPr>
          <w:t>.</w:t>
        </w:r>
      </w:ins>
    </w:p>
    <w:p w:rsidR="00FB6C81" w:rsidRPr="000D4EBA" w:rsidRDefault="00FB6C81" w:rsidP="00FB6C81">
      <w:pPr>
        <w:rPr>
          <w:ins w:id="7895" w:author="paulac" w:date="2013-10-11T16:07:00Z"/>
        </w:rPr>
      </w:pPr>
      <w:ins w:id="7896" w:author="paulac" w:date="2013-10-11T16:07:00Z">
        <w:r w:rsidRPr="000D4EBA">
          <w:t>Camps del formulari:</w:t>
        </w:r>
      </w:ins>
    </w:p>
    <w:p w:rsidR="00E21426" w:rsidRDefault="000D0864">
      <w:pPr>
        <w:pStyle w:val="Pargrafdellista"/>
        <w:numPr>
          <w:ilvl w:val="0"/>
          <w:numId w:val="2"/>
        </w:numPr>
        <w:rPr>
          <w:ins w:id="7897" w:author="paulac" w:date="2013-10-11T16:08:00Z"/>
        </w:rPr>
        <w:pPrChange w:id="7898" w:author="paulac" w:date="2013-10-11T16:08:00Z">
          <w:pPr/>
        </w:pPrChange>
      </w:pPr>
      <w:ins w:id="7899" w:author="paulac" w:date="2013-10-11T16:08:00Z">
        <w:r w:rsidRPr="000D0864">
          <w:rPr>
            <w:b/>
            <w:rPrChange w:id="7900" w:author="paulac" w:date="2013-10-11T16:09:00Z">
              <w:rPr>
                <w:color w:val="0000FF" w:themeColor="hyperlink"/>
                <w:u w:val="single"/>
              </w:rPr>
            </w:rPrChange>
          </w:rPr>
          <w:t>Usuari origen</w:t>
        </w:r>
        <w:r w:rsidR="00FB6C81">
          <w:t xml:space="preserve">: usuari </w:t>
        </w:r>
      </w:ins>
      <w:ins w:id="7901" w:author="paulac" w:date="2013-10-11T16:09:00Z">
        <w:r w:rsidR="00F5048D">
          <w:t>origen de les tasques a redireccionar.</w:t>
        </w:r>
      </w:ins>
    </w:p>
    <w:p w:rsidR="00E21426" w:rsidRDefault="000D0864">
      <w:pPr>
        <w:pStyle w:val="Pargrafdellista"/>
        <w:numPr>
          <w:ilvl w:val="0"/>
          <w:numId w:val="2"/>
        </w:numPr>
        <w:rPr>
          <w:ins w:id="7902" w:author="paulac" w:date="2013-10-11T16:08:00Z"/>
        </w:rPr>
        <w:pPrChange w:id="7903" w:author="paulac" w:date="2013-10-11T16:08:00Z">
          <w:pPr/>
        </w:pPrChange>
      </w:pPr>
      <w:ins w:id="7904" w:author="paulac" w:date="2013-10-11T16:08:00Z">
        <w:r w:rsidRPr="000D0864">
          <w:rPr>
            <w:b/>
            <w:rPrChange w:id="7905" w:author="paulac" w:date="2013-10-11T16:09:00Z">
              <w:rPr>
                <w:color w:val="0000FF" w:themeColor="hyperlink"/>
                <w:u w:val="single"/>
              </w:rPr>
            </w:rPrChange>
          </w:rPr>
          <w:t>Usuari destí</w:t>
        </w:r>
        <w:r w:rsidR="00FB6C81">
          <w:t>: usuari que rebrà les tasques.</w:t>
        </w:r>
      </w:ins>
    </w:p>
    <w:p w:rsidR="00E21426" w:rsidRDefault="000D0864">
      <w:pPr>
        <w:pStyle w:val="Pargrafdellista"/>
        <w:numPr>
          <w:ilvl w:val="0"/>
          <w:numId w:val="2"/>
        </w:numPr>
        <w:rPr>
          <w:ins w:id="7906" w:author="paulac" w:date="2013-10-11T16:08:00Z"/>
        </w:rPr>
        <w:pPrChange w:id="7907" w:author="paulac" w:date="2013-10-11T16:08:00Z">
          <w:pPr/>
        </w:pPrChange>
      </w:pPr>
      <w:ins w:id="7908" w:author="paulac" w:date="2013-10-11T16:08:00Z">
        <w:r w:rsidRPr="000D0864">
          <w:rPr>
            <w:b/>
            <w:rPrChange w:id="7909" w:author="paulac" w:date="2013-10-11T16:09:00Z">
              <w:rPr>
                <w:color w:val="0000FF" w:themeColor="hyperlink"/>
                <w:u w:val="single"/>
              </w:rPr>
            </w:rPrChange>
          </w:rPr>
          <w:t>Data inici</w:t>
        </w:r>
        <w:r w:rsidR="00FB6C81">
          <w:t>: data d’inici del redireccionament.</w:t>
        </w:r>
      </w:ins>
    </w:p>
    <w:p w:rsidR="00E21426" w:rsidRDefault="000D0864">
      <w:pPr>
        <w:pStyle w:val="Pargrafdellista"/>
        <w:numPr>
          <w:ilvl w:val="0"/>
          <w:numId w:val="2"/>
        </w:numPr>
        <w:pPrChange w:id="7910" w:author="paulac" w:date="2013-10-11T16:08:00Z">
          <w:pPr/>
        </w:pPrChange>
      </w:pPr>
      <w:ins w:id="7911" w:author="paulac" w:date="2013-10-11T16:08:00Z">
        <w:r w:rsidRPr="000D0864">
          <w:rPr>
            <w:b/>
            <w:rPrChange w:id="7912" w:author="paulac" w:date="2013-10-11T16:09:00Z">
              <w:rPr>
                <w:color w:val="0000FF" w:themeColor="hyperlink"/>
                <w:u w:val="single"/>
              </w:rPr>
            </w:rPrChange>
          </w:rPr>
          <w:t>Data fi</w:t>
        </w:r>
        <w:r w:rsidR="00FB6C81">
          <w:t>: data final del redireccionament.</w:t>
        </w:r>
      </w:ins>
    </w:p>
    <w:p w:rsidR="007123E6" w:rsidRDefault="007123E6" w:rsidP="00C8237A">
      <w:pPr>
        <w:pStyle w:val="Ttol2"/>
      </w:pPr>
      <w:bookmarkStart w:id="7913" w:name="_Toc252373437"/>
      <w:bookmarkStart w:id="7914" w:name="_Toc253999454"/>
      <w:bookmarkStart w:id="7915" w:name="_Toc369593094"/>
      <w:r w:rsidRPr="007123E6">
        <w:t xml:space="preserve">Definició </w:t>
      </w:r>
      <w:ins w:id="7916" w:author="paulac" w:date="2013-10-11T16:10:00Z">
        <w:r w:rsidR="008A1E6D">
          <w:t xml:space="preserve">de </w:t>
        </w:r>
      </w:ins>
      <w:r w:rsidRPr="007123E6">
        <w:t>procés</w:t>
      </w:r>
      <w:bookmarkEnd w:id="7913"/>
      <w:bookmarkEnd w:id="7914"/>
      <w:bookmarkEnd w:id="7915"/>
    </w:p>
    <w:p w:rsidR="000A5F15" w:rsidRPr="000A5F15" w:rsidRDefault="000A5F15" w:rsidP="000A5F15">
      <w:r>
        <w:t xml:space="preserve">Una definició de procés és l’arxiu del flux (arxiu .par) juntament amb tot el que l’envolta (tasques, variables, terminis, etc.). Per accedir a la configuració de les definicions de procés, podem anar-hi des de l’opció que hi ha dins “Tipus d’expedient” (Veure apartat </w:t>
      </w:r>
      <w:fldSimple w:instr=" REF _Ref260048460 \r \h  \* MERGEFORMAT ">
        <w:ins w:id="7917" w:author="paulac" w:date="2013-10-10T13:09:00Z">
          <w:r w:rsidR="000D0864" w:rsidRPr="000D0864">
            <w:rPr>
              <w:i/>
              <w:rPrChange w:id="7918" w:author="paulac" w:date="2013-10-10T13:09:00Z">
                <w:rPr>
                  <w:rFonts w:asciiTheme="majorHAnsi" w:eastAsiaTheme="majorEastAsia" w:hAnsiTheme="majorHAnsi" w:cstheme="majorBidi"/>
                  <w:b/>
                  <w:bCs/>
                  <w:i/>
                  <w:iCs/>
                  <w:color w:val="0000FF" w:themeColor="hyperlink"/>
                  <w:u w:val="single"/>
                </w:rPr>
              </w:rPrChange>
            </w:rPr>
            <w:t>5.1.2.3</w:t>
          </w:r>
        </w:ins>
        <w:del w:id="7919" w:author="paulac" w:date="2013-10-10T13:09:00Z">
          <w:r w:rsidR="00C6521E" w:rsidRPr="00C6521E" w:rsidDel="00EF3840">
            <w:rPr>
              <w:i/>
            </w:rPr>
            <w:delText>5.1.2.3</w:delText>
          </w:r>
        </w:del>
      </w:fldSimple>
      <w:r>
        <w:rPr>
          <w:i/>
        </w:rPr>
        <w:t xml:space="preserve"> </w:t>
      </w:r>
      <w:fldSimple w:instr=" REF _Ref260048463 \h  \* MERGEFORMAT ">
        <w:ins w:id="7920" w:author="paulac" w:date="2013-10-10T13:09:00Z">
          <w:r w:rsidR="000D0864" w:rsidRPr="000D0864">
            <w:rPr>
              <w:i/>
              <w:rPrChange w:id="7921" w:author="paulac" w:date="2013-10-10T13:09:00Z">
                <w:rPr>
                  <w:rFonts w:asciiTheme="majorHAnsi" w:eastAsiaTheme="majorEastAsia" w:hAnsiTheme="majorHAnsi" w:cstheme="majorBidi"/>
                  <w:b/>
                  <w:bCs/>
                  <w:i/>
                  <w:iCs/>
                  <w:color w:val="0000FF" w:themeColor="hyperlink"/>
                  <w:u w:val="single"/>
                </w:rPr>
              </w:rPrChange>
            </w:rPr>
            <w:t>Definicions de procés</w:t>
          </w:r>
        </w:ins>
        <w:del w:id="7922" w:author="paulac" w:date="2013-10-10T13:09:00Z">
          <w:r w:rsidR="00C6521E" w:rsidRPr="00C6521E" w:rsidDel="00EF3840">
            <w:rPr>
              <w:i/>
            </w:rPr>
            <w:delText>Definicions de procés</w:delText>
          </w:r>
        </w:del>
      </w:fldSimple>
      <w:r>
        <w:t xml:space="preserve">) o bé des del menú “Disseny → Definicions de procés” (Veure </w:t>
      </w:r>
      <w:fldSimple w:instr=" REF _Ref260048672 \h  \* MERGEFORMAT ">
        <w:ins w:id="7923" w:author="paulac" w:date="2013-10-14T16:07:00Z">
          <w:r w:rsidR="000D0864" w:rsidRPr="000D0864">
            <w:rPr>
              <w:i/>
              <w:rPrChange w:id="7924" w:author="paulac" w:date="2013-10-14T16:07:00Z">
                <w:rPr>
                  <w:color w:val="0000FF" w:themeColor="hyperlink"/>
                  <w:u w:val="single"/>
                </w:rPr>
              </w:rPrChange>
            </w:rPr>
            <w:t xml:space="preserve">Figura </w:t>
          </w:r>
          <w:r w:rsidR="000D0864" w:rsidRPr="000D0864">
            <w:rPr>
              <w:i/>
              <w:noProof/>
              <w:rPrChange w:id="7925" w:author="paulac" w:date="2013-10-14T16:07:00Z">
                <w:rPr>
                  <w:noProof/>
                  <w:color w:val="0000FF" w:themeColor="hyperlink"/>
                  <w:u w:val="single"/>
                </w:rPr>
              </w:rPrChange>
            </w:rPr>
            <w:t>41</w:t>
          </w:r>
        </w:ins>
        <w:del w:id="7926" w:author="paulac" w:date="2013-10-09T15:49:00Z">
          <w:r w:rsidR="00C6521E" w:rsidRPr="00C6521E" w:rsidDel="00361A6D">
            <w:rPr>
              <w:i/>
            </w:rPr>
            <w:delText xml:space="preserve">Figura </w:delText>
          </w:r>
          <w:r w:rsidR="00C6521E" w:rsidRPr="00C6521E" w:rsidDel="00361A6D">
            <w:rPr>
              <w:i/>
              <w:noProof/>
            </w:rPr>
            <w:delText>25</w:delText>
          </w:r>
        </w:del>
      </w:fldSimple>
      <w:r>
        <w:t>).</w:t>
      </w:r>
    </w:p>
    <w:p w:rsidR="000A5F15" w:rsidRDefault="00E21426" w:rsidP="000A5F15">
      <w:pPr>
        <w:keepNext/>
        <w:jc w:val="center"/>
      </w:pPr>
      <w:ins w:id="7927" w:author="paulac" w:date="2013-10-11T16:12:00Z">
        <w:r>
          <w:rPr>
            <w:noProof/>
            <w:lang w:val="es-ES" w:eastAsia="es-ES"/>
            <w:rPrChange w:id="7928" w:author="Unknown">
              <w:rPr>
                <w:noProof/>
                <w:color w:val="0000FF" w:themeColor="hyperlink"/>
                <w:u w:val="single"/>
                <w:lang w:val="es-ES" w:eastAsia="es-ES"/>
              </w:rPr>
            </w:rPrChange>
          </w:rPr>
          <w:drawing>
            <wp:inline distT="0" distB="0" distL="0" distR="0">
              <wp:extent cx="2133600" cy="1733550"/>
              <wp:effectExtent l="0" t="0" r="0" b="0"/>
              <wp:docPr id="134" name="Imatge 34" descr="C:\DOCUME~1\paulac\CONFIG~1\Temp\SNAGHTML160fba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DOCUME~1\paulac\CONFIG~1\Temp\SNAGHTML160fba1d.PNG"/>
                      <pic:cNvPicPr>
                        <a:picLocks noChangeAspect="1" noChangeArrowheads="1"/>
                      </pic:cNvPicPr>
                    </pic:nvPicPr>
                    <pic:blipFill>
                      <a:blip r:embed="rId72"/>
                      <a:srcRect/>
                      <a:stretch>
                        <a:fillRect/>
                      </a:stretch>
                    </pic:blipFill>
                    <pic:spPr bwMode="auto">
                      <a:xfrm>
                        <a:off x="0" y="0"/>
                        <a:ext cx="2133600" cy="1733550"/>
                      </a:xfrm>
                      <a:prstGeom prst="rect">
                        <a:avLst/>
                      </a:prstGeom>
                      <a:noFill/>
                      <a:ln w="9525">
                        <a:noFill/>
                        <a:miter lim="800000"/>
                        <a:headEnd/>
                        <a:tailEnd/>
                      </a:ln>
                    </pic:spPr>
                  </pic:pic>
                </a:graphicData>
              </a:graphic>
            </wp:inline>
          </w:drawing>
        </w:r>
      </w:ins>
      <w:del w:id="7929" w:author="paulac" w:date="2013-10-11T16:12:00Z">
        <w:r w:rsidR="000D0864" w:rsidRPr="000D0864">
          <w:rPr>
            <w:noProof/>
            <w:lang w:eastAsia="ca-ES"/>
          </w:rPr>
          <w:pict>
            <v:shape id="_x0000_s1066" type="#_x0000_t32" style="position:absolute;left:0;text-align:left;margin-left:106.95pt;margin-top:53.25pt;width:43.5pt;height:0;z-index:251678720;mso-position-horizontal-relative:text;mso-position-vertical-relative:text" o:connectortype="straight" strokecolor="#c0504d" strokeweight="2.25pt">
              <v:stroke endarrow="block"/>
            </v:shape>
          </w:pict>
        </w:r>
        <w:r>
          <w:rPr>
            <w:noProof/>
            <w:lang w:val="es-ES" w:eastAsia="es-ES"/>
            <w:rPrChange w:id="7930" w:author="Unknown">
              <w:rPr>
                <w:noProof/>
                <w:color w:val="0000FF" w:themeColor="hyperlink"/>
                <w:u w:val="single"/>
                <w:lang w:val="es-ES" w:eastAsia="es-ES"/>
              </w:rPr>
            </w:rPrChange>
          </w:rPr>
          <w:drawing>
            <wp:inline distT="0" distB="0" distL="0" distR="0">
              <wp:extent cx="1781175" cy="1304925"/>
              <wp:effectExtent l="19050" t="0" r="9525" b="0"/>
              <wp:docPr id="50"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1"/>
                      <pic:cNvPicPr>
                        <a:picLocks noChangeAspect="1" noChangeArrowheads="1"/>
                      </pic:cNvPicPr>
                    </pic:nvPicPr>
                    <pic:blipFill>
                      <a:blip r:embed="rId73" cstate="print"/>
                      <a:srcRect/>
                      <a:stretch>
                        <a:fillRect/>
                      </a:stretch>
                    </pic:blipFill>
                    <pic:spPr bwMode="auto">
                      <a:xfrm>
                        <a:off x="0" y="0"/>
                        <a:ext cx="1781175" cy="1304925"/>
                      </a:xfrm>
                      <a:prstGeom prst="rect">
                        <a:avLst/>
                      </a:prstGeom>
                      <a:noFill/>
                      <a:ln w="9525">
                        <a:noFill/>
                        <a:miter lim="800000"/>
                        <a:headEnd/>
                        <a:tailEnd/>
                      </a:ln>
                    </pic:spPr>
                  </pic:pic>
                </a:graphicData>
              </a:graphic>
            </wp:inline>
          </w:drawing>
        </w:r>
      </w:del>
    </w:p>
    <w:p w:rsidR="000A5F15" w:rsidRPr="000A5F15" w:rsidRDefault="000A5F15" w:rsidP="009242E7">
      <w:pPr>
        <w:pStyle w:val="Llegenda"/>
      </w:pPr>
      <w:bookmarkStart w:id="7931" w:name="_Ref260048672"/>
      <w:r>
        <w:t xml:space="preserve">Figura </w:t>
      </w:r>
      <w:fldSimple w:instr=" SEQ Figura \* ARABIC ">
        <w:ins w:id="7932" w:author="paulac" w:date="2013-10-14T16:05:00Z">
          <w:r w:rsidR="00606511">
            <w:rPr>
              <w:noProof/>
            </w:rPr>
            <w:t>41</w:t>
          </w:r>
        </w:ins>
        <w:ins w:id="7933" w:author="sion" w:date="2013-09-19T17:54:00Z">
          <w:del w:id="7934" w:author="paulac" w:date="2013-10-10T13:09:00Z">
            <w:r w:rsidR="008D6167" w:rsidDel="00EF3840">
              <w:rPr>
                <w:noProof/>
              </w:rPr>
              <w:delText>31</w:delText>
            </w:r>
          </w:del>
        </w:ins>
        <w:del w:id="7935" w:author="paulac" w:date="2013-10-10T13:09:00Z">
          <w:r w:rsidR="00C6521E" w:rsidDel="00EF3840">
            <w:rPr>
              <w:noProof/>
            </w:rPr>
            <w:delText>25</w:delText>
          </w:r>
        </w:del>
      </w:fldSimple>
      <w:bookmarkEnd w:id="7931"/>
      <w:r>
        <w:t>. Accés a l’opció de definicions de procés.</w:t>
      </w:r>
    </w:p>
    <w:p w:rsidR="007123E6" w:rsidRPr="007123E6" w:rsidRDefault="007123E6" w:rsidP="005B4EFB">
      <w:pPr>
        <w:pStyle w:val="Ttol3"/>
      </w:pPr>
      <w:bookmarkStart w:id="7936" w:name="_Toc253999455"/>
      <w:bookmarkStart w:id="7937" w:name="_Ref260127191"/>
      <w:bookmarkStart w:id="7938" w:name="_Ref260127195"/>
      <w:bookmarkStart w:id="7939" w:name="_Toc369593095"/>
      <w:r w:rsidRPr="007123E6">
        <w:t>Desplegament</w:t>
      </w:r>
      <w:bookmarkEnd w:id="7936"/>
      <w:bookmarkEnd w:id="7937"/>
      <w:bookmarkEnd w:id="7938"/>
      <w:bookmarkEnd w:id="7939"/>
    </w:p>
    <w:p w:rsidR="007123E6" w:rsidRDefault="005B4EFB" w:rsidP="007123E6">
      <w:bookmarkStart w:id="7940" w:name="_Toc252373445"/>
      <w:r>
        <w:t>Per a desplegar una definició de procés, s’ha de fer dins d’un Tipus d’expedient</w:t>
      </w:r>
      <w:r w:rsidR="000A5F15">
        <w:t xml:space="preserve"> ja que una definició de procés correspon a un tipus d’expedient</w:t>
      </w:r>
      <w:r>
        <w:t xml:space="preserve"> (Veure apartat </w:t>
      </w:r>
      <w:fldSimple w:instr=" REF _Ref260048029 \r \h  \* MERGEFORMAT ">
        <w:ins w:id="7941" w:author="paulac" w:date="2013-10-10T13:09:00Z">
          <w:r w:rsidR="000D0864" w:rsidRPr="000D0864">
            <w:rPr>
              <w:i/>
              <w:rPrChange w:id="7942" w:author="paulac" w:date="2013-10-10T13:09:00Z">
                <w:rPr>
                  <w:rFonts w:asciiTheme="majorHAnsi" w:eastAsiaTheme="majorEastAsia" w:hAnsiTheme="majorHAnsi" w:cstheme="majorBidi"/>
                  <w:b/>
                  <w:bCs/>
                  <w:i/>
                  <w:iCs/>
                  <w:color w:val="0000FF" w:themeColor="hyperlink"/>
                  <w:u w:val="single"/>
                </w:rPr>
              </w:rPrChange>
            </w:rPr>
            <w:t>5.1.2.3</w:t>
          </w:r>
        </w:ins>
        <w:del w:id="7943" w:author="paulac" w:date="2013-10-10T13:09:00Z">
          <w:r w:rsidR="00C6521E" w:rsidRPr="00C6521E" w:rsidDel="00EF3840">
            <w:rPr>
              <w:i/>
            </w:rPr>
            <w:delText>5.1.2.3</w:delText>
          </w:r>
        </w:del>
      </w:fldSimple>
      <w:r>
        <w:rPr>
          <w:i/>
        </w:rPr>
        <w:t xml:space="preserve">. </w:t>
      </w:r>
      <w:fldSimple w:instr=" REF _Ref260048032 \h  \* MERGEFORMAT ">
        <w:ins w:id="7944" w:author="paulac" w:date="2013-10-10T13:09:00Z">
          <w:r w:rsidR="000D0864" w:rsidRPr="000D0864">
            <w:rPr>
              <w:i/>
              <w:rPrChange w:id="7945" w:author="paulac" w:date="2013-10-10T13:09:00Z">
                <w:rPr>
                  <w:rFonts w:asciiTheme="majorHAnsi" w:eastAsiaTheme="majorEastAsia" w:hAnsiTheme="majorHAnsi" w:cstheme="majorBidi"/>
                  <w:b/>
                  <w:bCs/>
                  <w:i/>
                  <w:iCs/>
                  <w:color w:val="0000FF" w:themeColor="hyperlink"/>
                  <w:u w:val="single"/>
                </w:rPr>
              </w:rPrChange>
            </w:rPr>
            <w:t>Definicions de procés</w:t>
          </w:r>
        </w:ins>
        <w:del w:id="7946" w:author="paulac" w:date="2013-10-10T13:09:00Z">
          <w:r w:rsidR="00C6521E" w:rsidRPr="00C6521E" w:rsidDel="00EF3840">
            <w:rPr>
              <w:i/>
            </w:rPr>
            <w:delText>Definicions de procés</w:delText>
          </w:r>
        </w:del>
      </w:fldSimple>
      <w:r>
        <w:t>).</w:t>
      </w:r>
    </w:p>
    <w:p w:rsidR="00133DBC" w:rsidRPr="007123E6" w:rsidRDefault="00133DBC" w:rsidP="00133DBC">
      <w:pPr>
        <w:pStyle w:val="Ttol3"/>
      </w:pPr>
      <w:bookmarkStart w:id="7947" w:name="_Toc369593096"/>
      <w:r>
        <w:lastRenderedPageBreak/>
        <w:t>Visualització i modificació de la definició de procés</w:t>
      </w:r>
      <w:bookmarkEnd w:id="7947"/>
    </w:p>
    <w:p w:rsidR="007123E6" w:rsidRDefault="007123E6" w:rsidP="00133DBC">
      <w:r w:rsidRPr="007123E6">
        <w:t xml:space="preserve">Una vegada tenim desplegat l’arxiu per a la definició de procés </w:t>
      </w:r>
      <w:r w:rsidR="00133DBC">
        <w:t>podem accedir</w:t>
      </w:r>
      <w:ins w:id="7948" w:author="paulac" w:date="2013-10-11T16:13:00Z">
        <w:r w:rsidR="00DD003B">
          <w:t>-hi</w:t>
        </w:r>
      </w:ins>
      <w:r w:rsidR="00133DBC">
        <w:t xml:space="preserve"> per visualitzar o editar les diferents opcions de la definició de procés: detalls, tasques, variables, documents, </w:t>
      </w:r>
      <w:del w:id="7949" w:author="paulac" w:date="2013-10-11T16:29:00Z">
        <w:r w:rsidR="00133DBC" w:rsidDel="003719C1">
          <w:delText xml:space="preserve">enumeracions, </w:delText>
        </w:r>
      </w:del>
      <w:r w:rsidR="00133DBC">
        <w:t>terminis</w:t>
      </w:r>
      <w:ins w:id="7950" w:author="paulac" w:date="2013-10-11T16:28:00Z">
        <w:r w:rsidR="003719C1">
          <w:t>,</w:t>
        </w:r>
      </w:ins>
      <w:ins w:id="7951" w:author="paulac" w:date="2013-10-11T16:29:00Z">
        <w:r w:rsidR="00953EF5">
          <w:t xml:space="preserve"> agrupacions,</w:t>
        </w:r>
      </w:ins>
      <w:ins w:id="7952" w:author="paulac" w:date="2013-10-11T16:28:00Z">
        <w:r w:rsidR="003719C1">
          <w:t xml:space="preserve"> accions</w:t>
        </w:r>
      </w:ins>
      <w:r w:rsidR="00133DBC">
        <w:t xml:space="preserve"> i recursos. </w:t>
      </w:r>
    </w:p>
    <w:p w:rsidR="00133DBC" w:rsidRDefault="00133DBC" w:rsidP="00133DBC">
      <w:pPr>
        <w:pStyle w:val="Ttol4"/>
      </w:pPr>
      <w:bookmarkStart w:id="7953" w:name="_Toc369593097"/>
      <w:r>
        <w:t>Detalls</w:t>
      </w:r>
      <w:bookmarkEnd w:id="7953"/>
    </w:p>
    <w:p w:rsidR="00133DBC" w:rsidRPr="00133DBC" w:rsidDel="00953EF5" w:rsidRDefault="00133DBC" w:rsidP="00133DBC">
      <w:pPr>
        <w:rPr>
          <w:del w:id="7954" w:author="paulac" w:date="2013-10-11T16:30:00Z"/>
        </w:rPr>
      </w:pPr>
      <w:r>
        <w:t>En aquesta pipella es troben tots els detalls de la definició de procés: l’identificador, el codi, el nom, la versió</w:t>
      </w:r>
      <w:r w:rsidR="00363725">
        <w:t>, el tipus d’expedient al qual correspon</w:t>
      </w:r>
      <w:r>
        <w:t xml:space="preserve"> i el dia de creació dins Helium (Veure </w:t>
      </w:r>
      <w:fldSimple w:instr=" REF _Ref260049046 \h  \* MERGEFORMAT ">
        <w:ins w:id="7955" w:author="paulac" w:date="2013-10-14T16:14:00Z">
          <w:r w:rsidR="000D0864" w:rsidRPr="000D0864">
            <w:rPr>
              <w:i/>
              <w:rPrChange w:id="7956" w:author="paulac" w:date="2013-10-14T16:14:00Z">
                <w:rPr>
                  <w:color w:val="0000FF" w:themeColor="hyperlink"/>
                  <w:u w:val="single"/>
                </w:rPr>
              </w:rPrChange>
            </w:rPr>
            <w:t xml:space="preserve">Figura </w:t>
          </w:r>
          <w:r w:rsidR="000D0864" w:rsidRPr="000D0864">
            <w:rPr>
              <w:i/>
              <w:noProof/>
              <w:rPrChange w:id="7957" w:author="paulac" w:date="2013-10-14T16:14:00Z">
                <w:rPr>
                  <w:noProof/>
                  <w:color w:val="0000FF" w:themeColor="hyperlink"/>
                  <w:u w:val="single"/>
                </w:rPr>
              </w:rPrChange>
            </w:rPr>
            <w:t>42</w:t>
          </w:r>
        </w:ins>
        <w:del w:id="7958" w:author="paulac" w:date="2013-10-09T15:49:00Z">
          <w:r w:rsidR="00C6521E" w:rsidRPr="00C6521E" w:rsidDel="00361A6D">
            <w:rPr>
              <w:i/>
            </w:rPr>
            <w:delText xml:space="preserve">Figura </w:delText>
          </w:r>
          <w:r w:rsidR="00C6521E" w:rsidRPr="00C6521E" w:rsidDel="00361A6D">
            <w:rPr>
              <w:i/>
              <w:noProof/>
            </w:rPr>
            <w:delText>26</w:delText>
          </w:r>
        </w:del>
      </w:fldSimple>
      <w:r>
        <w:t>).</w:t>
      </w:r>
    </w:p>
    <w:p w:rsidR="007123E6" w:rsidRPr="007123E6" w:rsidDel="00953EF5" w:rsidRDefault="007123E6" w:rsidP="007123E6">
      <w:pPr>
        <w:rPr>
          <w:del w:id="7959" w:author="paulac" w:date="2013-10-11T16:30:00Z"/>
        </w:rPr>
      </w:pPr>
    </w:p>
    <w:p w:rsidR="007123E6" w:rsidRPr="007123E6" w:rsidRDefault="007123E6" w:rsidP="007123E6">
      <w:pPr>
        <w:rPr>
          <w:lang w:val="es-ES"/>
        </w:rPr>
      </w:pPr>
    </w:p>
    <w:p w:rsidR="00133DBC" w:rsidRDefault="007123E6" w:rsidP="00133DBC">
      <w:pPr>
        <w:keepNext/>
        <w:jc w:val="center"/>
      </w:pPr>
      <w:r w:rsidRPr="007123E6">
        <w:rPr>
          <w:noProof/>
          <w:lang w:val="es-ES" w:eastAsia="es-ES"/>
        </w:rPr>
        <w:drawing>
          <wp:inline distT="0" distB="0" distL="0" distR="0">
            <wp:extent cx="3530478" cy="2124075"/>
            <wp:effectExtent l="19050" t="0" r="0" b="0"/>
            <wp:docPr id="147"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8"/>
                    <pic:cNvPicPr>
                      <a:picLocks noChangeAspect="1" noChangeArrowheads="1"/>
                    </pic:cNvPicPr>
                  </pic:nvPicPr>
                  <pic:blipFill>
                    <a:blip r:embed="rId74" cstate="print"/>
                    <a:stretch>
                      <a:fillRect/>
                    </a:stretch>
                  </pic:blipFill>
                  <pic:spPr bwMode="auto">
                    <a:xfrm>
                      <a:off x="0" y="0"/>
                      <a:ext cx="3530478" cy="2124075"/>
                    </a:xfrm>
                    <a:prstGeom prst="rect">
                      <a:avLst/>
                    </a:prstGeom>
                    <a:noFill/>
                    <a:ln w="9525">
                      <a:noFill/>
                      <a:miter lim="800000"/>
                      <a:headEnd/>
                      <a:tailEnd/>
                    </a:ln>
                  </pic:spPr>
                </pic:pic>
              </a:graphicData>
            </a:graphic>
          </wp:inline>
        </w:drawing>
      </w:r>
    </w:p>
    <w:p w:rsidR="007123E6" w:rsidRPr="007123E6" w:rsidRDefault="00133DBC" w:rsidP="009242E7">
      <w:pPr>
        <w:pStyle w:val="Llegenda"/>
      </w:pPr>
      <w:bookmarkStart w:id="7960" w:name="_Ref260049046"/>
      <w:r>
        <w:t xml:space="preserve">Figura </w:t>
      </w:r>
      <w:fldSimple w:instr=" SEQ Figura \* ARABIC ">
        <w:ins w:id="7961" w:author="paulac" w:date="2013-10-14T16:13:00Z">
          <w:r w:rsidR="004C4FB6">
            <w:rPr>
              <w:noProof/>
            </w:rPr>
            <w:t>42</w:t>
          </w:r>
        </w:ins>
        <w:ins w:id="7962" w:author="sion" w:date="2013-09-19T17:54:00Z">
          <w:del w:id="7963" w:author="paulac" w:date="2013-10-10T13:09:00Z">
            <w:r w:rsidR="008D6167" w:rsidDel="00EF3840">
              <w:rPr>
                <w:noProof/>
              </w:rPr>
              <w:delText>32</w:delText>
            </w:r>
          </w:del>
        </w:ins>
        <w:del w:id="7964" w:author="paulac" w:date="2013-10-10T13:09:00Z">
          <w:r w:rsidR="00C6521E" w:rsidDel="00EF3840">
            <w:rPr>
              <w:noProof/>
            </w:rPr>
            <w:delText>26</w:delText>
          </w:r>
        </w:del>
      </w:fldSimple>
      <w:bookmarkEnd w:id="7960"/>
      <w:r>
        <w:t>. Detalls d’una definició de procés.</w:t>
      </w:r>
    </w:p>
    <w:p w:rsidR="007123E6" w:rsidRPr="007123E6" w:rsidRDefault="007123E6" w:rsidP="00133DBC">
      <w:pPr>
        <w:pStyle w:val="Ttol4"/>
      </w:pPr>
      <w:bookmarkStart w:id="7965" w:name="_Toc253999456"/>
      <w:bookmarkStart w:id="7966" w:name="_Toc369593098"/>
      <w:r w:rsidRPr="007123E6">
        <w:t>Tasques</w:t>
      </w:r>
      <w:bookmarkEnd w:id="7940"/>
      <w:bookmarkEnd w:id="7965"/>
      <w:bookmarkEnd w:id="7966"/>
    </w:p>
    <w:p w:rsidR="007123E6" w:rsidRPr="007123E6" w:rsidRDefault="007123E6" w:rsidP="007123E6">
      <w:r w:rsidRPr="007123E6">
        <w:t>Les tasques queden definides pel nom del node jBPM. Helium permet definir la descripció i informació de la tasca,</w:t>
      </w:r>
      <w:r w:rsidR="00133DBC">
        <w:t xml:space="preserve"> les</w:t>
      </w:r>
      <w:r w:rsidRPr="007123E6">
        <w:t xml:space="preserve"> variables, </w:t>
      </w:r>
      <w:r w:rsidR="00133DBC">
        <w:t xml:space="preserve">els </w:t>
      </w:r>
      <w:r w:rsidRPr="007123E6">
        <w:t xml:space="preserve">documents i </w:t>
      </w:r>
      <w:r w:rsidR="00133DBC">
        <w:t xml:space="preserve">les </w:t>
      </w:r>
      <w:r w:rsidRPr="007123E6">
        <w:t>signatures associades</w:t>
      </w:r>
      <w:r w:rsidR="004A6367">
        <w:t xml:space="preserve"> (Veure </w:t>
      </w:r>
      <w:fldSimple w:instr=" REF _Ref260049995 \h  \* MERGEFORMAT ">
        <w:ins w:id="7967" w:author="paulac" w:date="2013-10-14T16:13:00Z">
          <w:r w:rsidR="000D0864" w:rsidRPr="000D0864">
            <w:rPr>
              <w:i/>
              <w:rPrChange w:id="7968" w:author="paulac" w:date="2013-10-14T16:13:00Z">
                <w:rPr>
                  <w:color w:val="0000FF" w:themeColor="hyperlink"/>
                  <w:u w:val="single"/>
                </w:rPr>
              </w:rPrChange>
            </w:rPr>
            <w:t xml:space="preserve">Figura </w:t>
          </w:r>
          <w:r w:rsidR="000D0864" w:rsidRPr="000D0864">
            <w:rPr>
              <w:i/>
              <w:noProof/>
              <w:rPrChange w:id="7969" w:author="paulac" w:date="2013-10-14T16:13:00Z">
                <w:rPr>
                  <w:noProof/>
                  <w:color w:val="0000FF" w:themeColor="hyperlink"/>
                  <w:u w:val="single"/>
                </w:rPr>
              </w:rPrChange>
            </w:rPr>
            <w:t>43</w:t>
          </w:r>
        </w:ins>
        <w:del w:id="7970" w:author="paulac" w:date="2013-10-09T15:49:00Z">
          <w:r w:rsidR="00C6521E" w:rsidRPr="00C6521E" w:rsidDel="00361A6D">
            <w:rPr>
              <w:i/>
            </w:rPr>
            <w:delText xml:space="preserve">Figura </w:delText>
          </w:r>
          <w:r w:rsidR="00C6521E" w:rsidRPr="00C6521E" w:rsidDel="00361A6D">
            <w:rPr>
              <w:i/>
              <w:noProof/>
            </w:rPr>
            <w:delText>27</w:delText>
          </w:r>
        </w:del>
      </w:fldSimple>
      <w:r w:rsidR="004A6367">
        <w:t>)</w:t>
      </w:r>
      <w:r w:rsidRPr="007123E6">
        <w:t>.</w:t>
      </w:r>
    </w:p>
    <w:p w:rsidR="004A6367" w:rsidRDefault="00E21426" w:rsidP="004A6367">
      <w:pPr>
        <w:keepNext/>
        <w:jc w:val="center"/>
      </w:pPr>
      <w:ins w:id="7971" w:author="paulac" w:date="2013-10-11T16:34:00Z">
        <w:r>
          <w:rPr>
            <w:noProof/>
            <w:lang w:val="es-ES" w:eastAsia="es-ES"/>
            <w:rPrChange w:id="7972" w:author="Unknown">
              <w:rPr>
                <w:noProof/>
                <w:color w:val="0000FF" w:themeColor="hyperlink"/>
                <w:u w:val="single"/>
                <w:lang w:val="es-ES" w:eastAsia="es-ES"/>
              </w:rPr>
            </w:rPrChange>
          </w:rPr>
          <w:drawing>
            <wp:inline distT="0" distB="0" distL="0" distR="0">
              <wp:extent cx="5400040" cy="1825597"/>
              <wp:effectExtent l="19050" t="0" r="0" b="0"/>
              <wp:docPr id="137" name="Imat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5"/>
                      <a:srcRect/>
                      <a:stretch>
                        <a:fillRect/>
                      </a:stretch>
                    </pic:blipFill>
                    <pic:spPr bwMode="auto">
                      <a:xfrm>
                        <a:off x="0" y="0"/>
                        <a:ext cx="5400040" cy="1825597"/>
                      </a:xfrm>
                      <a:prstGeom prst="rect">
                        <a:avLst/>
                      </a:prstGeom>
                      <a:noFill/>
                      <a:ln w="9525">
                        <a:noFill/>
                        <a:miter lim="800000"/>
                        <a:headEnd/>
                        <a:tailEnd/>
                      </a:ln>
                    </pic:spPr>
                  </pic:pic>
                </a:graphicData>
              </a:graphic>
            </wp:inline>
          </w:drawing>
        </w:r>
      </w:ins>
      <w:del w:id="7973" w:author="paulac" w:date="2013-10-11T16:34:00Z">
        <w:r>
          <w:rPr>
            <w:noProof/>
            <w:lang w:val="es-ES" w:eastAsia="es-ES"/>
            <w:rPrChange w:id="7974" w:author="Unknown">
              <w:rPr>
                <w:noProof/>
                <w:color w:val="0000FF" w:themeColor="hyperlink"/>
                <w:u w:val="single"/>
                <w:lang w:val="es-ES" w:eastAsia="es-ES"/>
              </w:rPr>
            </w:rPrChange>
          </w:rPr>
          <w:drawing>
            <wp:inline distT="0" distB="0" distL="0" distR="0">
              <wp:extent cx="4984205" cy="1295400"/>
              <wp:effectExtent l="19050" t="0" r="6895" b="0"/>
              <wp:docPr id="148" name="Imagen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76" cstate="print"/>
                      <a:stretch>
                        <a:fillRect/>
                      </a:stretch>
                    </pic:blipFill>
                    <pic:spPr bwMode="auto">
                      <a:xfrm>
                        <a:off x="0" y="0"/>
                        <a:ext cx="4984205" cy="1295400"/>
                      </a:xfrm>
                      <a:prstGeom prst="rect">
                        <a:avLst/>
                      </a:prstGeom>
                      <a:noFill/>
                      <a:ln w="9525">
                        <a:noFill/>
                        <a:miter lim="800000"/>
                        <a:headEnd/>
                        <a:tailEnd/>
                      </a:ln>
                    </pic:spPr>
                  </pic:pic>
                </a:graphicData>
              </a:graphic>
            </wp:inline>
          </w:drawing>
        </w:r>
      </w:del>
    </w:p>
    <w:p w:rsidR="007123E6" w:rsidRPr="007123E6" w:rsidRDefault="004A6367" w:rsidP="009242E7">
      <w:pPr>
        <w:pStyle w:val="Llegenda"/>
      </w:pPr>
      <w:bookmarkStart w:id="7975" w:name="_Ref260049995"/>
      <w:r>
        <w:t xml:space="preserve">Figura </w:t>
      </w:r>
      <w:fldSimple w:instr=" SEQ Figura \* ARABIC ">
        <w:ins w:id="7976" w:author="paulac" w:date="2013-10-14T16:13:00Z">
          <w:r w:rsidR="004C4FB6">
            <w:rPr>
              <w:noProof/>
            </w:rPr>
            <w:t>43</w:t>
          </w:r>
        </w:ins>
        <w:ins w:id="7977" w:author="sion" w:date="2013-09-19T17:54:00Z">
          <w:del w:id="7978" w:author="paulac" w:date="2013-10-10T13:09:00Z">
            <w:r w:rsidR="008D6167" w:rsidDel="00EF3840">
              <w:rPr>
                <w:noProof/>
              </w:rPr>
              <w:delText>33</w:delText>
            </w:r>
          </w:del>
        </w:ins>
        <w:del w:id="7979" w:author="paulac" w:date="2013-10-10T13:09:00Z">
          <w:r w:rsidR="00C6521E" w:rsidDel="00EF3840">
            <w:rPr>
              <w:noProof/>
            </w:rPr>
            <w:delText>27</w:delText>
          </w:r>
        </w:del>
      </w:fldSimple>
      <w:bookmarkEnd w:id="7975"/>
      <w:r>
        <w:t>. Visualització de tasques d’una definició de procés.</w:t>
      </w:r>
    </w:p>
    <w:p w:rsidR="004A6367" w:rsidRDefault="004A6367" w:rsidP="004A6367">
      <w:r>
        <w:t>Podem veure la següent informació de cada tasca:</w:t>
      </w:r>
    </w:p>
    <w:p w:rsidR="007123E6" w:rsidRPr="007123E6" w:rsidRDefault="004A6367" w:rsidP="00753AA4">
      <w:pPr>
        <w:pStyle w:val="Pargrafdellista"/>
        <w:numPr>
          <w:ilvl w:val="0"/>
          <w:numId w:val="2"/>
        </w:numPr>
      </w:pPr>
      <w:r>
        <w:t xml:space="preserve">Codi: </w:t>
      </w:r>
      <w:r w:rsidR="007123E6" w:rsidRPr="007123E6">
        <w:t>codi de la tasca introduït al j</w:t>
      </w:r>
      <w:r>
        <w:t>BPM</w:t>
      </w:r>
      <w:r w:rsidR="007123E6" w:rsidRPr="007123E6">
        <w:t xml:space="preserve"> (descripció curta o codificació per ordre).</w:t>
      </w:r>
    </w:p>
    <w:p w:rsidR="007123E6" w:rsidRDefault="004A6367" w:rsidP="00753AA4">
      <w:pPr>
        <w:pStyle w:val="Pargrafdellista"/>
        <w:numPr>
          <w:ilvl w:val="0"/>
          <w:numId w:val="2"/>
        </w:numPr>
      </w:pPr>
      <w:r>
        <w:t>Títol:</w:t>
      </w:r>
      <w:r w:rsidR="007123E6" w:rsidRPr="007123E6">
        <w:t xml:space="preserve"> literal de la tasca que apareix a les pantalles.</w:t>
      </w:r>
    </w:p>
    <w:p w:rsidR="00B8077B" w:rsidRDefault="00B8077B" w:rsidP="00753AA4">
      <w:pPr>
        <w:pStyle w:val="Pargrafdellista"/>
        <w:numPr>
          <w:ilvl w:val="0"/>
          <w:numId w:val="2"/>
        </w:numPr>
      </w:pPr>
      <w:r>
        <w:t>Variables</w:t>
      </w:r>
    </w:p>
    <w:p w:rsidR="00B8077B" w:rsidRDefault="00B8077B" w:rsidP="00753AA4">
      <w:pPr>
        <w:pStyle w:val="Pargrafdellista"/>
        <w:numPr>
          <w:ilvl w:val="0"/>
          <w:numId w:val="2"/>
        </w:numPr>
      </w:pPr>
      <w:r>
        <w:lastRenderedPageBreak/>
        <w:t>Documents</w:t>
      </w:r>
    </w:p>
    <w:p w:rsidR="00B8077B" w:rsidRDefault="00B8077B" w:rsidP="00753AA4">
      <w:pPr>
        <w:pStyle w:val="Pargrafdellista"/>
        <w:numPr>
          <w:ilvl w:val="0"/>
          <w:numId w:val="2"/>
        </w:numPr>
      </w:pPr>
      <w:r>
        <w:t>Signatures</w:t>
      </w:r>
    </w:p>
    <w:p w:rsidR="00C07DEF" w:rsidRDefault="00C07DEF" w:rsidP="00C07DEF">
      <w:pPr>
        <w:pStyle w:val="Ttol5"/>
      </w:pPr>
      <w:r>
        <w:t>Modificació de la tasca</w:t>
      </w:r>
    </w:p>
    <w:p w:rsidR="00C07DEF" w:rsidRPr="00C07DEF" w:rsidRDefault="00C07DEF" w:rsidP="00C07DEF">
      <w:r>
        <w:t xml:space="preserve">Si fem clic damunt el codi de la tasca accedirem al formulari per a modificar la informació de la tasca (Veure </w:t>
      </w:r>
      <w:fldSimple w:instr=" REF _Ref260054886 \h  \* MERGEFORMAT ">
        <w:ins w:id="7980" w:author="paulac" w:date="2013-10-14T16:13:00Z">
          <w:r w:rsidR="000D0864" w:rsidRPr="000D0864">
            <w:rPr>
              <w:i/>
              <w:rPrChange w:id="7981" w:author="paulac" w:date="2013-10-14T16:13:00Z">
                <w:rPr>
                  <w:color w:val="0000FF" w:themeColor="hyperlink"/>
                  <w:u w:val="single"/>
                </w:rPr>
              </w:rPrChange>
            </w:rPr>
            <w:t xml:space="preserve">Figura </w:t>
          </w:r>
          <w:r w:rsidR="000D0864" w:rsidRPr="000D0864">
            <w:rPr>
              <w:i/>
              <w:noProof/>
              <w:rPrChange w:id="7982" w:author="paulac" w:date="2013-10-14T16:13:00Z">
                <w:rPr>
                  <w:noProof/>
                  <w:color w:val="0000FF" w:themeColor="hyperlink"/>
                  <w:u w:val="single"/>
                </w:rPr>
              </w:rPrChange>
            </w:rPr>
            <w:t>44</w:t>
          </w:r>
        </w:ins>
        <w:del w:id="7983" w:author="paulac" w:date="2013-10-09T15:49:00Z">
          <w:r w:rsidR="00C6521E" w:rsidRPr="00C6521E" w:rsidDel="00361A6D">
            <w:rPr>
              <w:i/>
            </w:rPr>
            <w:delText xml:space="preserve">Figura </w:delText>
          </w:r>
          <w:r w:rsidR="00C6521E" w:rsidRPr="00C6521E" w:rsidDel="00361A6D">
            <w:rPr>
              <w:i/>
              <w:noProof/>
            </w:rPr>
            <w:delText>28</w:delText>
          </w:r>
        </w:del>
      </w:fldSimple>
      <w:r>
        <w:t>).</w:t>
      </w:r>
    </w:p>
    <w:p w:rsidR="00C07DEF" w:rsidRDefault="00E21426" w:rsidP="00C07DEF">
      <w:pPr>
        <w:keepNext/>
        <w:jc w:val="center"/>
      </w:pPr>
      <w:ins w:id="7984" w:author="paulac" w:date="2013-10-11T16:35:00Z">
        <w:r>
          <w:rPr>
            <w:noProof/>
            <w:lang w:val="es-ES" w:eastAsia="es-ES"/>
            <w:rPrChange w:id="7985" w:author="Unknown">
              <w:rPr>
                <w:noProof/>
                <w:color w:val="0000FF" w:themeColor="hyperlink"/>
                <w:u w:val="single"/>
                <w:lang w:val="es-ES" w:eastAsia="es-ES"/>
              </w:rPr>
            </w:rPrChange>
          </w:rPr>
          <w:drawing>
            <wp:inline distT="0" distB="0" distL="0" distR="0">
              <wp:extent cx="5400040" cy="3571725"/>
              <wp:effectExtent l="19050" t="0" r="0" b="0"/>
              <wp:docPr id="138" name="Imat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77"/>
                      <a:srcRect/>
                      <a:stretch>
                        <a:fillRect/>
                      </a:stretch>
                    </pic:blipFill>
                    <pic:spPr bwMode="auto">
                      <a:xfrm>
                        <a:off x="0" y="0"/>
                        <a:ext cx="5400040" cy="3571725"/>
                      </a:xfrm>
                      <a:prstGeom prst="rect">
                        <a:avLst/>
                      </a:prstGeom>
                      <a:noFill/>
                      <a:ln w="9525">
                        <a:noFill/>
                        <a:miter lim="800000"/>
                        <a:headEnd/>
                        <a:tailEnd/>
                      </a:ln>
                    </pic:spPr>
                  </pic:pic>
                </a:graphicData>
              </a:graphic>
            </wp:inline>
          </w:drawing>
        </w:r>
      </w:ins>
      <w:del w:id="7986" w:author="paulac" w:date="2013-10-11T16:35:00Z">
        <w:r>
          <w:rPr>
            <w:noProof/>
            <w:lang w:val="es-ES" w:eastAsia="es-ES"/>
            <w:rPrChange w:id="7987" w:author="Unknown">
              <w:rPr>
                <w:noProof/>
                <w:color w:val="0000FF" w:themeColor="hyperlink"/>
                <w:u w:val="single"/>
                <w:lang w:val="es-ES" w:eastAsia="es-ES"/>
              </w:rPr>
            </w:rPrChange>
          </w:rPr>
          <w:drawing>
            <wp:inline distT="0" distB="0" distL="0" distR="0">
              <wp:extent cx="5400675" cy="4838700"/>
              <wp:effectExtent l="19050" t="0" r="9525" b="0"/>
              <wp:docPr id="195" name="Imagen 195" descr="C:\Documents and Settings\joanga\Escritorio\heliu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C:\Documents and Settings\joanga\Escritorio\helium.JPG"/>
                      <pic:cNvPicPr>
                        <a:picLocks noChangeAspect="1" noChangeArrowheads="1"/>
                      </pic:cNvPicPr>
                    </pic:nvPicPr>
                    <pic:blipFill>
                      <a:blip r:embed="rId78" cstate="print"/>
                      <a:srcRect/>
                      <a:stretch>
                        <a:fillRect/>
                      </a:stretch>
                    </pic:blipFill>
                    <pic:spPr bwMode="auto">
                      <a:xfrm>
                        <a:off x="0" y="0"/>
                        <a:ext cx="5400675" cy="4838700"/>
                      </a:xfrm>
                      <a:prstGeom prst="rect">
                        <a:avLst/>
                      </a:prstGeom>
                      <a:noFill/>
                      <a:ln w="9525">
                        <a:noFill/>
                        <a:miter lim="800000"/>
                        <a:headEnd/>
                        <a:tailEnd/>
                      </a:ln>
                    </pic:spPr>
                  </pic:pic>
                </a:graphicData>
              </a:graphic>
            </wp:inline>
          </w:drawing>
        </w:r>
      </w:del>
    </w:p>
    <w:p w:rsidR="00C07DEF" w:rsidRDefault="00C07DEF" w:rsidP="009242E7">
      <w:pPr>
        <w:pStyle w:val="Llegenda"/>
      </w:pPr>
      <w:bookmarkStart w:id="7988" w:name="_Ref260054886"/>
      <w:r>
        <w:t xml:space="preserve">Figura </w:t>
      </w:r>
      <w:fldSimple w:instr=" SEQ Figura \* ARABIC ">
        <w:ins w:id="7989" w:author="paulac" w:date="2013-10-14T16:12:00Z">
          <w:r w:rsidR="004C4FB6">
            <w:rPr>
              <w:noProof/>
            </w:rPr>
            <w:t>44</w:t>
          </w:r>
        </w:ins>
        <w:ins w:id="7990" w:author="sion" w:date="2013-09-19T17:54:00Z">
          <w:del w:id="7991" w:author="paulac" w:date="2013-10-10T13:09:00Z">
            <w:r w:rsidR="008D6167" w:rsidDel="00EF3840">
              <w:rPr>
                <w:noProof/>
              </w:rPr>
              <w:delText>34</w:delText>
            </w:r>
          </w:del>
        </w:ins>
        <w:del w:id="7992" w:author="paulac" w:date="2013-10-10T13:09:00Z">
          <w:r w:rsidR="00C6521E" w:rsidDel="00EF3840">
            <w:rPr>
              <w:noProof/>
            </w:rPr>
            <w:delText>28</w:delText>
          </w:r>
        </w:del>
      </w:fldSimple>
      <w:bookmarkEnd w:id="7988"/>
      <w:r>
        <w:t>. Formulari de modificació de tasca.</w:t>
      </w:r>
    </w:p>
    <w:p w:rsidR="00C07DEF" w:rsidRDefault="00C07DEF" w:rsidP="00C07DEF">
      <w:r>
        <w:t>Els camps a emplenar són els següents:</w:t>
      </w:r>
    </w:p>
    <w:p w:rsidR="00C07DEF" w:rsidRDefault="00C07DEF" w:rsidP="00753AA4">
      <w:pPr>
        <w:pStyle w:val="Pargrafdellista"/>
        <w:numPr>
          <w:ilvl w:val="0"/>
          <w:numId w:val="2"/>
        </w:numPr>
      </w:pPr>
      <w:r w:rsidRPr="006A2113">
        <w:rPr>
          <w:b/>
        </w:rPr>
        <w:t>Codi</w:t>
      </w:r>
      <w:r>
        <w:t>: codi identificador únic de la tasca.</w:t>
      </w:r>
    </w:p>
    <w:p w:rsidR="00C07DEF" w:rsidRDefault="00C07DEF" w:rsidP="00753AA4">
      <w:pPr>
        <w:pStyle w:val="Pargrafdellista"/>
        <w:numPr>
          <w:ilvl w:val="0"/>
          <w:numId w:val="2"/>
        </w:numPr>
      </w:pPr>
      <w:r w:rsidRPr="006A2113">
        <w:rPr>
          <w:b/>
        </w:rPr>
        <w:t>Títol</w:t>
      </w:r>
      <w:r>
        <w:t>: Títol descriptiu de la tasca.</w:t>
      </w:r>
    </w:p>
    <w:p w:rsidR="006A2113" w:rsidRDefault="006A2113" w:rsidP="00753AA4">
      <w:pPr>
        <w:pStyle w:val="Pargrafdellista"/>
        <w:numPr>
          <w:ilvl w:val="0"/>
          <w:numId w:val="2"/>
        </w:numPr>
      </w:pPr>
      <w:r w:rsidRPr="006A2113">
        <w:rPr>
          <w:b/>
        </w:rPr>
        <w:t>Missatge d’informació</w:t>
      </w:r>
      <w:r>
        <w:t>: si la tasca en té, sortirà a la part superior un missatge d’informació.</w:t>
      </w:r>
    </w:p>
    <w:p w:rsidR="006A2113" w:rsidRDefault="006A2113" w:rsidP="00753AA4">
      <w:pPr>
        <w:pStyle w:val="Pargrafdellista"/>
        <w:numPr>
          <w:ilvl w:val="0"/>
          <w:numId w:val="2"/>
        </w:numPr>
      </w:pPr>
      <w:r w:rsidRPr="006A2113">
        <w:rPr>
          <w:b/>
        </w:rPr>
        <w:t>Missatge d’alerta</w:t>
      </w:r>
      <w:r>
        <w:t>: si la tasca en té, sortirà a la part superior un missatge que alerta sobre algun aspecte de la tasca.</w:t>
      </w:r>
    </w:p>
    <w:p w:rsidR="006A2113" w:rsidRDefault="006A2113" w:rsidP="00753AA4">
      <w:pPr>
        <w:pStyle w:val="Pargrafdellista"/>
        <w:numPr>
          <w:ilvl w:val="0"/>
          <w:numId w:val="2"/>
        </w:numPr>
      </w:pPr>
      <w:r w:rsidRPr="006A2113">
        <w:rPr>
          <w:b/>
        </w:rPr>
        <w:t>Script pel títol</w:t>
      </w:r>
      <w:r>
        <w:t>: script que modifica el títol de la tasca. Si el camp és buit, el títol serà l’habitual.</w:t>
      </w:r>
    </w:p>
    <w:p w:rsidR="006A2113" w:rsidRDefault="006A2113" w:rsidP="00753AA4">
      <w:pPr>
        <w:pStyle w:val="Pargrafdellista"/>
        <w:numPr>
          <w:ilvl w:val="0"/>
          <w:numId w:val="2"/>
        </w:numPr>
        <w:rPr>
          <w:ins w:id="7993" w:author="paulac" w:date="2013-10-11T16:36:00Z"/>
        </w:rPr>
      </w:pPr>
      <w:r w:rsidRPr="006A2113">
        <w:rPr>
          <w:b/>
        </w:rPr>
        <w:t>Recurs amb el formulari</w:t>
      </w:r>
      <w:r>
        <w:t xml:space="preserve">: </w:t>
      </w:r>
      <w:r w:rsidR="009A5072">
        <w:t>recurs a dins l’arxiu de desplegament que conté el disseny del formulari.</w:t>
      </w:r>
    </w:p>
    <w:p w:rsidR="00953EF5" w:rsidRPr="004C78B1" w:rsidRDefault="000D0864" w:rsidP="00753AA4">
      <w:pPr>
        <w:pStyle w:val="Pargrafdellista"/>
        <w:numPr>
          <w:ilvl w:val="0"/>
          <w:numId w:val="2"/>
        </w:numPr>
      </w:pPr>
      <w:ins w:id="7994" w:author="paulac" w:date="2013-10-11T16:36:00Z">
        <w:r w:rsidRPr="000D0864">
          <w:rPr>
            <w:b/>
            <w:rPrChange w:id="7995" w:author="paulac" w:date="2013-10-14T14:54:00Z">
              <w:rPr>
                <w:b/>
                <w:color w:val="0000FF" w:themeColor="hyperlink"/>
                <w:u w:val="single"/>
              </w:rPr>
            </w:rPrChange>
          </w:rPr>
          <w:t>Codi del formulari extern</w:t>
        </w:r>
        <w:r w:rsidRPr="000D0864">
          <w:rPr>
            <w:rPrChange w:id="7996" w:author="paulac" w:date="2013-10-14T14:54:00Z">
              <w:rPr>
                <w:b/>
                <w:color w:val="0000FF" w:themeColor="hyperlink"/>
                <w:u w:val="single"/>
              </w:rPr>
            </w:rPrChange>
          </w:rPr>
          <w:t>:</w:t>
        </w:r>
      </w:ins>
      <w:ins w:id="7997" w:author="paulac" w:date="2013-10-11T16:37:00Z">
        <w:r w:rsidRPr="000D0864">
          <w:rPr>
            <w:rPrChange w:id="7998" w:author="paulac" w:date="2013-10-14T14:54:00Z">
              <w:rPr>
                <w:color w:val="0000FF" w:themeColor="hyperlink"/>
                <w:u w:val="single"/>
              </w:rPr>
            </w:rPrChange>
          </w:rPr>
          <w:t xml:space="preserve"> </w:t>
        </w:r>
      </w:ins>
      <w:ins w:id="7999" w:author="paulac" w:date="2013-10-14T14:54:00Z">
        <w:r w:rsidR="004C78B1">
          <w:t xml:space="preserve">si és el cas, codi que li correspon a la tasca i que es correspon amb un formulari extern. </w:t>
        </w:r>
      </w:ins>
    </w:p>
    <w:p w:rsidR="006A2113" w:rsidRDefault="006A2113" w:rsidP="00753AA4">
      <w:pPr>
        <w:pStyle w:val="Pargrafdellista"/>
        <w:numPr>
          <w:ilvl w:val="0"/>
          <w:numId w:val="2"/>
        </w:numPr>
        <w:rPr>
          <w:ins w:id="8000" w:author="paulac" w:date="2013-10-11T16:36:00Z"/>
        </w:rPr>
      </w:pPr>
      <w:r w:rsidRPr="006A2113">
        <w:rPr>
          <w:b/>
        </w:rPr>
        <w:t>Delegable?</w:t>
      </w:r>
      <w:r>
        <w:t>: Indica si una tasca és pot delegar a una altra persona.</w:t>
      </w:r>
    </w:p>
    <w:p w:rsidR="00953EF5" w:rsidRPr="00C07DEF" w:rsidRDefault="00953EF5" w:rsidP="00753AA4">
      <w:pPr>
        <w:pStyle w:val="Pargrafdellista"/>
        <w:numPr>
          <w:ilvl w:val="0"/>
          <w:numId w:val="2"/>
        </w:numPr>
      </w:pPr>
      <w:ins w:id="8001" w:author="paulac" w:date="2013-10-11T16:36:00Z">
        <w:r>
          <w:rPr>
            <w:b/>
          </w:rPr>
          <w:t>Tramitació massiva</w:t>
        </w:r>
      </w:ins>
      <w:ins w:id="8002" w:author="paulac" w:date="2013-10-11T16:37:00Z">
        <w:r>
          <w:rPr>
            <w:b/>
          </w:rPr>
          <w:t>?</w:t>
        </w:r>
      </w:ins>
      <w:ins w:id="8003" w:author="paulac" w:date="2013-10-11T16:36:00Z">
        <w:r>
          <w:rPr>
            <w:b/>
          </w:rPr>
          <w:t>:</w:t>
        </w:r>
        <w:r>
          <w:t xml:space="preserve"> Indica si la tasca </w:t>
        </w:r>
      </w:ins>
      <w:ins w:id="8004" w:author="paulac" w:date="2013-10-11T16:37:00Z">
        <w:r>
          <w:t>es pot tramitar de forma massiva.</w:t>
        </w:r>
      </w:ins>
    </w:p>
    <w:p w:rsidR="007123E6" w:rsidRPr="00363725" w:rsidRDefault="007123E6" w:rsidP="00C07DEF">
      <w:pPr>
        <w:pStyle w:val="Ttol5"/>
      </w:pPr>
      <w:bookmarkStart w:id="8005" w:name="_Toc253999458"/>
      <w:r w:rsidRPr="00363725">
        <w:lastRenderedPageBreak/>
        <w:t>Variables</w:t>
      </w:r>
      <w:bookmarkEnd w:id="8005"/>
    </w:p>
    <w:p w:rsidR="007123E6" w:rsidRPr="007123E6" w:rsidRDefault="00363725" w:rsidP="004D7AAA">
      <w:r>
        <w:t>Si fem clic damunt “Variables” veurem les variables associades i</w:t>
      </w:r>
      <w:r w:rsidR="007123E6" w:rsidRPr="007123E6">
        <w:t xml:space="preserve"> disponible</w:t>
      </w:r>
      <w:r>
        <w:t xml:space="preserve">s per aquest procés a la tasca (Veure </w:t>
      </w:r>
      <w:fldSimple w:instr=" REF _Ref260052105 \h  \* MERGEFORMAT ">
        <w:ins w:id="8006" w:author="paulac" w:date="2013-10-14T16:12:00Z">
          <w:r w:rsidR="000D0864" w:rsidRPr="000D0864">
            <w:rPr>
              <w:i/>
              <w:rPrChange w:id="8007" w:author="paulac" w:date="2013-10-14T16:12:00Z">
                <w:rPr>
                  <w:color w:val="0000FF" w:themeColor="hyperlink"/>
                  <w:u w:val="single"/>
                </w:rPr>
              </w:rPrChange>
            </w:rPr>
            <w:t xml:space="preserve">Figura </w:t>
          </w:r>
          <w:r w:rsidR="000D0864" w:rsidRPr="000D0864">
            <w:rPr>
              <w:i/>
              <w:noProof/>
              <w:rPrChange w:id="8008" w:author="paulac" w:date="2013-10-14T16:12:00Z">
                <w:rPr>
                  <w:noProof/>
                  <w:color w:val="0000FF" w:themeColor="hyperlink"/>
                  <w:u w:val="single"/>
                </w:rPr>
              </w:rPrChange>
            </w:rPr>
            <w:t>45</w:t>
          </w:r>
        </w:ins>
        <w:del w:id="8009" w:author="paulac" w:date="2013-10-09T15:49:00Z">
          <w:r w:rsidR="00C6521E" w:rsidRPr="00C6521E" w:rsidDel="00361A6D">
            <w:rPr>
              <w:i/>
            </w:rPr>
            <w:delText xml:space="preserve">Figura </w:delText>
          </w:r>
          <w:r w:rsidR="00C6521E" w:rsidRPr="00C6521E" w:rsidDel="00361A6D">
            <w:rPr>
              <w:i/>
              <w:noProof/>
            </w:rPr>
            <w:delText>29</w:delText>
          </w:r>
        </w:del>
      </w:fldSimple>
      <w:r>
        <w:t>).</w:t>
      </w:r>
    </w:p>
    <w:p w:rsidR="00363725" w:rsidRDefault="00E21426" w:rsidP="00363725">
      <w:pPr>
        <w:keepNext/>
        <w:jc w:val="center"/>
      </w:pPr>
      <w:ins w:id="8010" w:author="paulac" w:date="2013-10-11T16:38:00Z">
        <w:r>
          <w:rPr>
            <w:noProof/>
            <w:lang w:val="es-ES" w:eastAsia="es-ES"/>
            <w:rPrChange w:id="8011" w:author="Unknown">
              <w:rPr>
                <w:noProof/>
                <w:color w:val="0000FF" w:themeColor="hyperlink"/>
                <w:u w:val="single"/>
                <w:lang w:val="es-ES" w:eastAsia="es-ES"/>
              </w:rPr>
            </w:rPrChange>
          </w:rPr>
          <w:drawing>
            <wp:inline distT="0" distB="0" distL="0" distR="0">
              <wp:extent cx="5400040" cy="2518887"/>
              <wp:effectExtent l="19050" t="0" r="0" b="0"/>
              <wp:docPr id="144" name="Imat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79"/>
                      <a:srcRect/>
                      <a:stretch>
                        <a:fillRect/>
                      </a:stretch>
                    </pic:blipFill>
                    <pic:spPr bwMode="auto">
                      <a:xfrm>
                        <a:off x="0" y="0"/>
                        <a:ext cx="5400040" cy="2518887"/>
                      </a:xfrm>
                      <a:prstGeom prst="rect">
                        <a:avLst/>
                      </a:prstGeom>
                      <a:noFill/>
                      <a:ln w="9525">
                        <a:noFill/>
                        <a:miter lim="800000"/>
                        <a:headEnd/>
                        <a:tailEnd/>
                      </a:ln>
                    </pic:spPr>
                  </pic:pic>
                </a:graphicData>
              </a:graphic>
            </wp:inline>
          </w:drawing>
        </w:r>
      </w:ins>
      <w:del w:id="8012" w:author="paulac" w:date="2013-10-11T16:38:00Z">
        <w:r>
          <w:rPr>
            <w:noProof/>
            <w:lang w:val="es-ES" w:eastAsia="es-ES"/>
            <w:rPrChange w:id="8013" w:author="Unknown">
              <w:rPr>
                <w:noProof/>
                <w:color w:val="0000FF" w:themeColor="hyperlink"/>
                <w:u w:val="single"/>
                <w:lang w:val="es-ES" w:eastAsia="es-ES"/>
              </w:rPr>
            </w:rPrChange>
          </w:rPr>
          <w:drawing>
            <wp:inline distT="0" distB="0" distL="0" distR="0">
              <wp:extent cx="4699196" cy="3400425"/>
              <wp:effectExtent l="19050" t="0" r="6154" b="0"/>
              <wp:docPr id="150" name="Imagen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80" cstate="print"/>
                      <a:stretch>
                        <a:fillRect/>
                      </a:stretch>
                    </pic:blipFill>
                    <pic:spPr bwMode="auto">
                      <a:xfrm>
                        <a:off x="0" y="0"/>
                        <a:ext cx="4708611" cy="3407238"/>
                      </a:xfrm>
                      <a:prstGeom prst="rect">
                        <a:avLst/>
                      </a:prstGeom>
                      <a:noFill/>
                      <a:ln w="9525">
                        <a:noFill/>
                        <a:miter lim="800000"/>
                        <a:headEnd/>
                        <a:tailEnd/>
                      </a:ln>
                    </pic:spPr>
                  </pic:pic>
                </a:graphicData>
              </a:graphic>
            </wp:inline>
          </w:drawing>
        </w:r>
      </w:del>
    </w:p>
    <w:p w:rsidR="007123E6" w:rsidRDefault="00363725" w:rsidP="009242E7">
      <w:pPr>
        <w:pStyle w:val="Llegenda"/>
      </w:pPr>
      <w:bookmarkStart w:id="8014" w:name="_Ref260052105"/>
      <w:r>
        <w:t xml:space="preserve">Figura </w:t>
      </w:r>
      <w:fldSimple w:instr=" SEQ Figura \* ARABIC ">
        <w:ins w:id="8015" w:author="paulac" w:date="2013-10-14T16:12:00Z">
          <w:r w:rsidR="004C4FB6">
            <w:rPr>
              <w:noProof/>
            </w:rPr>
            <w:t>45</w:t>
          </w:r>
        </w:ins>
        <w:ins w:id="8016" w:author="sion" w:date="2013-09-19T17:54:00Z">
          <w:del w:id="8017" w:author="paulac" w:date="2013-10-10T13:09:00Z">
            <w:r w:rsidR="008D6167" w:rsidDel="00EF3840">
              <w:rPr>
                <w:noProof/>
              </w:rPr>
              <w:delText>35</w:delText>
            </w:r>
          </w:del>
        </w:ins>
        <w:del w:id="8018" w:author="paulac" w:date="2013-10-10T13:09:00Z">
          <w:r w:rsidR="00C6521E" w:rsidDel="00EF3840">
            <w:rPr>
              <w:noProof/>
            </w:rPr>
            <w:delText>29</w:delText>
          </w:r>
        </w:del>
      </w:fldSimple>
      <w:bookmarkEnd w:id="8014"/>
      <w:r w:rsidR="001A1BDA">
        <w:t>. Pantalla de visualització i i</w:t>
      </w:r>
      <w:r>
        <w:t>nserció de variables a la tasca d’una definició de  procés.</w:t>
      </w:r>
    </w:p>
    <w:p w:rsidR="00363725" w:rsidRDefault="00363725" w:rsidP="00363725">
      <w:r>
        <w:t>Camps del formulari:</w:t>
      </w:r>
    </w:p>
    <w:p w:rsidR="00363725" w:rsidRDefault="00363725" w:rsidP="00753AA4">
      <w:pPr>
        <w:pStyle w:val="Pargrafdellista"/>
        <w:numPr>
          <w:ilvl w:val="0"/>
          <w:numId w:val="2"/>
        </w:numPr>
      </w:pPr>
      <w:r w:rsidRPr="001A1BDA">
        <w:rPr>
          <w:b/>
        </w:rPr>
        <w:t>Variable</w:t>
      </w:r>
      <w:r>
        <w:t>: variable a inserir o modificar.</w:t>
      </w:r>
    </w:p>
    <w:p w:rsidR="00363725" w:rsidRDefault="00363725" w:rsidP="00753AA4">
      <w:pPr>
        <w:pStyle w:val="Pargrafdellista"/>
        <w:numPr>
          <w:ilvl w:val="0"/>
          <w:numId w:val="2"/>
        </w:numPr>
      </w:pPr>
      <w:r w:rsidRPr="007E62BD">
        <w:rPr>
          <w:b/>
        </w:rPr>
        <w:t>Llegir del proc</w:t>
      </w:r>
      <w:r w:rsidR="007E62BD" w:rsidRPr="007E62BD">
        <w:rPr>
          <w:b/>
        </w:rPr>
        <w:t>és (rf)</w:t>
      </w:r>
      <w:r w:rsidR="007E62BD">
        <w:t>: indica si la variable ha de llegir el valor dins el procés (si ja està assignat prèviament).</w:t>
      </w:r>
    </w:p>
    <w:p w:rsidR="00363725" w:rsidRDefault="00363725" w:rsidP="00753AA4">
      <w:pPr>
        <w:pStyle w:val="Pargrafdellista"/>
        <w:numPr>
          <w:ilvl w:val="0"/>
          <w:numId w:val="2"/>
        </w:numPr>
      </w:pPr>
      <w:r w:rsidRPr="007E62BD">
        <w:rPr>
          <w:b/>
        </w:rPr>
        <w:t>Escriure cap al procés</w:t>
      </w:r>
      <w:r w:rsidR="007E62BD" w:rsidRPr="007E62BD">
        <w:rPr>
          <w:b/>
        </w:rPr>
        <w:t xml:space="preserve"> (wt)</w:t>
      </w:r>
      <w:r>
        <w:t xml:space="preserve">: </w:t>
      </w:r>
      <w:r w:rsidR="007E62BD">
        <w:t>escriu un valor a la variable.</w:t>
      </w:r>
    </w:p>
    <w:p w:rsidR="00363725" w:rsidRDefault="001A1BDA" w:rsidP="00753AA4">
      <w:pPr>
        <w:pStyle w:val="Pargrafdellista"/>
        <w:numPr>
          <w:ilvl w:val="0"/>
          <w:numId w:val="2"/>
        </w:numPr>
      </w:pPr>
      <w:r w:rsidRPr="007E62BD">
        <w:rPr>
          <w:b/>
        </w:rPr>
        <w:t>Obligatòria</w:t>
      </w:r>
      <w:r w:rsidR="007E62BD" w:rsidRPr="007E62BD">
        <w:rPr>
          <w:b/>
        </w:rPr>
        <w:t xml:space="preserve"> (rq)</w:t>
      </w:r>
      <w:r w:rsidR="00363725">
        <w:t>: indica si la variable és obligatòria al formulari o no.</w:t>
      </w:r>
    </w:p>
    <w:p w:rsidR="00363725" w:rsidRPr="00363725" w:rsidRDefault="00363725" w:rsidP="00753AA4">
      <w:pPr>
        <w:pStyle w:val="Pargrafdellista"/>
        <w:numPr>
          <w:ilvl w:val="0"/>
          <w:numId w:val="2"/>
        </w:numPr>
      </w:pPr>
      <w:r w:rsidRPr="007E62BD">
        <w:rPr>
          <w:b/>
        </w:rPr>
        <w:t>Només lectura</w:t>
      </w:r>
      <w:r w:rsidR="007E62BD" w:rsidRPr="007E62BD">
        <w:rPr>
          <w:b/>
        </w:rPr>
        <w:t xml:space="preserve"> (ro)</w:t>
      </w:r>
      <w:r>
        <w:t>: indica si la variabl</w:t>
      </w:r>
      <w:r w:rsidR="001A1BDA">
        <w:t>e</w:t>
      </w:r>
      <w:r>
        <w:t xml:space="preserve"> és de només lectura (no es podrà modificar).</w:t>
      </w:r>
    </w:p>
    <w:p w:rsidR="007123E6" w:rsidRPr="00363725" w:rsidRDefault="007123E6" w:rsidP="00C07DEF">
      <w:pPr>
        <w:pStyle w:val="Ttol5"/>
      </w:pPr>
      <w:bookmarkStart w:id="8019" w:name="_Toc253999459"/>
      <w:r w:rsidRPr="00363725">
        <w:t>Documents</w:t>
      </w:r>
      <w:bookmarkEnd w:id="8019"/>
    </w:p>
    <w:p w:rsidR="007123E6" w:rsidRDefault="001A1BDA" w:rsidP="00363725">
      <w:r>
        <w:t>L’opció “Documents” ens permet veure els d</w:t>
      </w:r>
      <w:r w:rsidR="007123E6" w:rsidRPr="007123E6">
        <w:t xml:space="preserve">ocuments </w:t>
      </w:r>
      <w:r>
        <w:t xml:space="preserve">associats i </w:t>
      </w:r>
      <w:r w:rsidR="007123E6" w:rsidRPr="007123E6">
        <w:t>disponibles per aquest procés a la tasca</w:t>
      </w:r>
      <w:r w:rsidR="00E9711C">
        <w:t xml:space="preserve"> (Veure </w:t>
      </w:r>
      <w:fldSimple w:instr=" REF _Ref260054051 \h  \* MERGEFORMAT ">
        <w:ins w:id="8020" w:author="paulac" w:date="2013-10-14T16:12:00Z">
          <w:r w:rsidR="000D0864" w:rsidRPr="000D0864">
            <w:rPr>
              <w:i/>
              <w:rPrChange w:id="8021" w:author="paulac" w:date="2013-10-14T16:12:00Z">
                <w:rPr>
                  <w:color w:val="0000FF" w:themeColor="hyperlink"/>
                  <w:u w:val="single"/>
                </w:rPr>
              </w:rPrChange>
            </w:rPr>
            <w:t xml:space="preserve">Figura </w:t>
          </w:r>
          <w:r w:rsidR="000D0864" w:rsidRPr="000D0864">
            <w:rPr>
              <w:i/>
              <w:noProof/>
              <w:rPrChange w:id="8022" w:author="paulac" w:date="2013-10-14T16:12:00Z">
                <w:rPr>
                  <w:noProof/>
                  <w:color w:val="0000FF" w:themeColor="hyperlink"/>
                  <w:u w:val="single"/>
                </w:rPr>
              </w:rPrChange>
            </w:rPr>
            <w:t>46</w:t>
          </w:r>
        </w:ins>
        <w:del w:id="8023" w:author="paulac" w:date="2013-10-09T15:49:00Z">
          <w:r w:rsidR="00C6521E" w:rsidRPr="00C6521E" w:rsidDel="00361A6D">
            <w:rPr>
              <w:i/>
            </w:rPr>
            <w:delText xml:space="preserve">Figura </w:delText>
          </w:r>
          <w:r w:rsidR="00C6521E" w:rsidRPr="00C6521E" w:rsidDel="00361A6D">
            <w:rPr>
              <w:i/>
              <w:noProof/>
            </w:rPr>
            <w:delText>30</w:delText>
          </w:r>
        </w:del>
      </w:fldSimple>
      <w:r w:rsidR="00E9711C">
        <w:t>)</w:t>
      </w:r>
      <w:r>
        <w:t>.</w:t>
      </w:r>
    </w:p>
    <w:p w:rsidR="001A1BDA" w:rsidRDefault="00E21426" w:rsidP="001A1BDA">
      <w:pPr>
        <w:keepNext/>
        <w:jc w:val="center"/>
      </w:pPr>
      <w:ins w:id="8024" w:author="paulac" w:date="2013-10-11T16:39:00Z">
        <w:r>
          <w:rPr>
            <w:noProof/>
            <w:lang w:val="es-ES" w:eastAsia="es-ES"/>
            <w:rPrChange w:id="8025" w:author="Unknown">
              <w:rPr>
                <w:noProof/>
                <w:color w:val="0000FF" w:themeColor="hyperlink"/>
                <w:u w:val="single"/>
                <w:lang w:val="es-ES" w:eastAsia="es-ES"/>
              </w:rPr>
            </w:rPrChange>
          </w:rPr>
          <w:drawing>
            <wp:inline distT="0" distB="0" distL="0" distR="0">
              <wp:extent cx="5400040" cy="1893023"/>
              <wp:effectExtent l="19050" t="0" r="0" b="0"/>
              <wp:docPr id="145" name="Imat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81"/>
                      <a:srcRect/>
                      <a:stretch>
                        <a:fillRect/>
                      </a:stretch>
                    </pic:blipFill>
                    <pic:spPr bwMode="auto">
                      <a:xfrm>
                        <a:off x="0" y="0"/>
                        <a:ext cx="5400040" cy="1893023"/>
                      </a:xfrm>
                      <a:prstGeom prst="rect">
                        <a:avLst/>
                      </a:prstGeom>
                      <a:noFill/>
                      <a:ln w="9525">
                        <a:noFill/>
                        <a:miter lim="800000"/>
                        <a:headEnd/>
                        <a:tailEnd/>
                      </a:ln>
                    </pic:spPr>
                  </pic:pic>
                </a:graphicData>
              </a:graphic>
            </wp:inline>
          </w:drawing>
        </w:r>
      </w:ins>
      <w:del w:id="8026" w:author="paulac" w:date="2013-10-11T16:39:00Z">
        <w:r>
          <w:rPr>
            <w:noProof/>
            <w:lang w:val="es-ES" w:eastAsia="es-ES"/>
            <w:rPrChange w:id="8027" w:author="Unknown">
              <w:rPr>
                <w:noProof/>
                <w:color w:val="0000FF" w:themeColor="hyperlink"/>
                <w:u w:val="single"/>
                <w:lang w:val="es-ES" w:eastAsia="es-ES"/>
              </w:rPr>
            </w:rPrChange>
          </w:rPr>
          <w:drawing>
            <wp:inline distT="0" distB="0" distL="0" distR="0">
              <wp:extent cx="5400675" cy="3019425"/>
              <wp:effectExtent l="19050" t="0" r="9525" b="0"/>
              <wp:docPr id="193" name="Imagen 193" descr="C:\Documents and Settings\joanga\Escritorio\heliu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descr="C:\Documents and Settings\joanga\Escritorio\helium.JPG"/>
                      <pic:cNvPicPr>
                        <a:picLocks noChangeAspect="1" noChangeArrowheads="1"/>
                      </pic:cNvPicPr>
                    </pic:nvPicPr>
                    <pic:blipFill>
                      <a:blip r:embed="rId82" cstate="print"/>
                      <a:srcRect/>
                      <a:stretch>
                        <a:fillRect/>
                      </a:stretch>
                    </pic:blipFill>
                    <pic:spPr bwMode="auto">
                      <a:xfrm>
                        <a:off x="0" y="0"/>
                        <a:ext cx="5400675" cy="3019425"/>
                      </a:xfrm>
                      <a:prstGeom prst="rect">
                        <a:avLst/>
                      </a:prstGeom>
                      <a:noFill/>
                      <a:ln w="9525">
                        <a:noFill/>
                        <a:miter lim="800000"/>
                        <a:headEnd/>
                        <a:tailEnd/>
                      </a:ln>
                    </pic:spPr>
                  </pic:pic>
                </a:graphicData>
              </a:graphic>
            </wp:inline>
          </w:drawing>
        </w:r>
      </w:del>
    </w:p>
    <w:p w:rsidR="001A1BDA" w:rsidRDefault="001A1BDA" w:rsidP="009242E7">
      <w:pPr>
        <w:pStyle w:val="Llegenda"/>
      </w:pPr>
      <w:bookmarkStart w:id="8028" w:name="_Ref260054051"/>
      <w:r>
        <w:t xml:space="preserve">Figura </w:t>
      </w:r>
      <w:fldSimple w:instr=" SEQ Figura \* ARABIC ">
        <w:ins w:id="8029" w:author="paulac" w:date="2013-10-14T16:12:00Z">
          <w:r w:rsidR="004C4FB6">
            <w:rPr>
              <w:noProof/>
            </w:rPr>
            <w:t>46</w:t>
          </w:r>
        </w:ins>
        <w:ins w:id="8030" w:author="sion" w:date="2013-09-19T17:54:00Z">
          <w:del w:id="8031" w:author="paulac" w:date="2013-10-10T13:09:00Z">
            <w:r w:rsidR="008D6167" w:rsidDel="00EF3840">
              <w:rPr>
                <w:noProof/>
              </w:rPr>
              <w:delText>36</w:delText>
            </w:r>
          </w:del>
        </w:ins>
        <w:del w:id="8032" w:author="paulac" w:date="2013-10-10T13:09:00Z">
          <w:r w:rsidR="00C6521E" w:rsidDel="00EF3840">
            <w:rPr>
              <w:noProof/>
            </w:rPr>
            <w:delText>30</w:delText>
          </w:r>
        </w:del>
      </w:fldSimple>
      <w:bookmarkEnd w:id="8028"/>
      <w:r>
        <w:t xml:space="preserve">. </w:t>
      </w:r>
      <w:r w:rsidRPr="001A1BDA">
        <w:t xml:space="preserve">Pantalla de visualització i inserció de </w:t>
      </w:r>
      <w:r>
        <w:t>documents</w:t>
      </w:r>
      <w:r w:rsidRPr="001A1BDA">
        <w:t xml:space="preserve"> a la tasca d’una definició de  procés</w:t>
      </w:r>
      <w:r>
        <w:t>.</w:t>
      </w:r>
    </w:p>
    <w:p w:rsidR="001A1BDA" w:rsidRDefault="001A1BDA" w:rsidP="001A1BDA">
      <w:r>
        <w:lastRenderedPageBreak/>
        <w:t>Camps del formulari:</w:t>
      </w:r>
    </w:p>
    <w:p w:rsidR="001A1BDA" w:rsidRPr="001A1BDA" w:rsidRDefault="001A1BDA" w:rsidP="00753AA4">
      <w:pPr>
        <w:pStyle w:val="Pargrafdellista"/>
        <w:numPr>
          <w:ilvl w:val="0"/>
          <w:numId w:val="2"/>
        </w:numPr>
      </w:pPr>
      <w:r>
        <w:rPr>
          <w:b/>
        </w:rPr>
        <w:t xml:space="preserve">Document: </w:t>
      </w:r>
      <w:r w:rsidR="00B8077B">
        <w:t>document a inserir o modificar.</w:t>
      </w:r>
    </w:p>
    <w:p w:rsidR="001A1BDA" w:rsidRPr="001A1BDA" w:rsidRDefault="001A1BDA" w:rsidP="00753AA4">
      <w:pPr>
        <w:pStyle w:val="Pargrafdellista"/>
        <w:numPr>
          <w:ilvl w:val="0"/>
          <w:numId w:val="2"/>
        </w:numPr>
      </w:pPr>
      <w:r>
        <w:rPr>
          <w:b/>
        </w:rPr>
        <w:t>Obligatori:</w:t>
      </w:r>
      <w:r w:rsidR="00B8077B">
        <w:rPr>
          <w:b/>
        </w:rPr>
        <w:t xml:space="preserve"> </w:t>
      </w:r>
      <w:r w:rsidR="00B8077B">
        <w:t>indica si el document és requerit o no al formulari.</w:t>
      </w:r>
    </w:p>
    <w:p w:rsidR="001A1BDA" w:rsidRPr="001A1BDA" w:rsidRDefault="001A1BDA" w:rsidP="00753AA4">
      <w:pPr>
        <w:pStyle w:val="Pargrafdellista"/>
        <w:numPr>
          <w:ilvl w:val="0"/>
          <w:numId w:val="2"/>
        </w:numPr>
      </w:pPr>
      <w:r>
        <w:rPr>
          <w:b/>
        </w:rPr>
        <w:t>Només lectura:</w:t>
      </w:r>
      <w:r w:rsidR="00B8077B">
        <w:rPr>
          <w:b/>
        </w:rPr>
        <w:t xml:space="preserve"> </w:t>
      </w:r>
      <w:r w:rsidR="00B8077B">
        <w:t>El document només podrà ser llegit i no es podrà modificar.</w:t>
      </w:r>
    </w:p>
    <w:p w:rsidR="007123E6" w:rsidRPr="00E9711C" w:rsidRDefault="007123E6" w:rsidP="00C07DEF">
      <w:pPr>
        <w:pStyle w:val="Ttol5"/>
      </w:pPr>
      <w:bookmarkStart w:id="8033" w:name="_Toc253999460"/>
      <w:r w:rsidRPr="00E9711C">
        <w:t>Signatures</w:t>
      </w:r>
      <w:bookmarkEnd w:id="8033"/>
    </w:p>
    <w:p w:rsidR="007123E6" w:rsidRDefault="00E9711C" w:rsidP="00E9711C">
      <w:r w:rsidRPr="00E9711C">
        <w:t>L’opció “</w:t>
      </w:r>
      <w:r>
        <w:t>Signatures</w:t>
      </w:r>
      <w:r w:rsidRPr="00E9711C">
        <w:t>”</w:t>
      </w:r>
      <w:r>
        <w:t xml:space="preserve"> ens permet veure les signatures associade</w:t>
      </w:r>
      <w:r w:rsidRPr="00E9711C">
        <w:t>s i disponibles per aquest procés a la tasca</w:t>
      </w:r>
      <w:r w:rsidR="00C07DEF">
        <w:t xml:space="preserve"> (Veure </w:t>
      </w:r>
      <w:fldSimple w:instr=" REF _Ref260054526 \h  \* MERGEFORMAT ">
        <w:ins w:id="8034" w:author="paulac" w:date="2013-10-14T16:11:00Z">
          <w:r w:rsidR="000D0864" w:rsidRPr="000D0864">
            <w:rPr>
              <w:i/>
              <w:rPrChange w:id="8035" w:author="paulac" w:date="2013-10-14T16:11:00Z">
                <w:rPr>
                  <w:color w:val="0000FF" w:themeColor="hyperlink"/>
                  <w:u w:val="single"/>
                </w:rPr>
              </w:rPrChange>
            </w:rPr>
            <w:t xml:space="preserve">Figura </w:t>
          </w:r>
          <w:r w:rsidR="000D0864" w:rsidRPr="000D0864">
            <w:rPr>
              <w:i/>
              <w:noProof/>
              <w:rPrChange w:id="8036" w:author="paulac" w:date="2013-10-14T16:11:00Z">
                <w:rPr>
                  <w:noProof/>
                  <w:color w:val="0000FF" w:themeColor="hyperlink"/>
                  <w:u w:val="single"/>
                </w:rPr>
              </w:rPrChange>
            </w:rPr>
            <w:t>47</w:t>
          </w:r>
        </w:ins>
        <w:del w:id="8037" w:author="paulac" w:date="2013-10-09T15:50:00Z">
          <w:r w:rsidR="00C6521E" w:rsidRPr="00C6521E" w:rsidDel="00361A6D">
            <w:rPr>
              <w:i/>
            </w:rPr>
            <w:delText xml:space="preserve">Figura </w:delText>
          </w:r>
          <w:r w:rsidR="00C6521E" w:rsidRPr="00C6521E" w:rsidDel="00361A6D">
            <w:rPr>
              <w:i/>
              <w:noProof/>
            </w:rPr>
            <w:delText>31</w:delText>
          </w:r>
        </w:del>
      </w:fldSimple>
      <w:r w:rsidR="00C07DEF">
        <w:t>)</w:t>
      </w:r>
      <w:r w:rsidRPr="00E9711C">
        <w:t>.</w:t>
      </w:r>
      <w:r>
        <w:t xml:space="preserve"> </w:t>
      </w:r>
    </w:p>
    <w:p w:rsidR="00E9711C" w:rsidRDefault="00E21426" w:rsidP="00E9711C">
      <w:pPr>
        <w:keepNext/>
        <w:jc w:val="center"/>
      </w:pPr>
      <w:ins w:id="8038" w:author="paulac" w:date="2013-10-11T16:40:00Z">
        <w:r>
          <w:rPr>
            <w:noProof/>
            <w:lang w:val="es-ES" w:eastAsia="es-ES"/>
            <w:rPrChange w:id="8039" w:author="Unknown">
              <w:rPr>
                <w:noProof/>
                <w:color w:val="0000FF" w:themeColor="hyperlink"/>
                <w:u w:val="single"/>
                <w:lang w:val="es-ES" w:eastAsia="es-ES"/>
              </w:rPr>
            </w:rPrChange>
          </w:rPr>
          <w:drawing>
            <wp:inline distT="0" distB="0" distL="0" distR="0">
              <wp:extent cx="5400040" cy="1719688"/>
              <wp:effectExtent l="19050" t="0" r="0" b="0"/>
              <wp:docPr id="146" name="Imat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83"/>
                      <a:srcRect/>
                      <a:stretch>
                        <a:fillRect/>
                      </a:stretch>
                    </pic:blipFill>
                    <pic:spPr bwMode="auto">
                      <a:xfrm>
                        <a:off x="0" y="0"/>
                        <a:ext cx="5400040" cy="1719688"/>
                      </a:xfrm>
                      <a:prstGeom prst="rect">
                        <a:avLst/>
                      </a:prstGeom>
                      <a:noFill/>
                      <a:ln w="9525">
                        <a:noFill/>
                        <a:miter lim="800000"/>
                        <a:headEnd/>
                        <a:tailEnd/>
                      </a:ln>
                    </pic:spPr>
                  </pic:pic>
                </a:graphicData>
              </a:graphic>
            </wp:inline>
          </w:drawing>
        </w:r>
      </w:ins>
      <w:del w:id="8040" w:author="paulac" w:date="2013-10-11T16:40:00Z">
        <w:r>
          <w:rPr>
            <w:noProof/>
            <w:lang w:val="es-ES" w:eastAsia="es-ES"/>
            <w:rPrChange w:id="8041" w:author="Unknown">
              <w:rPr>
                <w:noProof/>
                <w:color w:val="0000FF" w:themeColor="hyperlink"/>
                <w:u w:val="single"/>
                <w:lang w:val="es-ES" w:eastAsia="es-ES"/>
              </w:rPr>
            </w:rPrChange>
          </w:rPr>
          <w:drawing>
            <wp:inline distT="0" distB="0" distL="0" distR="0">
              <wp:extent cx="5400675" cy="2466975"/>
              <wp:effectExtent l="19050" t="0" r="9525" b="0"/>
              <wp:docPr id="194" name="Imagen 194" descr="C:\Documents and Settings\joanga\Escritorio\heliu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descr="C:\Documents and Settings\joanga\Escritorio\helium.JPG"/>
                      <pic:cNvPicPr>
                        <a:picLocks noChangeAspect="1" noChangeArrowheads="1"/>
                      </pic:cNvPicPr>
                    </pic:nvPicPr>
                    <pic:blipFill>
                      <a:blip r:embed="rId84" cstate="print"/>
                      <a:srcRect/>
                      <a:stretch>
                        <a:fillRect/>
                      </a:stretch>
                    </pic:blipFill>
                    <pic:spPr bwMode="auto">
                      <a:xfrm>
                        <a:off x="0" y="0"/>
                        <a:ext cx="5400675" cy="2466975"/>
                      </a:xfrm>
                      <a:prstGeom prst="rect">
                        <a:avLst/>
                      </a:prstGeom>
                      <a:noFill/>
                      <a:ln w="9525">
                        <a:noFill/>
                        <a:miter lim="800000"/>
                        <a:headEnd/>
                        <a:tailEnd/>
                      </a:ln>
                    </pic:spPr>
                  </pic:pic>
                </a:graphicData>
              </a:graphic>
            </wp:inline>
          </w:drawing>
        </w:r>
      </w:del>
    </w:p>
    <w:p w:rsidR="007123E6" w:rsidRDefault="00E9711C" w:rsidP="009242E7">
      <w:pPr>
        <w:pStyle w:val="Llegenda"/>
      </w:pPr>
      <w:bookmarkStart w:id="8042" w:name="_Ref260054526"/>
      <w:r>
        <w:t xml:space="preserve">Figura </w:t>
      </w:r>
      <w:fldSimple w:instr=" SEQ Figura \* ARABIC ">
        <w:ins w:id="8043" w:author="paulac" w:date="2013-10-14T16:11:00Z">
          <w:r w:rsidR="004C4FB6">
            <w:rPr>
              <w:noProof/>
            </w:rPr>
            <w:t>47</w:t>
          </w:r>
        </w:ins>
        <w:ins w:id="8044" w:author="sion" w:date="2013-09-19T17:54:00Z">
          <w:del w:id="8045" w:author="paulac" w:date="2013-10-10T13:09:00Z">
            <w:r w:rsidR="008D6167" w:rsidDel="00EF3840">
              <w:rPr>
                <w:noProof/>
              </w:rPr>
              <w:delText>37</w:delText>
            </w:r>
          </w:del>
        </w:ins>
        <w:del w:id="8046" w:author="paulac" w:date="2013-10-10T13:09:00Z">
          <w:r w:rsidR="00C6521E" w:rsidDel="00EF3840">
            <w:rPr>
              <w:noProof/>
            </w:rPr>
            <w:delText>31</w:delText>
          </w:r>
        </w:del>
      </w:fldSimple>
      <w:bookmarkEnd w:id="8042"/>
      <w:r>
        <w:t>. Pantalla de visualització i inserció de signatures a la tasca d’una definició de procés.</w:t>
      </w:r>
    </w:p>
    <w:p w:rsidR="00E9711C" w:rsidRDefault="00E9711C" w:rsidP="00E9711C">
      <w:r>
        <w:t>Camps del formulari:</w:t>
      </w:r>
    </w:p>
    <w:p w:rsidR="00E9711C" w:rsidRDefault="00E9711C" w:rsidP="00753AA4">
      <w:pPr>
        <w:pStyle w:val="Pargrafdellista"/>
        <w:numPr>
          <w:ilvl w:val="0"/>
          <w:numId w:val="2"/>
        </w:numPr>
      </w:pPr>
      <w:r>
        <w:rPr>
          <w:b/>
        </w:rPr>
        <w:t>Document</w:t>
      </w:r>
      <w:r>
        <w:t xml:space="preserve">: </w:t>
      </w:r>
      <w:r w:rsidR="00F256EB">
        <w:t>signatura a inserir o modificar d’un determinat document.</w:t>
      </w:r>
    </w:p>
    <w:p w:rsidR="00F256EB" w:rsidRPr="00E9711C" w:rsidRDefault="00F256EB" w:rsidP="00753AA4">
      <w:pPr>
        <w:pStyle w:val="Pargrafdellista"/>
        <w:numPr>
          <w:ilvl w:val="0"/>
          <w:numId w:val="2"/>
        </w:numPr>
      </w:pPr>
      <w:r>
        <w:rPr>
          <w:b/>
        </w:rPr>
        <w:t>Obligatòria</w:t>
      </w:r>
      <w:r>
        <w:t>: indica si la signatura és obligatòria o no.</w:t>
      </w:r>
    </w:p>
    <w:p w:rsidR="007123E6" w:rsidRDefault="007123E6" w:rsidP="000375FA">
      <w:pPr>
        <w:pStyle w:val="Ttol4"/>
      </w:pPr>
      <w:bookmarkStart w:id="8047" w:name="_Toc252373447"/>
      <w:bookmarkStart w:id="8048" w:name="_Toc253999461"/>
      <w:bookmarkStart w:id="8049" w:name="_Toc369593099"/>
      <w:r w:rsidRPr="007123E6">
        <w:t>Variables</w:t>
      </w:r>
      <w:bookmarkEnd w:id="8047"/>
      <w:bookmarkEnd w:id="8048"/>
      <w:bookmarkEnd w:id="8049"/>
    </w:p>
    <w:p w:rsidR="00D607BF" w:rsidRPr="00D607BF" w:rsidRDefault="00D607BF" w:rsidP="00D607BF">
      <w:r>
        <w:t xml:space="preserve">La pipella “Variables” ens mostra totes les variables que </w:t>
      </w:r>
      <w:r w:rsidR="00326DE7">
        <w:t xml:space="preserve">hi ha a la definició de procés (Veure </w:t>
      </w:r>
      <w:fldSimple w:instr=" REF _Ref260055664 \h  \* MERGEFORMAT ">
        <w:ins w:id="8050" w:author="paulac" w:date="2013-10-14T16:27:00Z">
          <w:r w:rsidR="000D0864" w:rsidRPr="000D0864">
            <w:rPr>
              <w:i/>
              <w:rPrChange w:id="8051" w:author="paulac" w:date="2013-10-14T16:27:00Z">
                <w:rPr>
                  <w:color w:val="0000FF" w:themeColor="hyperlink"/>
                  <w:u w:val="single"/>
                </w:rPr>
              </w:rPrChange>
            </w:rPr>
            <w:t xml:space="preserve">Figura </w:t>
          </w:r>
          <w:r w:rsidR="000D0864" w:rsidRPr="000D0864">
            <w:rPr>
              <w:i/>
              <w:noProof/>
              <w:rPrChange w:id="8052" w:author="paulac" w:date="2013-10-14T16:27:00Z">
                <w:rPr>
                  <w:noProof/>
                  <w:color w:val="0000FF" w:themeColor="hyperlink"/>
                  <w:u w:val="single"/>
                </w:rPr>
              </w:rPrChange>
            </w:rPr>
            <w:t>48</w:t>
          </w:r>
        </w:ins>
        <w:del w:id="8053" w:author="paulac" w:date="2013-10-09T15:50:00Z">
          <w:r w:rsidR="00C6521E" w:rsidRPr="00C6521E" w:rsidDel="00361A6D">
            <w:rPr>
              <w:i/>
            </w:rPr>
            <w:delText xml:space="preserve">Figura </w:delText>
          </w:r>
          <w:r w:rsidR="00C6521E" w:rsidRPr="00C6521E" w:rsidDel="00361A6D">
            <w:rPr>
              <w:i/>
              <w:noProof/>
            </w:rPr>
            <w:delText>32</w:delText>
          </w:r>
        </w:del>
      </w:fldSimple>
      <w:r w:rsidR="00326DE7">
        <w:t>). En aquest procés podrem inserir o modificar una variable i inserir o modificar validacions sobre la variable.</w:t>
      </w:r>
    </w:p>
    <w:p w:rsidR="00097DC8" w:rsidRDefault="00E21426" w:rsidP="00097DC8">
      <w:pPr>
        <w:keepNext/>
        <w:jc w:val="center"/>
      </w:pPr>
      <w:ins w:id="8054" w:author="paulac" w:date="2013-10-11T16:41:00Z">
        <w:r>
          <w:rPr>
            <w:noProof/>
            <w:lang w:val="es-ES" w:eastAsia="es-ES"/>
            <w:rPrChange w:id="8055" w:author="Unknown">
              <w:rPr>
                <w:noProof/>
                <w:color w:val="0000FF" w:themeColor="hyperlink"/>
                <w:u w:val="single"/>
                <w:lang w:val="es-ES" w:eastAsia="es-ES"/>
              </w:rPr>
            </w:rPrChange>
          </w:rPr>
          <w:drawing>
            <wp:inline distT="0" distB="0" distL="0" distR="0">
              <wp:extent cx="5400040" cy="1759932"/>
              <wp:effectExtent l="19050" t="0" r="0" b="0"/>
              <wp:docPr id="149" name="Imat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85"/>
                      <a:srcRect/>
                      <a:stretch>
                        <a:fillRect/>
                      </a:stretch>
                    </pic:blipFill>
                    <pic:spPr bwMode="auto">
                      <a:xfrm>
                        <a:off x="0" y="0"/>
                        <a:ext cx="5400040" cy="1759932"/>
                      </a:xfrm>
                      <a:prstGeom prst="rect">
                        <a:avLst/>
                      </a:prstGeom>
                      <a:noFill/>
                      <a:ln w="9525">
                        <a:noFill/>
                        <a:miter lim="800000"/>
                        <a:headEnd/>
                        <a:tailEnd/>
                      </a:ln>
                    </pic:spPr>
                  </pic:pic>
                </a:graphicData>
              </a:graphic>
            </wp:inline>
          </w:drawing>
        </w:r>
      </w:ins>
      <w:del w:id="8056" w:author="paulac" w:date="2013-10-11T16:41:00Z">
        <w:r>
          <w:rPr>
            <w:noProof/>
            <w:lang w:val="es-ES" w:eastAsia="es-ES"/>
            <w:rPrChange w:id="8057" w:author="Unknown">
              <w:rPr>
                <w:noProof/>
                <w:color w:val="0000FF" w:themeColor="hyperlink"/>
                <w:u w:val="single"/>
                <w:lang w:val="es-ES" w:eastAsia="es-ES"/>
              </w:rPr>
            </w:rPrChange>
          </w:rPr>
          <w:drawing>
            <wp:inline distT="0" distB="0" distL="0" distR="0">
              <wp:extent cx="4351798" cy="5191125"/>
              <wp:effectExtent l="19050" t="0" r="0" b="0"/>
              <wp:docPr id="154" name="Imagen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86" cstate="print"/>
                      <a:stretch>
                        <a:fillRect/>
                      </a:stretch>
                    </pic:blipFill>
                    <pic:spPr bwMode="auto">
                      <a:xfrm>
                        <a:off x="0" y="0"/>
                        <a:ext cx="4351798" cy="5191125"/>
                      </a:xfrm>
                      <a:prstGeom prst="rect">
                        <a:avLst/>
                      </a:prstGeom>
                      <a:noFill/>
                      <a:ln w="9525">
                        <a:noFill/>
                        <a:miter lim="800000"/>
                        <a:headEnd/>
                        <a:tailEnd/>
                      </a:ln>
                    </pic:spPr>
                  </pic:pic>
                </a:graphicData>
              </a:graphic>
            </wp:inline>
          </w:drawing>
        </w:r>
      </w:del>
    </w:p>
    <w:p w:rsidR="007123E6" w:rsidRPr="007123E6" w:rsidRDefault="00097DC8" w:rsidP="009242E7">
      <w:pPr>
        <w:pStyle w:val="Llegenda"/>
      </w:pPr>
      <w:bookmarkStart w:id="8058" w:name="_Ref260055664"/>
      <w:r>
        <w:t xml:space="preserve">Figura </w:t>
      </w:r>
      <w:fldSimple w:instr=" SEQ Figura \* ARABIC ">
        <w:ins w:id="8059" w:author="paulac" w:date="2013-10-14T16:11:00Z">
          <w:r w:rsidR="004C4FB6">
            <w:rPr>
              <w:noProof/>
            </w:rPr>
            <w:t>48</w:t>
          </w:r>
        </w:ins>
        <w:ins w:id="8060" w:author="sion" w:date="2013-09-19T17:54:00Z">
          <w:del w:id="8061" w:author="paulac" w:date="2013-10-10T13:09:00Z">
            <w:r w:rsidR="008D6167" w:rsidDel="00EF3840">
              <w:rPr>
                <w:noProof/>
              </w:rPr>
              <w:delText>38</w:delText>
            </w:r>
          </w:del>
        </w:ins>
        <w:del w:id="8062" w:author="paulac" w:date="2013-10-10T13:09:00Z">
          <w:r w:rsidR="00C6521E" w:rsidDel="00EF3840">
            <w:rPr>
              <w:noProof/>
            </w:rPr>
            <w:delText>32</w:delText>
          </w:r>
        </w:del>
      </w:fldSimple>
      <w:bookmarkEnd w:id="8058"/>
      <w:r>
        <w:t>. Pantalla de visualització de les variables d’una definició de procés.</w:t>
      </w:r>
    </w:p>
    <w:p w:rsidR="004C030E" w:rsidRDefault="004C030E" w:rsidP="004C030E">
      <w:pPr>
        <w:pStyle w:val="Ttol5"/>
      </w:pPr>
      <w:r>
        <w:lastRenderedPageBreak/>
        <w:t>Inserció o modificació d’una variable</w:t>
      </w:r>
    </w:p>
    <w:p w:rsidR="00334AB0" w:rsidRDefault="004C030E" w:rsidP="00334AB0">
      <w:r>
        <w:t xml:space="preserve">Per a inserir una variable hem de fer clic damunt el botó “Nova variable” i per modificar una variable hem de fer clic damunt el codi de la variable. En qualsevol d’ambdós casos, ens sortirà un formulari que haurem d’emplenar (Veure </w:t>
      </w:r>
      <w:fldSimple w:instr=" REF _Ref260056242 \h  \* MERGEFORMAT ">
        <w:ins w:id="8063" w:author="paulac" w:date="2013-10-14T16:11:00Z">
          <w:r w:rsidR="000D0864" w:rsidRPr="000D0864">
            <w:rPr>
              <w:i/>
              <w:rPrChange w:id="8064" w:author="paulac" w:date="2013-10-14T16:11:00Z">
                <w:rPr>
                  <w:color w:val="0000FF" w:themeColor="hyperlink"/>
                  <w:u w:val="single"/>
                </w:rPr>
              </w:rPrChange>
            </w:rPr>
            <w:t xml:space="preserve">Figura </w:t>
          </w:r>
          <w:r w:rsidR="000D0864" w:rsidRPr="000D0864">
            <w:rPr>
              <w:i/>
              <w:noProof/>
              <w:rPrChange w:id="8065" w:author="paulac" w:date="2013-10-14T16:11:00Z">
                <w:rPr>
                  <w:noProof/>
                  <w:color w:val="0000FF" w:themeColor="hyperlink"/>
                  <w:u w:val="single"/>
                </w:rPr>
              </w:rPrChange>
            </w:rPr>
            <w:t>49</w:t>
          </w:r>
        </w:ins>
        <w:del w:id="8066" w:author="paulac" w:date="2013-10-09T15:50:00Z">
          <w:r w:rsidR="00C6521E" w:rsidRPr="00C6521E" w:rsidDel="00361A6D">
            <w:rPr>
              <w:i/>
            </w:rPr>
            <w:delText xml:space="preserve">Figura </w:delText>
          </w:r>
          <w:r w:rsidR="00C6521E" w:rsidRPr="00C6521E" w:rsidDel="00361A6D">
            <w:rPr>
              <w:i/>
              <w:noProof/>
            </w:rPr>
            <w:delText>33</w:delText>
          </w:r>
        </w:del>
      </w:fldSimple>
      <w:r>
        <w:t>).</w:t>
      </w:r>
    </w:p>
    <w:p w:rsidR="00334AB0" w:rsidRDefault="00E21426" w:rsidP="00334AB0">
      <w:pPr>
        <w:keepNext/>
      </w:pPr>
      <w:ins w:id="8067" w:author="paulac" w:date="2013-10-11T16:42:00Z">
        <w:r>
          <w:rPr>
            <w:noProof/>
            <w:lang w:val="es-ES" w:eastAsia="es-ES"/>
            <w:rPrChange w:id="8068" w:author="Unknown">
              <w:rPr>
                <w:noProof/>
                <w:color w:val="0000FF" w:themeColor="hyperlink"/>
                <w:u w:val="single"/>
                <w:lang w:val="es-ES" w:eastAsia="es-ES"/>
              </w:rPr>
            </w:rPrChange>
          </w:rPr>
          <w:drawing>
            <wp:inline distT="0" distB="0" distL="0" distR="0">
              <wp:extent cx="5400040" cy="3482475"/>
              <wp:effectExtent l="19050" t="0" r="0" b="0"/>
              <wp:docPr id="151" name="Imat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87"/>
                      <a:srcRect/>
                      <a:stretch>
                        <a:fillRect/>
                      </a:stretch>
                    </pic:blipFill>
                    <pic:spPr bwMode="auto">
                      <a:xfrm>
                        <a:off x="0" y="0"/>
                        <a:ext cx="5400040" cy="3482475"/>
                      </a:xfrm>
                      <a:prstGeom prst="rect">
                        <a:avLst/>
                      </a:prstGeom>
                      <a:noFill/>
                      <a:ln w="9525">
                        <a:noFill/>
                        <a:miter lim="800000"/>
                        <a:headEnd/>
                        <a:tailEnd/>
                      </a:ln>
                    </pic:spPr>
                  </pic:pic>
                </a:graphicData>
              </a:graphic>
            </wp:inline>
          </w:drawing>
        </w:r>
      </w:ins>
      <w:del w:id="8069" w:author="paulac" w:date="2013-10-11T16:42:00Z">
        <w:r>
          <w:rPr>
            <w:noProof/>
            <w:lang w:val="es-ES" w:eastAsia="es-ES"/>
            <w:rPrChange w:id="8070" w:author="Unknown">
              <w:rPr>
                <w:noProof/>
                <w:color w:val="0000FF" w:themeColor="hyperlink"/>
                <w:u w:val="single"/>
                <w:lang w:val="es-ES" w:eastAsia="es-ES"/>
              </w:rPr>
            </w:rPrChange>
          </w:rPr>
          <w:drawing>
            <wp:inline distT="0" distB="0" distL="0" distR="0">
              <wp:extent cx="5391150" cy="4838700"/>
              <wp:effectExtent l="19050" t="0" r="0" b="0"/>
              <wp:docPr id="196" name="Imagen 196" descr="C:\Documents and Settings\joanga\Escritorio\heliu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C:\Documents and Settings\joanga\Escritorio\helium.JPG"/>
                      <pic:cNvPicPr>
                        <a:picLocks noChangeAspect="1" noChangeArrowheads="1"/>
                      </pic:cNvPicPr>
                    </pic:nvPicPr>
                    <pic:blipFill>
                      <a:blip r:embed="rId88" cstate="print"/>
                      <a:srcRect/>
                      <a:stretch>
                        <a:fillRect/>
                      </a:stretch>
                    </pic:blipFill>
                    <pic:spPr bwMode="auto">
                      <a:xfrm>
                        <a:off x="0" y="0"/>
                        <a:ext cx="5391150" cy="4838700"/>
                      </a:xfrm>
                      <a:prstGeom prst="rect">
                        <a:avLst/>
                      </a:prstGeom>
                      <a:noFill/>
                      <a:ln w="9525">
                        <a:noFill/>
                        <a:miter lim="800000"/>
                        <a:headEnd/>
                        <a:tailEnd/>
                      </a:ln>
                    </pic:spPr>
                  </pic:pic>
                </a:graphicData>
              </a:graphic>
            </wp:inline>
          </w:drawing>
        </w:r>
      </w:del>
    </w:p>
    <w:p w:rsidR="004C030E" w:rsidRDefault="00334AB0" w:rsidP="009242E7">
      <w:pPr>
        <w:pStyle w:val="Llegenda"/>
      </w:pPr>
      <w:bookmarkStart w:id="8071" w:name="_Ref260056242"/>
      <w:r>
        <w:t xml:space="preserve">Figura </w:t>
      </w:r>
      <w:fldSimple w:instr=" SEQ Figura \* ARABIC ">
        <w:ins w:id="8072" w:author="paulac" w:date="2013-10-14T16:11:00Z">
          <w:r w:rsidR="004C4FB6">
            <w:rPr>
              <w:noProof/>
            </w:rPr>
            <w:t>49</w:t>
          </w:r>
        </w:ins>
        <w:ins w:id="8073" w:author="sion" w:date="2013-09-19T17:54:00Z">
          <w:del w:id="8074" w:author="paulac" w:date="2013-10-10T13:09:00Z">
            <w:r w:rsidR="008D6167" w:rsidDel="00EF3840">
              <w:rPr>
                <w:noProof/>
              </w:rPr>
              <w:delText>39</w:delText>
            </w:r>
          </w:del>
        </w:ins>
        <w:del w:id="8075" w:author="paulac" w:date="2013-10-10T13:09:00Z">
          <w:r w:rsidR="00C6521E" w:rsidDel="00EF3840">
            <w:rPr>
              <w:noProof/>
            </w:rPr>
            <w:delText>33</w:delText>
          </w:r>
        </w:del>
      </w:fldSimple>
      <w:bookmarkEnd w:id="8071"/>
      <w:r w:rsidR="00E52DED">
        <w:t>. Formulari</w:t>
      </w:r>
      <w:r>
        <w:t xml:space="preserve"> d</w:t>
      </w:r>
      <w:ins w:id="8076" w:author="paulac" w:date="2013-10-11T16:42:00Z">
        <w:r w:rsidR="006E0F8B">
          <w:t>’inserció i</w:t>
        </w:r>
      </w:ins>
      <w:del w:id="8077" w:author="paulac" w:date="2013-10-11T16:42:00Z">
        <w:r w:rsidDel="006E0F8B">
          <w:delText>e</w:delText>
        </w:r>
      </w:del>
      <w:r>
        <w:t xml:space="preserve"> modificació d’una variable.</w:t>
      </w:r>
    </w:p>
    <w:p w:rsidR="00334AB0" w:rsidRDefault="00E52DED" w:rsidP="004C030E">
      <w:r>
        <w:t>Camps del formulari:</w:t>
      </w:r>
    </w:p>
    <w:p w:rsidR="00E52DED" w:rsidRDefault="00E52DED" w:rsidP="00753AA4">
      <w:pPr>
        <w:pStyle w:val="Pargrafdellista"/>
        <w:numPr>
          <w:ilvl w:val="0"/>
          <w:numId w:val="2"/>
        </w:numPr>
      </w:pPr>
      <w:r w:rsidRPr="00E530B5">
        <w:rPr>
          <w:b/>
        </w:rPr>
        <w:t>Codi</w:t>
      </w:r>
      <w:r>
        <w:t>: codi únic de la variable</w:t>
      </w:r>
    </w:p>
    <w:p w:rsidR="00E52DED" w:rsidRDefault="00E52DED" w:rsidP="00753AA4">
      <w:pPr>
        <w:pStyle w:val="Pargrafdellista"/>
        <w:numPr>
          <w:ilvl w:val="0"/>
          <w:numId w:val="2"/>
        </w:numPr>
      </w:pPr>
      <w:r w:rsidRPr="00E530B5">
        <w:rPr>
          <w:b/>
        </w:rPr>
        <w:t>Tipus</w:t>
      </w:r>
      <w:r>
        <w:t>: tipus de la variable.</w:t>
      </w:r>
    </w:p>
    <w:p w:rsidR="00E52DED" w:rsidRDefault="00E52DED" w:rsidP="00753AA4">
      <w:pPr>
        <w:pStyle w:val="Pargrafdellista"/>
        <w:numPr>
          <w:ilvl w:val="0"/>
          <w:numId w:val="2"/>
        </w:numPr>
      </w:pPr>
      <w:r w:rsidRPr="00E530B5">
        <w:rPr>
          <w:b/>
        </w:rPr>
        <w:t>Etiqueta</w:t>
      </w:r>
      <w:r>
        <w:t>: etiqueta descriptiva de la variable.</w:t>
      </w:r>
    </w:p>
    <w:p w:rsidR="00E52DED" w:rsidRDefault="00E52DED" w:rsidP="00753AA4">
      <w:pPr>
        <w:pStyle w:val="Pargrafdellista"/>
        <w:numPr>
          <w:ilvl w:val="0"/>
          <w:numId w:val="2"/>
        </w:numPr>
      </w:pPr>
      <w:r w:rsidRPr="00E530B5">
        <w:rPr>
          <w:b/>
        </w:rPr>
        <w:t>Observacions</w:t>
      </w:r>
      <w:r>
        <w:t>: observacions de la variable. Sortiran a la part inferior del camp.</w:t>
      </w:r>
    </w:p>
    <w:p w:rsidR="00E530B5" w:rsidRDefault="00E530B5" w:rsidP="00753AA4">
      <w:pPr>
        <w:pStyle w:val="Pargrafdellista"/>
        <w:numPr>
          <w:ilvl w:val="0"/>
          <w:numId w:val="2"/>
        </w:numPr>
      </w:pPr>
      <w:r w:rsidRPr="00E530B5">
        <w:rPr>
          <w:b/>
        </w:rPr>
        <w:t>Agrupació de variables</w:t>
      </w:r>
      <w:r>
        <w:t>: grup al qual pertany la variable (si pertany a algun).</w:t>
      </w:r>
    </w:p>
    <w:p w:rsidR="00E530B5" w:rsidRDefault="00E530B5" w:rsidP="00753AA4">
      <w:pPr>
        <w:pStyle w:val="Pargrafdellista"/>
        <w:numPr>
          <w:ilvl w:val="0"/>
          <w:numId w:val="2"/>
        </w:numPr>
        <w:rPr>
          <w:ins w:id="8078" w:author="paulac" w:date="2013-10-11T16:43:00Z"/>
        </w:rPr>
      </w:pPr>
      <w:r w:rsidRPr="00E530B5">
        <w:rPr>
          <w:b/>
        </w:rPr>
        <w:t>Múltiple</w:t>
      </w:r>
      <w:r>
        <w:t>: indica si la variable és un camp múltiple o no.</w:t>
      </w:r>
    </w:p>
    <w:p w:rsidR="006E0F8B" w:rsidRDefault="006E0F8B" w:rsidP="00753AA4">
      <w:pPr>
        <w:pStyle w:val="Pargrafdellista"/>
        <w:numPr>
          <w:ilvl w:val="0"/>
          <w:numId w:val="2"/>
        </w:numPr>
        <w:rPr>
          <w:ins w:id="8079" w:author="paulac" w:date="2013-10-11T16:43:00Z"/>
        </w:rPr>
      </w:pPr>
      <w:ins w:id="8080" w:author="paulac" w:date="2013-10-11T16:43:00Z">
        <w:r>
          <w:rPr>
            <w:b/>
          </w:rPr>
          <w:t>Ocult</w:t>
        </w:r>
        <w:r w:rsidR="000D0864" w:rsidRPr="000D0864">
          <w:rPr>
            <w:rPrChange w:id="8081" w:author="paulac" w:date="2013-10-11T16:43:00Z">
              <w:rPr>
                <w:b/>
                <w:color w:val="0000FF" w:themeColor="hyperlink"/>
                <w:u w:val="single"/>
              </w:rPr>
            </w:rPrChange>
          </w:rPr>
          <w:t>:</w:t>
        </w:r>
        <w:r>
          <w:t xml:space="preserve"> indica si la variable s’ha de mostrar o no en el formulari.</w:t>
        </w:r>
      </w:ins>
    </w:p>
    <w:p w:rsidR="006E0F8B" w:rsidRPr="004C78B1" w:rsidRDefault="000D0864" w:rsidP="00753AA4">
      <w:pPr>
        <w:pStyle w:val="Pargrafdellista"/>
        <w:numPr>
          <w:ilvl w:val="0"/>
          <w:numId w:val="2"/>
        </w:numPr>
      </w:pPr>
      <w:ins w:id="8082" w:author="paulac" w:date="2013-10-11T16:43:00Z">
        <w:r w:rsidRPr="000D0864">
          <w:rPr>
            <w:b/>
            <w:rPrChange w:id="8083" w:author="paulac" w:date="2013-10-14T14:56:00Z">
              <w:rPr>
                <w:b/>
                <w:color w:val="0000FF" w:themeColor="hyperlink"/>
                <w:u w:val="single"/>
              </w:rPr>
            </w:rPrChange>
          </w:rPr>
          <w:t>No retrocedir valor</w:t>
        </w:r>
        <w:r w:rsidRPr="000D0864">
          <w:rPr>
            <w:rPrChange w:id="8084" w:author="paulac" w:date="2013-10-14T14:56:00Z">
              <w:rPr>
                <w:b/>
                <w:color w:val="0000FF" w:themeColor="hyperlink"/>
                <w:u w:val="single"/>
              </w:rPr>
            </w:rPrChange>
          </w:rPr>
          <w:t xml:space="preserve">: </w:t>
        </w:r>
      </w:ins>
      <w:ins w:id="8085" w:author="paulac" w:date="2013-10-14T14:55:00Z">
        <w:r w:rsidRPr="000D0864">
          <w:rPr>
            <w:rPrChange w:id="8086" w:author="paulac" w:date="2013-10-14T14:56:00Z">
              <w:rPr>
                <w:color w:val="0000FF" w:themeColor="hyperlink"/>
                <w:highlight w:val="yellow"/>
                <w:u w:val="single"/>
              </w:rPr>
            </w:rPrChange>
          </w:rPr>
          <w:t xml:space="preserve">en el cas que es retrocedeixi l’expedient, indica si també retrocedir el valor de la variable o </w:t>
        </w:r>
      </w:ins>
      <w:ins w:id="8087" w:author="paulac" w:date="2013-10-14T14:56:00Z">
        <w:r w:rsidR="004C78B1">
          <w:t>bé</w:t>
        </w:r>
      </w:ins>
      <w:ins w:id="8088" w:author="paulac" w:date="2013-10-14T14:55:00Z">
        <w:r w:rsidRPr="000D0864">
          <w:rPr>
            <w:rPrChange w:id="8089" w:author="paulac" w:date="2013-10-14T14:56:00Z">
              <w:rPr>
                <w:color w:val="0000FF" w:themeColor="hyperlink"/>
                <w:highlight w:val="yellow"/>
                <w:u w:val="single"/>
              </w:rPr>
            </w:rPrChange>
          </w:rPr>
          <w:t xml:space="preserve"> conservar el valor que tenia en el moment de</w:t>
        </w:r>
      </w:ins>
      <w:ins w:id="8090" w:author="paulac" w:date="2013-10-14T14:56:00Z">
        <w:r w:rsidRPr="000D0864">
          <w:rPr>
            <w:rPrChange w:id="8091" w:author="paulac" w:date="2013-10-14T14:56:00Z">
              <w:rPr>
                <w:color w:val="0000FF" w:themeColor="hyperlink"/>
                <w:highlight w:val="yellow"/>
                <w:u w:val="single"/>
              </w:rPr>
            </w:rPrChange>
          </w:rPr>
          <w:t>l</w:t>
        </w:r>
      </w:ins>
      <w:ins w:id="8092" w:author="paulac" w:date="2013-10-14T14:55:00Z">
        <w:r w:rsidRPr="000D0864">
          <w:rPr>
            <w:rPrChange w:id="8093" w:author="paulac" w:date="2013-10-14T14:56:00Z">
              <w:rPr>
                <w:color w:val="0000FF" w:themeColor="hyperlink"/>
                <w:highlight w:val="yellow"/>
                <w:u w:val="single"/>
              </w:rPr>
            </w:rPrChange>
          </w:rPr>
          <w:t xml:space="preserve"> retroc</w:t>
        </w:r>
      </w:ins>
      <w:ins w:id="8094" w:author="paulac" w:date="2013-10-14T14:56:00Z">
        <w:r w:rsidRPr="000D0864">
          <w:rPr>
            <w:rPrChange w:id="8095" w:author="paulac" w:date="2013-10-14T14:56:00Z">
              <w:rPr>
                <w:color w:val="0000FF" w:themeColor="hyperlink"/>
                <w:highlight w:val="yellow"/>
                <w:u w:val="single"/>
              </w:rPr>
            </w:rPrChange>
          </w:rPr>
          <w:t>és.</w:t>
        </w:r>
      </w:ins>
    </w:p>
    <w:p w:rsidR="00E530B5" w:rsidRDefault="00E530B5" w:rsidP="00753AA4">
      <w:pPr>
        <w:pStyle w:val="Pargrafdellista"/>
        <w:numPr>
          <w:ilvl w:val="0"/>
          <w:numId w:val="2"/>
        </w:numPr>
      </w:pPr>
      <w:r w:rsidRPr="00E530B5">
        <w:rPr>
          <w:b/>
        </w:rPr>
        <w:t>Enumeració</w:t>
      </w:r>
      <w:r>
        <w:t>: si la variable correspon a una enumeració, s’ha d’elegir quina és.</w:t>
      </w:r>
    </w:p>
    <w:p w:rsidR="00E530B5" w:rsidRDefault="00E530B5" w:rsidP="00753AA4">
      <w:pPr>
        <w:pStyle w:val="Pargrafdellista"/>
        <w:numPr>
          <w:ilvl w:val="0"/>
          <w:numId w:val="2"/>
        </w:numPr>
        <w:rPr>
          <w:ins w:id="8096" w:author="paulac" w:date="2013-10-11T16:48:00Z"/>
        </w:rPr>
      </w:pPr>
      <w:r w:rsidRPr="00E530B5">
        <w:rPr>
          <w:b/>
        </w:rPr>
        <w:t>Domini</w:t>
      </w:r>
      <w:r>
        <w:t>: si la variable és una consulta s’ha d’elegir el domini a consultar.</w:t>
      </w:r>
    </w:p>
    <w:p w:rsidR="008F05BA" w:rsidRPr="004C78B1" w:rsidRDefault="000D0864" w:rsidP="00753AA4">
      <w:pPr>
        <w:pStyle w:val="Pargrafdellista"/>
        <w:numPr>
          <w:ilvl w:val="0"/>
          <w:numId w:val="2"/>
        </w:numPr>
        <w:rPr>
          <w:ins w:id="8097" w:author="paulac" w:date="2013-10-11T16:49:00Z"/>
          <w:rPrChange w:id="8098" w:author="paulac" w:date="2013-10-14T14:58:00Z">
            <w:rPr>
              <w:ins w:id="8099" w:author="paulac" w:date="2013-10-11T16:49:00Z"/>
              <w:highlight w:val="yellow"/>
            </w:rPr>
          </w:rPrChange>
        </w:rPr>
      </w:pPr>
      <w:ins w:id="8100" w:author="paulac" w:date="2013-10-11T16:48:00Z">
        <w:r w:rsidRPr="000D0864">
          <w:rPr>
            <w:b/>
            <w:rPrChange w:id="8101" w:author="paulac" w:date="2013-10-14T14:58:00Z">
              <w:rPr>
                <w:b/>
                <w:color w:val="0000FF" w:themeColor="hyperlink"/>
                <w:u w:val="single"/>
              </w:rPr>
            </w:rPrChange>
          </w:rPr>
          <w:t>Usar domini intern</w:t>
        </w:r>
        <w:r w:rsidRPr="000D0864">
          <w:rPr>
            <w:rPrChange w:id="8102" w:author="paulac" w:date="2013-10-14T14:58:00Z">
              <w:rPr>
                <w:b/>
                <w:color w:val="0000FF" w:themeColor="hyperlink"/>
                <w:u w:val="single"/>
              </w:rPr>
            </w:rPrChange>
          </w:rPr>
          <w:t>:</w:t>
        </w:r>
      </w:ins>
      <w:ins w:id="8103" w:author="paulac" w:date="2013-10-14T14:56:00Z">
        <w:r w:rsidRPr="000D0864">
          <w:rPr>
            <w:rPrChange w:id="8104" w:author="paulac" w:date="2013-10-14T14:58:00Z">
              <w:rPr>
                <w:color w:val="0000FF" w:themeColor="hyperlink"/>
                <w:highlight w:val="yellow"/>
                <w:u w:val="single"/>
              </w:rPr>
            </w:rPrChange>
          </w:rPr>
          <w:t xml:space="preserve"> indica si usar el domini intern </w:t>
        </w:r>
      </w:ins>
      <w:ins w:id="8105" w:author="paulac" w:date="2013-10-14T14:57:00Z">
        <w:r w:rsidRPr="000D0864">
          <w:rPr>
            <w:rPrChange w:id="8106" w:author="paulac" w:date="2013-10-14T14:58:00Z">
              <w:rPr>
                <w:color w:val="0000FF" w:themeColor="hyperlink"/>
                <w:highlight w:val="yellow"/>
                <w:u w:val="single"/>
              </w:rPr>
            </w:rPrChange>
          </w:rPr>
          <w:t>per consultar.</w:t>
        </w:r>
      </w:ins>
    </w:p>
    <w:p w:rsidR="008F05BA" w:rsidRPr="004C78B1" w:rsidRDefault="000D0864" w:rsidP="00753AA4">
      <w:pPr>
        <w:pStyle w:val="Pargrafdellista"/>
        <w:numPr>
          <w:ilvl w:val="0"/>
          <w:numId w:val="2"/>
        </w:numPr>
      </w:pPr>
      <w:ins w:id="8107" w:author="paulac" w:date="2013-10-11T16:49:00Z">
        <w:r w:rsidRPr="000D0864">
          <w:rPr>
            <w:b/>
            <w:rPrChange w:id="8108" w:author="paulac" w:date="2013-10-14T14:58:00Z">
              <w:rPr>
                <w:b/>
                <w:color w:val="0000FF" w:themeColor="hyperlink"/>
                <w:highlight w:val="yellow"/>
                <w:u w:val="single"/>
              </w:rPr>
            </w:rPrChange>
          </w:rPr>
          <w:t>Consulta per tipus</w:t>
        </w:r>
        <w:r w:rsidRPr="000D0864">
          <w:rPr>
            <w:rPrChange w:id="8109" w:author="paulac" w:date="2013-10-14T14:58:00Z">
              <w:rPr>
                <w:b/>
                <w:color w:val="0000FF" w:themeColor="hyperlink"/>
                <w:highlight w:val="yellow"/>
                <w:u w:val="single"/>
              </w:rPr>
            </w:rPrChange>
          </w:rPr>
          <w:t>:</w:t>
        </w:r>
      </w:ins>
      <w:ins w:id="8110" w:author="paulac" w:date="2013-10-14T14:59:00Z">
        <w:r w:rsidR="00AA4958">
          <w:t xml:space="preserve"> si la variable és una consulta, es pot indicar quina consulta per tipus executar. </w:t>
        </w:r>
      </w:ins>
    </w:p>
    <w:p w:rsidR="00E530B5" w:rsidRPr="004C78B1" w:rsidRDefault="000D0864" w:rsidP="00753AA4">
      <w:pPr>
        <w:pStyle w:val="Pargrafdellista"/>
        <w:numPr>
          <w:ilvl w:val="0"/>
          <w:numId w:val="2"/>
        </w:numPr>
      </w:pPr>
      <w:r w:rsidRPr="000D0864">
        <w:rPr>
          <w:b/>
          <w:rPrChange w:id="8111" w:author="paulac" w:date="2013-10-14T14:58:00Z">
            <w:rPr>
              <w:b/>
              <w:color w:val="0000FF" w:themeColor="hyperlink"/>
              <w:u w:val="single"/>
            </w:rPr>
          </w:rPrChange>
        </w:rPr>
        <w:t>Id del domini</w:t>
      </w:r>
      <w:r w:rsidRPr="000D0864">
        <w:rPr>
          <w:rPrChange w:id="8112" w:author="paulac" w:date="2013-10-14T14:58:00Z">
            <w:rPr>
              <w:color w:val="0000FF" w:themeColor="hyperlink"/>
              <w:u w:val="single"/>
            </w:rPr>
          </w:rPrChange>
        </w:rPr>
        <w:t>: identificador per a realitzar la consulta.</w:t>
      </w:r>
    </w:p>
    <w:p w:rsidR="00E530B5" w:rsidRPr="004C78B1" w:rsidRDefault="000D0864" w:rsidP="00753AA4">
      <w:pPr>
        <w:pStyle w:val="Pargrafdellista"/>
        <w:numPr>
          <w:ilvl w:val="0"/>
          <w:numId w:val="2"/>
        </w:numPr>
      </w:pPr>
      <w:r w:rsidRPr="000D0864">
        <w:rPr>
          <w:b/>
          <w:rPrChange w:id="8113" w:author="paulac" w:date="2013-10-14T14:58:00Z">
            <w:rPr>
              <w:b/>
              <w:color w:val="0000FF" w:themeColor="hyperlink"/>
              <w:u w:val="single"/>
            </w:rPr>
          </w:rPrChange>
        </w:rPr>
        <w:lastRenderedPageBreak/>
        <w:t>Paràmetres del domini</w:t>
      </w:r>
      <w:r w:rsidRPr="000D0864">
        <w:rPr>
          <w:rPrChange w:id="8114" w:author="paulac" w:date="2013-10-14T14:58:00Z">
            <w:rPr>
              <w:color w:val="0000FF" w:themeColor="hyperlink"/>
              <w:u w:val="single"/>
            </w:rPr>
          </w:rPrChange>
        </w:rPr>
        <w:t>: paràmetres (valors) que es passen al domini per a fer la consulta.</w:t>
      </w:r>
    </w:p>
    <w:p w:rsidR="00E530B5" w:rsidRPr="004C78B1" w:rsidRDefault="000D0864" w:rsidP="00753AA4">
      <w:pPr>
        <w:pStyle w:val="Pargrafdellista"/>
        <w:numPr>
          <w:ilvl w:val="0"/>
          <w:numId w:val="2"/>
        </w:numPr>
      </w:pPr>
      <w:r w:rsidRPr="000D0864">
        <w:rPr>
          <w:b/>
          <w:rPrChange w:id="8115" w:author="paulac" w:date="2013-10-14T14:58:00Z">
            <w:rPr>
              <w:b/>
              <w:color w:val="0000FF" w:themeColor="hyperlink"/>
              <w:u w:val="single"/>
            </w:rPr>
          </w:rPrChange>
        </w:rPr>
        <w:t>Camp amb el text</w:t>
      </w:r>
      <w:r w:rsidRPr="000D0864">
        <w:rPr>
          <w:rPrChange w:id="8116" w:author="paulac" w:date="2013-10-14T14:58:00Z">
            <w:rPr>
              <w:color w:val="0000FF" w:themeColor="hyperlink"/>
              <w:u w:val="single"/>
            </w:rPr>
          </w:rPrChange>
        </w:rPr>
        <w:t>: columna corresponent al text que es mostrarà.</w:t>
      </w:r>
    </w:p>
    <w:p w:rsidR="00E530B5" w:rsidRPr="004C78B1" w:rsidRDefault="000D0864" w:rsidP="00753AA4">
      <w:pPr>
        <w:pStyle w:val="Pargrafdellista"/>
        <w:numPr>
          <w:ilvl w:val="0"/>
          <w:numId w:val="2"/>
        </w:numPr>
        <w:rPr>
          <w:ins w:id="8117" w:author="paulac" w:date="2013-10-11T16:49:00Z"/>
        </w:rPr>
      </w:pPr>
      <w:r w:rsidRPr="000D0864">
        <w:rPr>
          <w:b/>
          <w:rPrChange w:id="8118" w:author="paulac" w:date="2013-10-14T14:58:00Z">
            <w:rPr>
              <w:b/>
              <w:color w:val="0000FF" w:themeColor="hyperlink"/>
              <w:u w:val="single"/>
            </w:rPr>
          </w:rPrChange>
        </w:rPr>
        <w:t>Camp amb el valor</w:t>
      </w:r>
      <w:r w:rsidRPr="000D0864">
        <w:rPr>
          <w:rPrChange w:id="8119" w:author="paulac" w:date="2013-10-14T14:58:00Z">
            <w:rPr>
              <w:color w:val="0000FF" w:themeColor="hyperlink"/>
              <w:u w:val="single"/>
            </w:rPr>
          </w:rPrChange>
        </w:rPr>
        <w:t>: columna corresponent al valor que tindrà internament la variable.</w:t>
      </w:r>
    </w:p>
    <w:p w:rsidR="008F05BA" w:rsidRPr="004C78B1" w:rsidRDefault="000D0864" w:rsidP="00753AA4">
      <w:pPr>
        <w:pStyle w:val="Pargrafdellista"/>
        <w:numPr>
          <w:ilvl w:val="0"/>
          <w:numId w:val="2"/>
        </w:numPr>
        <w:rPr>
          <w:ins w:id="8120" w:author="paulac" w:date="2013-10-11T16:49:00Z"/>
          <w:rPrChange w:id="8121" w:author="paulac" w:date="2013-10-14T14:58:00Z">
            <w:rPr>
              <w:ins w:id="8122" w:author="paulac" w:date="2013-10-11T16:49:00Z"/>
              <w:highlight w:val="yellow"/>
            </w:rPr>
          </w:rPrChange>
        </w:rPr>
      </w:pPr>
      <w:ins w:id="8123" w:author="paulac" w:date="2013-10-11T16:49:00Z">
        <w:r w:rsidRPr="000D0864">
          <w:rPr>
            <w:b/>
            <w:rPrChange w:id="8124" w:author="paulac" w:date="2013-10-14T14:58:00Z">
              <w:rPr>
                <w:b/>
                <w:color w:val="0000FF" w:themeColor="hyperlink"/>
                <w:u w:val="single"/>
              </w:rPr>
            </w:rPrChange>
          </w:rPr>
          <w:t>Mantenir valor de la consulta</w:t>
        </w:r>
        <w:r w:rsidRPr="000D0864">
          <w:rPr>
            <w:rPrChange w:id="8125" w:author="paulac" w:date="2013-10-14T14:58:00Z">
              <w:rPr>
                <w:b/>
                <w:color w:val="0000FF" w:themeColor="hyperlink"/>
                <w:u w:val="single"/>
              </w:rPr>
            </w:rPrChange>
          </w:rPr>
          <w:t>:</w:t>
        </w:r>
      </w:ins>
      <w:ins w:id="8126" w:author="paulac" w:date="2013-10-14T10:20:00Z">
        <w:r w:rsidRPr="000D0864">
          <w:rPr>
            <w:rPrChange w:id="8127" w:author="paulac" w:date="2013-10-14T14:58:00Z">
              <w:rPr>
                <w:color w:val="0000FF" w:themeColor="hyperlink"/>
                <w:highlight w:val="yellow"/>
                <w:u w:val="single"/>
              </w:rPr>
            </w:rPrChange>
          </w:rPr>
          <w:t xml:space="preserve"> </w:t>
        </w:r>
      </w:ins>
      <w:ins w:id="8128" w:author="paulac" w:date="2013-10-14T14:57:00Z">
        <w:r w:rsidRPr="000D0864">
          <w:rPr>
            <w:rPrChange w:id="8129" w:author="paulac" w:date="2013-10-14T14:58:00Z">
              <w:rPr>
                <w:color w:val="0000FF" w:themeColor="hyperlink"/>
                <w:u w:val="single"/>
              </w:rPr>
            </w:rPrChange>
          </w:rPr>
          <w:t xml:space="preserve">si la variable és una consulta, indica que s’ha de </w:t>
        </w:r>
      </w:ins>
      <w:ins w:id="8130" w:author="paulac" w:date="2013-10-14T10:20:00Z">
        <w:r w:rsidRPr="000D0864">
          <w:rPr>
            <w:rPrChange w:id="8131" w:author="paulac" w:date="2013-10-14T14:58:00Z">
              <w:rPr>
                <w:color w:val="0000FF" w:themeColor="hyperlink"/>
                <w:highlight w:val="yellow"/>
                <w:u w:val="single"/>
              </w:rPr>
            </w:rPrChange>
          </w:rPr>
          <w:t xml:space="preserve">guardar </w:t>
        </w:r>
      </w:ins>
      <w:ins w:id="8132" w:author="paulac" w:date="2013-10-14T14:57:00Z">
        <w:r w:rsidRPr="000D0864">
          <w:rPr>
            <w:rPrChange w:id="8133" w:author="paulac" w:date="2013-10-14T14:58:00Z">
              <w:rPr>
                <w:color w:val="0000FF" w:themeColor="hyperlink"/>
                <w:highlight w:val="yellow"/>
                <w:u w:val="single"/>
              </w:rPr>
            </w:rPrChange>
          </w:rPr>
          <w:t xml:space="preserve">el </w:t>
        </w:r>
      </w:ins>
      <w:ins w:id="8134" w:author="paulac" w:date="2013-10-14T10:20:00Z">
        <w:r w:rsidRPr="000D0864">
          <w:rPr>
            <w:rPrChange w:id="8135" w:author="paulac" w:date="2013-10-14T14:58:00Z">
              <w:rPr>
                <w:color w:val="0000FF" w:themeColor="hyperlink"/>
                <w:highlight w:val="yellow"/>
                <w:u w:val="single"/>
              </w:rPr>
            </w:rPrChange>
          </w:rPr>
          <w:t>valor dins expedient</w:t>
        </w:r>
      </w:ins>
      <w:ins w:id="8136" w:author="paulac" w:date="2013-10-14T14:57:00Z">
        <w:r w:rsidRPr="000D0864">
          <w:rPr>
            <w:rPrChange w:id="8137" w:author="paulac" w:date="2013-10-14T14:58:00Z">
              <w:rPr>
                <w:color w:val="0000FF" w:themeColor="hyperlink"/>
                <w:highlight w:val="yellow"/>
                <w:u w:val="single"/>
              </w:rPr>
            </w:rPrChange>
          </w:rPr>
          <w:t>, a part del codi.</w:t>
        </w:r>
      </w:ins>
    </w:p>
    <w:p w:rsidR="008F05BA" w:rsidRPr="004C78B1" w:rsidRDefault="000D0864" w:rsidP="00753AA4">
      <w:pPr>
        <w:pStyle w:val="Pargrafdellista"/>
        <w:numPr>
          <w:ilvl w:val="0"/>
          <w:numId w:val="2"/>
        </w:numPr>
      </w:pPr>
      <w:ins w:id="8138" w:author="paulac" w:date="2013-10-11T16:49:00Z">
        <w:r w:rsidRPr="000D0864">
          <w:rPr>
            <w:b/>
            <w:rPrChange w:id="8139" w:author="paulac" w:date="2013-10-14T14:58:00Z">
              <w:rPr>
                <w:b/>
                <w:color w:val="0000FF" w:themeColor="hyperlink"/>
                <w:highlight w:val="yellow"/>
                <w:u w:val="single"/>
              </w:rPr>
            </w:rPrChange>
          </w:rPr>
          <w:t>Handler</w:t>
        </w:r>
        <w:r w:rsidRPr="000D0864">
          <w:rPr>
            <w:rPrChange w:id="8140" w:author="paulac" w:date="2013-10-14T14:58:00Z">
              <w:rPr>
                <w:b/>
                <w:color w:val="0000FF" w:themeColor="hyperlink"/>
                <w:highlight w:val="yellow"/>
                <w:u w:val="single"/>
              </w:rPr>
            </w:rPrChange>
          </w:rPr>
          <w:t>:</w:t>
        </w:r>
      </w:ins>
      <w:ins w:id="8141" w:author="paulac" w:date="2013-10-14T10:20:00Z">
        <w:r w:rsidRPr="000D0864">
          <w:rPr>
            <w:rPrChange w:id="8142" w:author="paulac" w:date="2013-10-14T14:58:00Z">
              <w:rPr>
                <w:color w:val="0000FF" w:themeColor="hyperlink"/>
                <w:highlight w:val="yellow"/>
                <w:u w:val="single"/>
              </w:rPr>
            </w:rPrChange>
          </w:rPr>
          <w:t xml:space="preserve"> </w:t>
        </w:r>
      </w:ins>
      <w:ins w:id="8143" w:author="paulac" w:date="2013-10-14T14:57:00Z">
        <w:r w:rsidRPr="000D0864">
          <w:rPr>
            <w:rPrChange w:id="8144" w:author="paulac" w:date="2013-10-14T14:58:00Z">
              <w:rPr>
                <w:color w:val="0000FF" w:themeColor="hyperlink"/>
                <w:u w:val="single"/>
              </w:rPr>
            </w:rPrChange>
          </w:rPr>
          <w:t>si la variable és una acció, indica el handler que s</w:t>
        </w:r>
      </w:ins>
      <w:ins w:id="8145" w:author="paulac" w:date="2013-10-14T14:58:00Z">
        <w:r w:rsidRPr="000D0864">
          <w:rPr>
            <w:rPrChange w:id="8146" w:author="paulac" w:date="2013-10-14T14:58:00Z">
              <w:rPr>
                <w:color w:val="0000FF" w:themeColor="hyperlink"/>
                <w:u w:val="single"/>
              </w:rPr>
            </w:rPrChange>
          </w:rPr>
          <w:t>’ha d’executar.</w:t>
        </w:r>
      </w:ins>
    </w:p>
    <w:p w:rsidR="004234F7" w:rsidRDefault="004234F7" w:rsidP="004234F7">
      <w:pPr>
        <w:pStyle w:val="Ttol5"/>
      </w:pPr>
      <w:r>
        <w:t>Eliminació de variables</w:t>
      </w:r>
    </w:p>
    <w:p w:rsidR="004234F7" w:rsidRPr="004234F7" w:rsidRDefault="004234F7" w:rsidP="004234F7">
      <w:r>
        <w:t xml:space="preserve">Per esborrar una variable cal fer clic damunt la creu vermella (Veure </w:t>
      </w:r>
      <w:fldSimple w:instr=" REF _Ref260055664 \h  \* MERGEFORMAT ">
        <w:ins w:id="8147" w:author="paulac" w:date="2013-10-14T16:27:00Z">
          <w:r w:rsidR="000D0864" w:rsidRPr="000D0864">
            <w:rPr>
              <w:i/>
              <w:rPrChange w:id="8148" w:author="paulac" w:date="2013-10-14T16:27:00Z">
                <w:rPr>
                  <w:color w:val="0000FF" w:themeColor="hyperlink"/>
                  <w:u w:val="single"/>
                </w:rPr>
              </w:rPrChange>
            </w:rPr>
            <w:t xml:space="preserve">Figura </w:t>
          </w:r>
          <w:r w:rsidR="000D0864" w:rsidRPr="000D0864">
            <w:rPr>
              <w:i/>
              <w:noProof/>
              <w:rPrChange w:id="8149" w:author="paulac" w:date="2013-10-14T16:27:00Z">
                <w:rPr>
                  <w:noProof/>
                  <w:color w:val="0000FF" w:themeColor="hyperlink"/>
                  <w:u w:val="single"/>
                </w:rPr>
              </w:rPrChange>
            </w:rPr>
            <w:t>48</w:t>
          </w:r>
        </w:ins>
        <w:del w:id="8150" w:author="paulac" w:date="2013-10-09T15:50:00Z">
          <w:r w:rsidR="00C6521E" w:rsidRPr="00C6521E" w:rsidDel="00361A6D">
            <w:rPr>
              <w:i/>
            </w:rPr>
            <w:delText xml:space="preserve">Figura </w:delText>
          </w:r>
          <w:r w:rsidR="00C6521E" w:rsidRPr="00C6521E" w:rsidDel="00361A6D">
            <w:rPr>
              <w:i/>
              <w:noProof/>
            </w:rPr>
            <w:delText>32</w:delText>
          </w:r>
        </w:del>
      </w:fldSimple>
      <w:r>
        <w:t>). Aleshores, Helium ens demanarà si estam segurs d’eliminar la variable (ja que és una acció irreversible). Si és així, premem en acceptar i s’esborrarà la variable.</w:t>
      </w:r>
    </w:p>
    <w:p w:rsidR="00D0780E" w:rsidRDefault="00D0780E" w:rsidP="00D0780E">
      <w:pPr>
        <w:pStyle w:val="Ttol5"/>
      </w:pPr>
      <w:r>
        <w:t>Validacions</w:t>
      </w:r>
    </w:p>
    <w:p w:rsidR="00D0780E" w:rsidRDefault="00D0780E" w:rsidP="00D0780E">
      <w:r>
        <w:t>A la variable, podem incloure validacions per tal que el camp compleixi unes determinades condicions. Per exemple, si volem demanar el DNI d’una persona, podem fer una validació perquè el camp tingui 8 dígits i una lletra al final.</w:t>
      </w:r>
    </w:p>
    <w:p w:rsidR="00D0780E" w:rsidRDefault="00D0780E" w:rsidP="00D0780E">
      <w:r>
        <w:t xml:space="preserve">Per a incloure una validació, hem de fer clic al botó “Validacions” del llistat de variables (Veure </w:t>
      </w:r>
      <w:fldSimple w:instr=" REF _Ref260055664 \h  \* MERGEFORMAT ">
        <w:ins w:id="8151" w:author="paulac" w:date="2013-10-14T16:27:00Z">
          <w:r w:rsidR="000D0864" w:rsidRPr="000D0864">
            <w:rPr>
              <w:i/>
              <w:rPrChange w:id="8152" w:author="paulac" w:date="2013-10-14T16:27:00Z">
                <w:rPr>
                  <w:color w:val="0000FF" w:themeColor="hyperlink"/>
                  <w:u w:val="single"/>
                </w:rPr>
              </w:rPrChange>
            </w:rPr>
            <w:t xml:space="preserve">Figura </w:t>
          </w:r>
          <w:r w:rsidR="000D0864" w:rsidRPr="000D0864">
            <w:rPr>
              <w:i/>
              <w:noProof/>
              <w:rPrChange w:id="8153" w:author="paulac" w:date="2013-10-14T16:27:00Z">
                <w:rPr>
                  <w:noProof/>
                  <w:color w:val="0000FF" w:themeColor="hyperlink"/>
                  <w:u w:val="single"/>
                </w:rPr>
              </w:rPrChange>
            </w:rPr>
            <w:t>48</w:t>
          </w:r>
        </w:ins>
        <w:del w:id="8154" w:author="paulac" w:date="2013-10-09T15:50:00Z">
          <w:r w:rsidR="00C6521E" w:rsidRPr="00C6521E" w:rsidDel="00361A6D">
            <w:rPr>
              <w:i/>
            </w:rPr>
            <w:delText xml:space="preserve">Figura </w:delText>
          </w:r>
          <w:r w:rsidR="00C6521E" w:rsidRPr="00C6521E" w:rsidDel="00361A6D">
            <w:rPr>
              <w:i/>
              <w:noProof/>
            </w:rPr>
            <w:delText>32</w:delText>
          </w:r>
        </w:del>
      </w:fldSimple>
      <w:r>
        <w:t xml:space="preserve">). A continuació veurem una pantalla per inserir o modificar validacions (Veure </w:t>
      </w:r>
      <w:fldSimple w:instr=" REF _Ref260121780 \h  \* MERGEFORMAT ">
        <w:ins w:id="8155" w:author="paulac" w:date="2013-10-14T16:27:00Z">
          <w:r w:rsidR="000D0864" w:rsidRPr="000D0864">
            <w:rPr>
              <w:i/>
              <w:rPrChange w:id="8156" w:author="paulac" w:date="2013-10-14T16:27:00Z">
                <w:rPr>
                  <w:color w:val="0000FF" w:themeColor="hyperlink"/>
                  <w:u w:val="single"/>
                </w:rPr>
              </w:rPrChange>
            </w:rPr>
            <w:t xml:space="preserve">Figura </w:t>
          </w:r>
          <w:r w:rsidR="000D0864" w:rsidRPr="000D0864">
            <w:rPr>
              <w:i/>
              <w:noProof/>
              <w:rPrChange w:id="8157" w:author="paulac" w:date="2013-10-14T16:27:00Z">
                <w:rPr>
                  <w:noProof/>
                  <w:color w:val="0000FF" w:themeColor="hyperlink"/>
                  <w:u w:val="single"/>
                </w:rPr>
              </w:rPrChange>
            </w:rPr>
            <w:t>50</w:t>
          </w:r>
        </w:ins>
        <w:del w:id="8158" w:author="paulac" w:date="2013-10-09T15:50:00Z">
          <w:r w:rsidR="00C6521E" w:rsidRPr="00C6521E" w:rsidDel="00361A6D">
            <w:rPr>
              <w:i/>
            </w:rPr>
            <w:delText xml:space="preserve">Figura </w:delText>
          </w:r>
          <w:r w:rsidR="00C6521E" w:rsidRPr="00C6521E" w:rsidDel="00361A6D">
            <w:rPr>
              <w:i/>
              <w:noProof/>
            </w:rPr>
            <w:delText>34</w:delText>
          </w:r>
        </w:del>
      </w:fldSimple>
      <w:r>
        <w:t xml:space="preserve">). El llenguatge que s’empra per a fer les validacions és el Valang i es pot consultar el seu manual de referència a la pàgina web </w:t>
      </w:r>
      <w:hyperlink r:id="rId89" w:history="1">
        <w:r w:rsidRPr="00EB506F">
          <w:rPr>
            <w:rStyle w:val="Enlla"/>
          </w:rPr>
          <w:t>http://www.springbyexample.org/examples/spring-modules-validation-module.html</w:t>
        </w:r>
      </w:hyperlink>
    </w:p>
    <w:p w:rsidR="00D0780E" w:rsidRDefault="00E21426" w:rsidP="00D0780E">
      <w:pPr>
        <w:keepNext/>
        <w:jc w:val="center"/>
      </w:pPr>
      <w:ins w:id="8159" w:author="paulac" w:date="2013-10-11T16:56:00Z">
        <w:r>
          <w:rPr>
            <w:noProof/>
            <w:lang w:val="es-ES" w:eastAsia="es-ES"/>
            <w:rPrChange w:id="8160" w:author="Unknown">
              <w:rPr>
                <w:noProof/>
                <w:color w:val="0000FF" w:themeColor="hyperlink"/>
                <w:u w:val="single"/>
                <w:lang w:val="es-ES" w:eastAsia="es-ES"/>
              </w:rPr>
            </w:rPrChange>
          </w:rPr>
          <w:drawing>
            <wp:inline distT="0" distB="0" distL="0" distR="0">
              <wp:extent cx="5400040" cy="2553250"/>
              <wp:effectExtent l="19050" t="0" r="0" b="0"/>
              <wp:docPr id="152" name="Imat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90"/>
                      <a:srcRect/>
                      <a:stretch>
                        <a:fillRect/>
                      </a:stretch>
                    </pic:blipFill>
                    <pic:spPr bwMode="auto">
                      <a:xfrm>
                        <a:off x="0" y="0"/>
                        <a:ext cx="5400040" cy="2553250"/>
                      </a:xfrm>
                      <a:prstGeom prst="rect">
                        <a:avLst/>
                      </a:prstGeom>
                      <a:noFill/>
                      <a:ln w="9525">
                        <a:noFill/>
                        <a:miter lim="800000"/>
                        <a:headEnd/>
                        <a:tailEnd/>
                      </a:ln>
                    </pic:spPr>
                  </pic:pic>
                </a:graphicData>
              </a:graphic>
            </wp:inline>
          </w:drawing>
        </w:r>
      </w:ins>
      <w:del w:id="8161" w:author="paulac" w:date="2013-10-11T16:56:00Z">
        <w:r>
          <w:rPr>
            <w:noProof/>
            <w:lang w:val="es-ES" w:eastAsia="es-ES"/>
            <w:rPrChange w:id="8162" w:author="Unknown">
              <w:rPr>
                <w:noProof/>
                <w:color w:val="0000FF" w:themeColor="hyperlink"/>
                <w:u w:val="single"/>
                <w:lang w:val="es-ES" w:eastAsia="es-ES"/>
              </w:rPr>
            </w:rPrChange>
          </w:rPr>
          <w:drawing>
            <wp:inline distT="0" distB="0" distL="0" distR="0">
              <wp:extent cx="5391150" cy="3981450"/>
              <wp:effectExtent l="19050" t="0" r="0" b="0"/>
              <wp:docPr id="197" name="Imagen 197" descr="C:\Documents and Settings\joanga\Escritorio\heliu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C:\Documents and Settings\joanga\Escritorio\helium.JPG"/>
                      <pic:cNvPicPr>
                        <a:picLocks noChangeAspect="1" noChangeArrowheads="1"/>
                      </pic:cNvPicPr>
                    </pic:nvPicPr>
                    <pic:blipFill>
                      <a:blip r:embed="rId91" cstate="print"/>
                      <a:srcRect/>
                      <a:stretch>
                        <a:fillRect/>
                      </a:stretch>
                    </pic:blipFill>
                    <pic:spPr bwMode="auto">
                      <a:xfrm>
                        <a:off x="0" y="0"/>
                        <a:ext cx="5391150" cy="3981450"/>
                      </a:xfrm>
                      <a:prstGeom prst="rect">
                        <a:avLst/>
                      </a:prstGeom>
                      <a:noFill/>
                      <a:ln w="9525">
                        <a:noFill/>
                        <a:miter lim="800000"/>
                        <a:headEnd/>
                        <a:tailEnd/>
                      </a:ln>
                    </pic:spPr>
                  </pic:pic>
                </a:graphicData>
              </a:graphic>
            </wp:inline>
          </w:drawing>
        </w:r>
      </w:del>
    </w:p>
    <w:p w:rsidR="00D0780E" w:rsidRPr="00D0780E" w:rsidRDefault="00D0780E" w:rsidP="009242E7">
      <w:pPr>
        <w:pStyle w:val="Llegenda"/>
      </w:pPr>
      <w:bookmarkStart w:id="8163" w:name="_Ref260121780"/>
      <w:r>
        <w:t xml:space="preserve">Figura </w:t>
      </w:r>
      <w:fldSimple w:instr=" SEQ Figura \* ARABIC ">
        <w:ins w:id="8164" w:author="paulac" w:date="2013-10-14T16:11:00Z">
          <w:r w:rsidR="004C4FB6">
            <w:rPr>
              <w:noProof/>
            </w:rPr>
            <w:t>50</w:t>
          </w:r>
        </w:ins>
        <w:ins w:id="8165" w:author="sion" w:date="2013-09-19T17:54:00Z">
          <w:del w:id="8166" w:author="paulac" w:date="2013-10-10T13:09:00Z">
            <w:r w:rsidR="008D6167" w:rsidDel="00EF3840">
              <w:rPr>
                <w:noProof/>
              </w:rPr>
              <w:delText>40</w:delText>
            </w:r>
          </w:del>
        </w:ins>
        <w:del w:id="8167" w:author="paulac" w:date="2013-10-10T13:09:00Z">
          <w:r w:rsidR="00C6521E" w:rsidDel="00EF3840">
            <w:rPr>
              <w:noProof/>
            </w:rPr>
            <w:delText>34</w:delText>
          </w:r>
        </w:del>
      </w:fldSimple>
      <w:bookmarkEnd w:id="8163"/>
      <w:r>
        <w:t>. Formulari per inserir validacions a la variable.</w:t>
      </w:r>
    </w:p>
    <w:p w:rsidR="00D0780E" w:rsidRDefault="004234F7" w:rsidP="004234F7">
      <w:pPr>
        <w:pStyle w:val="Ttol4"/>
      </w:pPr>
      <w:bookmarkStart w:id="8168" w:name="_Toc369593100"/>
      <w:r>
        <w:t>Documents</w:t>
      </w:r>
      <w:bookmarkEnd w:id="8168"/>
    </w:p>
    <w:p w:rsidR="004234F7" w:rsidRDefault="004234F7" w:rsidP="004234F7">
      <w:r>
        <w:t xml:space="preserve">A la definició de procés es poden incloure documents. Per a fer-ho, cal anar a la pipella “Documents”. Una vegada allà, ens apareixeran un llistat amb els documents que tenim inserits, així com la possibilitat d’inserir-ne de nous, modificar els que hi ha o eliminar-los (Veure </w:t>
      </w:r>
      <w:fldSimple w:instr=" REF _Ref260122523 \h  \* MERGEFORMAT ">
        <w:ins w:id="8169" w:author="paulac" w:date="2013-10-14T16:11:00Z">
          <w:r w:rsidR="000D0864" w:rsidRPr="000D0864">
            <w:rPr>
              <w:i/>
              <w:rPrChange w:id="8170" w:author="paulac" w:date="2013-10-14T16:11:00Z">
                <w:rPr>
                  <w:color w:val="0000FF" w:themeColor="hyperlink"/>
                  <w:u w:val="single"/>
                </w:rPr>
              </w:rPrChange>
            </w:rPr>
            <w:t xml:space="preserve">Figura </w:t>
          </w:r>
          <w:r w:rsidR="000D0864" w:rsidRPr="000D0864">
            <w:rPr>
              <w:i/>
              <w:noProof/>
              <w:rPrChange w:id="8171" w:author="paulac" w:date="2013-10-14T16:11:00Z">
                <w:rPr>
                  <w:noProof/>
                  <w:color w:val="0000FF" w:themeColor="hyperlink"/>
                  <w:u w:val="single"/>
                </w:rPr>
              </w:rPrChange>
            </w:rPr>
            <w:t>51</w:t>
          </w:r>
        </w:ins>
        <w:del w:id="8172" w:author="paulac" w:date="2013-10-09T15:51:00Z">
          <w:r w:rsidR="00C6521E" w:rsidRPr="00C6521E" w:rsidDel="00361A6D">
            <w:rPr>
              <w:i/>
            </w:rPr>
            <w:delText xml:space="preserve">Figura </w:delText>
          </w:r>
          <w:r w:rsidR="00C6521E" w:rsidRPr="00C6521E" w:rsidDel="00361A6D">
            <w:rPr>
              <w:i/>
              <w:noProof/>
            </w:rPr>
            <w:delText>35</w:delText>
          </w:r>
        </w:del>
      </w:fldSimple>
      <w:r>
        <w:t>).</w:t>
      </w:r>
    </w:p>
    <w:p w:rsidR="004234F7" w:rsidRDefault="00E21426" w:rsidP="004234F7">
      <w:pPr>
        <w:keepNext/>
        <w:jc w:val="center"/>
      </w:pPr>
      <w:ins w:id="8173" w:author="paulac" w:date="2013-10-11T16:57:00Z">
        <w:r>
          <w:rPr>
            <w:noProof/>
            <w:lang w:val="es-ES" w:eastAsia="es-ES"/>
            <w:rPrChange w:id="8174" w:author="Unknown">
              <w:rPr>
                <w:noProof/>
                <w:color w:val="0000FF" w:themeColor="hyperlink"/>
                <w:u w:val="single"/>
                <w:lang w:val="es-ES" w:eastAsia="es-ES"/>
              </w:rPr>
            </w:rPrChange>
          </w:rPr>
          <w:lastRenderedPageBreak/>
          <w:drawing>
            <wp:inline distT="0" distB="0" distL="0" distR="0">
              <wp:extent cx="5400040" cy="1602030"/>
              <wp:effectExtent l="19050" t="0" r="0" b="0"/>
              <wp:docPr id="153" name="Imat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92"/>
                      <a:srcRect/>
                      <a:stretch>
                        <a:fillRect/>
                      </a:stretch>
                    </pic:blipFill>
                    <pic:spPr bwMode="auto">
                      <a:xfrm>
                        <a:off x="0" y="0"/>
                        <a:ext cx="5400040" cy="1602030"/>
                      </a:xfrm>
                      <a:prstGeom prst="rect">
                        <a:avLst/>
                      </a:prstGeom>
                      <a:noFill/>
                      <a:ln w="9525">
                        <a:noFill/>
                        <a:miter lim="800000"/>
                        <a:headEnd/>
                        <a:tailEnd/>
                      </a:ln>
                    </pic:spPr>
                  </pic:pic>
                </a:graphicData>
              </a:graphic>
            </wp:inline>
          </w:drawing>
        </w:r>
      </w:ins>
      <w:del w:id="8175" w:author="paulac" w:date="2013-10-11T16:57:00Z">
        <w:r>
          <w:rPr>
            <w:noProof/>
            <w:lang w:val="es-ES" w:eastAsia="es-ES"/>
            <w:rPrChange w:id="8176" w:author="Unknown">
              <w:rPr>
                <w:noProof/>
                <w:color w:val="0000FF" w:themeColor="hyperlink"/>
                <w:u w:val="single"/>
                <w:lang w:val="es-ES" w:eastAsia="es-ES"/>
              </w:rPr>
            </w:rPrChange>
          </w:rPr>
          <w:drawing>
            <wp:inline distT="0" distB="0" distL="0" distR="0">
              <wp:extent cx="5391150" cy="1790700"/>
              <wp:effectExtent l="19050" t="0" r="0" b="0"/>
              <wp:docPr id="198" name="Imagen 198" descr="C:\Documents and Settings\joanga\Escritorio\heliu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C:\Documents and Settings\joanga\Escritorio\helium.JPG"/>
                      <pic:cNvPicPr>
                        <a:picLocks noChangeAspect="1" noChangeArrowheads="1"/>
                      </pic:cNvPicPr>
                    </pic:nvPicPr>
                    <pic:blipFill>
                      <a:blip r:embed="rId93" cstate="print"/>
                      <a:srcRect/>
                      <a:stretch>
                        <a:fillRect/>
                      </a:stretch>
                    </pic:blipFill>
                    <pic:spPr bwMode="auto">
                      <a:xfrm>
                        <a:off x="0" y="0"/>
                        <a:ext cx="5391150" cy="1790700"/>
                      </a:xfrm>
                      <a:prstGeom prst="rect">
                        <a:avLst/>
                      </a:prstGeom>
                      <a:noFill/>
                      <a:ln w="9525">
                        <a:noFill/>
                        <a:miter lim="800000"/>
                        <a:headEnd/>
                        <a:tailEnd/>
                      </a:ln>
                    </pic:spPr>
                  </pic:pic>
                </a:graphicData>
              </a:graphic>
            </wp:inline>
          </w:drawing>
        </w:r>
      </w:del>
    </w:p>
    <w:p w:rsidR="004234F7" w:rsidRDefault="004234F7" w:rsidP="009242E7">
      <w:pPr>
        <w:pStyle w:val="Llegenda"/>
      </w:pPr>
      <w:bookmarkStart w:id="8177" w:name="_Ref260122523"/>
      <w:r>
        <w:t xml:space="preserve">Figura </w:t>
      </w:r>
      <w:fldSimple w:instr=" SEQ Figura \* ARABIC ">
        <w:ins w:id="8178" w:author="paulac" w:date="2013-10-14T16:11:00Z">
          <w:r w:rsidR="004C4FB6">
            <w:rPr>
              <w:noProof/>
            </w:rPr>
            <w:t>51</w:t>
          </w:r>
        </w:ins>
        <w:ins w:id="8179" w:author="sion" w:date="2013-09-19T17:54:00Z">
          <w:del w:id="8180" w:author="paulac" w:date="2013-10-10T13:09:00Z">
            <w:r w:rsidR="008D6167" w:rsidDel="00EF3840">
              <w:rPr>
                <w:noProof/>
              </w:rPr>
              <w:delText>41</w:delText>
            </w:r>
          </w:del>
        </w:ins>
        <w:del w:id="8181" w:author="paulac" w:date="2013-10-10T13:09:00Z">
          <w:r w:rsidR="00C6521E" w:rsidDel="00EF3840">
            <w:rPr>
              <w:noProof/>
            </w:rPr>
            <w:delText>35</w:delText>
          </w:r>
        </w:del>
      </w:fldSimple>
      <w:bookmarkEnd w:id="8177"/>
      <w:r>
        <w:t>. Pantalla de visualització dels documents.</w:t>
      </w:r>
    </w:p>
    <w:p w:rsidR="004234F7" w:rsidRPr="004234F7" w:rsidRDefault="004234F7" w:rsidP="004234F7">
      <w:r>
        <w:t xml:space="preserve">Per a inserir un nou document hem de fer clic damunt el botó “Nou document” i per modificar-ne un hem de fer clic damunt el codi del document. En qualsevol d’ambdós casos, ens sortirà un formulari que haurem d’emplenar (Veure </w:t>
      </w:r>
      <w:fldSimple w:instr=" REF _Ref260122935 \h  \* MERGEFORMAT ">
        <w:ins w:id="8182" w:author="paulac" w:date="2013-10-14T16:24:00Z">
          <w:r w:rsidR="000D0864" w:rsidRPr="000D0864">
            <w:rPr>
              <w:i/>
              <w:rPrChange w:id="8183" w:author="paulac" w:date="2013-10-14T16:24:00Z">
                <w:rPr>
                  <w:color w:val="0000FF" w:themeColor="hyperlink"/>
                  <w:u w:val="single"/>
                </w:rPr>
              </w:rPrChange>
            </w:rPr>
            <w:t xml:space="preserve">Figura </w:t>
          </w:r>
          <w:r w:rsidR="000D0864" w:rsidRPr="000D0864">
            <w:rPr>
              <w:i/>
              <w:noProof/>
              <w:rPrChange w:id="8184" w:author="paulac" w:date="2013-10-14T16:24:00Z">
                <w:rPr>
                  <w:noProof/>
                  <w:color w:val="0000FF" w:themeColor="hyperlink"/>
                  <w:u w:val="single"/>
                </w:rPr>
              </w:rPrChange>
            </w:rPr>
            <w:t>52</w:t>
          </w:r>
        </w:ins>
        <w:del w:id="8185" w:author="paulac" w:date="2013-10-09T15:51:00Z">
          <w:r w:rsidR="00C6521E" w:rsidRPr="00C6521E" w:rsidDel="00361A6D">
            <w:rPr>
              <w:i/>
            </w:rPr>
            <w:delText xml:space="preserve">Figura </w:delText>
          </w:r>
          <w:r w:rsidR="00C6521E" w:rsidRPr="00C6521E" w:rsidDel="00361A6D">
            <w:rPr>
              <w:i/>
              <w:noProof/>
            </w:rPr>
            <w:delText>36</w:delText>
          </w:r>
        </w:del>
      </w:fldSimple>
      <w:r>
        <w:t>).</w:t>
      </w:r>
    </w:p>
    <w:p w:rsidR="006C1A8A" w:rsidRDefault="00E21426" w:rsidP="006C1A8A">
      <w:pPr>
        <w:keepNext/>
        <w:jc w:val="center"/>
      </w:pPr>
      <w:ins w:id="8186" w:author="paulac" w:date="2013-10-11T16:58:00Z">
        <w:r>
          <w:rPr>
            <w:noProof/>
            <w:lang w:val="es-ES" w:eastAsia="es-ES"/>
            <w:rPrChange w:id="8187" w:author="Unknown">
              <w:rPr>
                <w:noProof/>
                <w:color w:val="0000FF" w:themeColor="hyperlink"/>
                <w:u w:val="single"/>
                <w:lang w:val="es-ES" w:eastAsia="es-ES"/>
              </w:rPr>
            </w:rPrChange>
          </w:rPr>
          <w:drawing>
            <wp:inline distT="0" distB="0" distL="0" distR="0">
              <wp:extent cx="5400040" cy="4254408"/>
              <wp:effectExtent l="19050" t="0" r="0" b="0"/>
              <wp:docPr id="64" name="Imat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94"/>
                      <a:srcRect/>
                      <a:stretch>
                        <a:fillRect/>
                      </a:stretch>
                    </pic:blipFill>
                    <pic:spPr bwMode="auto">
                      <a:xfrm>
                        <a:off x="0" y="0"/>
                        <a:ext cx="5400040" cy="4254408"/>
                      </a:xfrm>
                      <a:prstGeom prst="rect">
                        <a:avLst/>
                      </a:prstGeom>
                      <a:noFill/>
                      <a:ln w="9525">
                        <a:noFill/>
                        <a:miter lim="800000"/>
                        <a:headEnd/>
                        <a:tailEnd/>
                      </a:ln>
                    </pic:spPr>
                  </pic:pic>
                </a:graphicData>
              </a:graphic>
            </wp:inline>
          </w:drawing>
        </w:r>
      </w:ins>
      <w:del w:id="8188" w:author="paulac" w:date="2013-10-11T16:58:00Z">
        <w:r>
          <w:rPr>
            <w:noProof/>
            <w:lang w:val="es-ES" w:eastAsia="es-ES"/>
            <w:rPrChange w:id="8189" w:author="Unknown">
              <w:rPr>
                <w:noProof/>
                <w:color w:val="0000FF" w:themeColor="hyperlink"/>
                <w:u w:val="single"/>
                <w:lang w:val="es-ES" w:eastAsia="es-ES"/>
              </w:rPr>
            </w:rPrChange>
          </w:rPr>
          <w:drawing>
            <wp:inline distT="0" distB="0" distL="0" distR="0">
              <wp:extent cx="5391150" cy="5657850"/>
              <wp:effectExtent l="19050" t="0" r="0" b="0"/>
              <wp:docPr id="200" name="Imagen 200" descr="C:\Documents and Settings\joanga\Escritorio\heliu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descr="C:\Documents and Settings\joanga\Escritorio\helium.JPG"/>
                      <pic:cNvPicPr>
                        <a:picLocks noChangeAspect="1" noChangeArrowheads="1"/>
                      </pic:cNvPicPr>
                    </pic:nvPicPr>
                    <pic:blipFill>
                      <a:blip r:embed="rId95" cstate="print"/>
                      <a:srcRect/>
                      <a:stretch>
                        <a:fillRect/>
                      </a:stretch>
                    </pic:blipFill>
                    <pic:spPr bwMode="auto">
                      <a:xfrm>
                        <a:off x="0" y="0"/>
                        <a:ext cx="5391150" cy="5657850"/>
                      </a:xfrm>
                      <a:prstGeom prst="rect">
                        <a:avLst/>
                      </a:prstGeom>
                      <a:noFill/>
                      <a:ln w="9525">
                        <a:noFill/>
                        <a:miter lim="800000"/>
                        <a:headEnd/>
                        <a:tailEnd/>
                      </a:ln>
                    </pic:spPr>
                  </pic:pic>
                </a:graphicData>
              </a:graphic>
            </wp:inline>
          </w:drawing>
        </w:r>
      </w:del>
    </w:p>
    <w:p w:rsidR="006C1A8A" w:rsidRDefault="006C1A8A" w:rsidP="009242E7">
      <w:pPr>
        <w:pStyle w:val="Llegenda"/>
      </w:pPr>
      <w:bookmarkStart w:id="8190" w:name="_Ref260122935"/>
      <w:r>
        <w:t xml:space="preserve">Figura </w:t>
      </w:r>
      <w:fldSimple w:instr=" SEQ Figura \* ARABIC ">
        <w:ins w:id="8191" w:author="paulac" w:date="2013-10-14T16:10:00Z">
          <w:r w:rsidR="004C4FB6">
            <w:rPr>
              <w:noProof/>
            </w:rPr>
            <w:t>52</w:t>
          </w:r>
        </w:ins>
        <w:ins w:id="8192" w:author="sion" w:date="2013-09-19T17:54:00Z">
          <w:del w:id="8193" w:author="paulac" w:date="2013-10-10T13:09:00Z">
            <w:r w:rsidR="008D6167" w:rsidDel="00EF3840">
              <w:rPr>
                <w:noProof/>
              </w:rPr>
              <w:delText>42</w:delText>
            </w:r>
          </w:del>
        </w:ins>
        <w:del w:id="8194" w:author="paulac" w:date="2013-10-10T13:09:00Z">
          <w:r w:rsidR="00C6521E" w:rsidDel="00EF3840">
            <w:rPr>
              <w:noProof/>
            </w:rPr>
            <w:delText>36</w:delText>
          </w:r>
        </w:del>
      </w:fldSimple>
      <w:bookmarkEnd w:id="8190"/>
      <w:r>
        <w:t>. Formulari per a inserir o modificar un document.</w:t>
      </w:r>
    </w:p>
    <w:p w:rsidR="00D0780E" w:rsidRDefault="00FF710D" w:rsidP="00D0780E">
      <w:r>
        <w:t>Camps del formulari:</w:t>
      </w:r>
    </w:p>
    <w:p w:rsidR="00FF710D" w:rsidRDefault="00FF710D" w:rsidP="00753AA4">
      <w:pPr>
        <w:pStyle w:val="Pargrafdellista"/>
        <w:numPr>
          <w:ilvl w:val="0"/>
          <w:numId w:val="2"/>
        </w:numPr>
      </w:pPr>
      <w:r w:rsidRPr="00FF710D">
        <w:rPr>
          <w:b/>
        </w:rPr>
        <w:t>Codi</w:t>
      </w:r>
      <w:r>
        <w:t>: codi identificatiu únic del document.</w:t>
      </w:r>
    </w:p>
    <w:p w:rsidR="00FF710D" w:rsidRDefault="00FF710D" w:rsidP="00753AA4">
      <w:pPr>
        <w:pStyle w:val="Pargrafdellista"/>
        <w:numPr>
          <w:ilvl w:val="0"/>
          <w:numId w:val="2"/>
        </w:numPr>
        <w:rPr>
          <w:ins w:id="8195" w:author="paulac" w:date="2013-10-11T16:59:00Z"/>
        </w:rPr>
      </w:pPr>
      <w:r w:rsidRPr="00FF710D">
        <w:rPr>
          <w:b/>
        </w:rPr>
        <w:t>Nom</w:t>
      </w:r>
      <w:r>
        <w:t>: nom descriptiu del document, serà el que aparegui al formulari.</w:t>
      </w:r>
    </w:p>
    <w:p w:rsidR="002E41B4" w:rsidRDefault="002E41B4" w:rsidP="002E41B4">
      <w:pPr>
        <w:pStyle w:val="Pargrafdellista"/>
        <w:numPr>
          <w:ilvl w:val="0"/>
          <w:numId w:val="2"/>
        </w:numPr>
      </w:pPr>
      <w:moveToRangeStart w:id="8196" w:author="paulac" w:date="2013-10-11T16:59:00Z" w:name="move369274121"/>
      <w:moveTo w:id="8197" w:author="paulac" w:date="2013-10-11T16:59:00Z">
        <w:r w:rsidRPr="00FF710D">
          <w:rPr>
            <w:b/>
          </w:rPr>
          <w:t>Descripció</w:t>
        </w:r>
        <w:r>
          <w:t>: descripció del document.</w:t>
        </w:r>
      </w:moveTo>
    </w:p>
    <w:moveToRangeEnd w:id="8196"/>
    <w:p w:rsidR="002E41B4" w:rsidDel="002E41B4" w:rsidRDefault="002E41B4" w:rsidP="00753AA4">
      <w:pPr>
        <w:pStyle w:val="Pargrafdellista"/>
        <w:numPr>
          <w:ilvl w:val="0"/>
          <w:numId w:val="2"/>
        </w:numPr>
        <w:rPr>
          <w:del w:id="8198" w:author="paulac" w:date="2013-10-11T16:59:00Z"/>
        </w:rPr>
      </w:pPr>
    </w:p>
    <w:p w:rsidR="00FF710D" w:rsidRDefault="00FF710D" w:rsidP="00753AA4">
      <w:pPr>
        <w:pStyle w:val="Pargrafdellista"/>
        <w:numPr>
          <w:ilvl w:val="0"/>
          <w:numId w:val="2"/>
        </w:numPr>
      </w:pPr>
      <w:r w:rsidRPr="00FF710D">
        <w:rPr>
          <w:b/>
        </w:rPr>
        <w:t>Arxiu</w:t>
      </w:r>
      <w:r>
        <w:t>: arxiu corresponent al document. Si hi ha plantilla, sempre hi ha d’haver l’arxiu corresponent a la plantilla.</w:t>
      </w:r>
    </w:p>
    <w:p w:rsidR="00FF710D" w:rsidRDefault="00FF710D" w:rsidP="00753AA4">
      <w:pPr>
        <w:pStyle w:val="Pargrafdellista"/>
        <w:numPr>
          <w:ilvl w:val="0"/>
          <w:numId w:val="2"/>
        </w:numPr>
        <w:rPr>
          <w:ins w:id="8199" w:author="paulac" w:date="2013-10-11T16:59:00Z"/>
        </w:rPr>
      </w:pPr>
      <w:r w:rsidRPr="00FF710D">
        <w:rPr>
          <w:b/>
        </w:rPr>
        <w:t>És plantilla</w:t>
      </w:r>
      <w:r>
        <w:t>: indica si l’arxiu és una plantilla (i per tant s’ha de generar cada cop) o bé l’arxiu és un document</w:t>
      </w:r>
      <w:r w:rsidR="00427189">
        <w:t xml:space="preserve"> fix</w:t>
      </w:r>
      <w:r>
        <w:t>.</w:t>
      </w:r>
    </w:p>
    <w:p w:rsidR="002E41B4" w:rsidRDefault="000D0864" w:rsidP="00753AA4">
      <w:pPr>
        <w:pStyle w:val="Pargrafdellista"/>
        <w:numPr>
          <w:ilvl w:val="0"/>
          <w:numId w:val="2"/>
        </w:numPr>
        <w:rPr>
          <w:ins w:id="8200" w:author="paulac" w:date="2013-10-11T17:01:00Z"/>
        </w:rPr>
      </w:pPr>
      <w:ins w:id="8201" w:author="paulac" w:date="2013-10-11T16:59:00Z">
        <w:r w:rsidRPr="000D0864">
          <w:rPr>
            <w:b/>
            <w:rPrChange w:id="8202" w:author="paulac" w:date="2013-10-14T15:00:00Z">
              <w:rPr>
                <w:b/>
                <w:color w:val="0000FF" w:themeColor="hyperlink"/>
                <w:u w:val="single"/>
              </w:rPr>
            </w:rPrChange>
          </w:rPr>
          <w:t xml:space="preserve">Extensió </w:t>
        </w:r>
      </w:ins>
      <w:ins w:id="8203" w:author="paulac" w:date="2013-10-11T17:00:00Z">
        <w:r w:rsidRPr="000D0864">
          <w:rPr>
            <w:b/>
            <w:rPrChange w:id="8204" w:author="paulac" w:date="2013-10-14T15:00:00Z">
              <w:rPr>
                <w:b/>
                <w:color w:val="0000FF" w:themeColor="hyperlink"/>
                <w:highlight w:val="yellow"/>
                <w:u w:val="single"/>
              </w:rPr>
            </w:rPrChange>
          </w:rPr>
          <w:t xml:space="preserve">de sortida </w:t>
        </w:r>
      </w:ins>
      <w:ins w:id="8205" w:author="paulac" w:date="2013-10-11T16:59:00Z">
        <w:r w:rsidRPr="000D0864">
          <w:rPr>
            <w:b/>
            <w:rPrChange w:id="8206" w:author="paulac" w:date="2013-10-14T15:00:00Z">
              <w:rPr>
                <w:b/>
                <w:color w:val="0000FF" w:themeColor="hyperlink"/>
                <w:u w:val="single"/>
              </w:rPr>
            </w:rPrChange>
          </w:rPr>
          <w:t>al generar</w:t>
        </w:r>
        <w:r w:rsidRPr="000D0864">
          <w:rPr>
            <w:rPrChange w:id="8207" w:author="paulac" w:date="2013-10-14T15:00:00Z">
              <w:rPr>
                <w:b/>
                <w:color w:val="0000FF" w:themeColor="hyperlink"/>
                <w:u w:val="single"/>
              </w:rPr>
            </w:rPrChange>
          </w:rPr>
          <w:t>:</w:t>
        </w:r>
      </w:ins>
      <w:ins w:id="8208" w:author="paulac" w:date="2013-10-11T17:00:00Z">
        <w:r w:rsidRPr="000D0864">
          <w:rPr>
            <w:rPrChange w:id="8209" w:author="paulac" w:date="2013-10-14T15:00:00Z">
              <w:rPr>
                <w:color w:val="0000FF" w:themeColor="hyperlink"/>
                <w:u w:val="single"/>
              </w:rPr>
            </w:rPrChange>
          </w:rPr>
          <w:t xml:space="preserve"> exten</w:t>
        </w:r>
        <w:r w:rsidR="002E41B4">
          <w:t>sió de l’arxiu que es crearà. Exemple: pdf.</w:t>
        </w:r>
      </w:ins>
    </w:p>
    <w:p w:rsidR="002E41B4" w:rsidDel="00AA4958" w:rsidRDefault="002E41B4" w:rsidP="00753AA4">
      <w:pPr>
        <w:pStyle w:val="Pargrafdellista"/>
        <w:numPr>
          <w:ilvl w:val="0"/>
          <w:numId w:val="2"/>
        </w:numPr>
        <w:rPr>
          <w:del w:id="8210" w:author="paulac" w:date="2013-10-14T15:00:00Z"/>
        </w:rPr>
      </w:pPr>
      <w:ins w:id="8211" w:author="paulac" w:date="2013-10-11T17:01:00Z">
        <w:r>
          <w:rPr>
            <w:b/>
          </w:rPr>
          <w:t>Adjuntar automàticament al generar</w:t>
        </w:r>
        <w:r w:rsidR="000D0864" w:rsidRPr="000D0864">
          <w:rPr>
            <w:rPrChange w:id="8212" w:author="paulac" w:date="2013-10-11T17:01:00Z">
              <w:rPr>
                <w:b/>
                <w:color w:val="0000FF" w:themeColor="hyperlink"/>
                <w:u w:val="single"/>
              </w:rPr>
            </w:rPrChange>
          </w:rPr>
          <w:t>:</w:t>
        </w:r>
        <w:r>
          <w:t xml:space="preserve"> Indica si en generar el document aquest ha de quedar adjunt a la tasca.</w:t>
        </w:r>
      </w:ins>
    </w:p>
    <w:p w:rsidR="00D66BB3" w:rsidRDefault="000D0864">
      <w:pPr>
        <w:pStyle w:val="Pargrafdellista"/>
        <w:numPr>
          <w:ilvl w:val="0"/>
          <w:numId w:val="2"/>
        </w:numPr>
      </w:pPr>
      <w:moveFromRangeStart w:id="8213" w:author="paulac" w:date="2013-10-11T16:59:00Z" w:name="move369274121"/>
      <w:moveFrom w:id="8214" w:author="paulac" w:date="2013-10-11T16:59:00Z">
        <w:r w:rsidRPr="000D0864">
          <w:rPr>
            <w:b/>
            <w:rPrChange w:id="8215" w:author="paulac" w:date="2013-10-14T15:00:00Z">
              <w:rPr>
                <w:b/>
                <w:color w:val="0000FF" w:themeColor="hyperlink"/>
                <w:u w:val="single"/>
              </w:rPr>
            </w:rPrChange>
          </w:rPr>
          <w:t>Descripció: descripció del doc</w:t>
        </w:r>
        <w:del w:id="8216" w:author="paulac" w:date="2013-10-14T15:00:00Z">
          <w:r w:rsidRPr="000D0864">
            <w:rPr>
              <w:b/>
              <w:rPrChange w:id="8217" w:author="paulac" w:date="2013-10-14T15:00:00Z">
                <w:rPr>
                  <w:color w:val="0000FF" w:themeColor="hyperlink"/>
                  <w:u w:val="single"/>
                </w:rPr>
              </w:rPrChange>
            </w:rPr>
            <w:delText>umen</w:delText>
          </w:r>
          <w:r w:rsidR="00FF710D" w:rsidDel="00AA4958">
            <w:delText>t.</w:delText>
          </w:r>
        </w:del>
      </w:moveFrom>
    </w:p>
    <w:moveFromRangeEnd w:id="8213"/>
    <w:p w:rsidR="00FF710D" w:rsidRDefault="00FF710D" w:rsidP="00753AA4">
      <w:pPr>
        <w:pStyle w:val="Pargrafdellista"/>
        <w:numPr>
          <w:ilvl w:val="0"/>
          <w:numId w:val="2"/>
        </w:numPr>
        <w:rPr>
          <w:ins w:id="8218" w:author="paulac" w:date="2013-10-11T17:01:00Z"/>
        </w:rPr>
      </w:pPr>
      <w:r w:rsidRPr="00FF710D">
        <w:rPr>
          <w:b/>
        </w:rPr>
        <w:t>Camp amb la data</w:t>
      </w:r>
      <w:r>
        <w:t>: variable que conté la data del document.</w:t>
      </w:r>
    </w:p>
    <w:p w:rsidR="002E41B4" w:rsidRPr="00AA4958" w:rsidRDefault="000D0864" w:rsidP="00753AA4">
      <w:pPr>
        <w:pStyle w:val="Pargrafdellista"/>
        <w:numPr>
          <w:ilvl w:val="0"/>
          <w:numId w:val="2"/>
        </w:numPr>
      </w:pPr>
      <w:ins w:id="8219" w:author="paulac" w:date="2013-10-11T17:02:00Z">
        <w:r w:rsidRPr="000D0864">
          <w:rPr>
            <w:b/>
            <w:rPrChange w:id="8220" w:author="paulac" w:date="2013-10-14T15:00:00Z">
              <w:rPr>
                <w:b/>
                <w:color w:val="0000FF" w:themeColor="hyperlink"/>
                <w:u w:val="single"/>
              </w:rPr>
            </w:rPrChange>
          </w:rPr>
          <w:t>Extensions d’arxiu permeses</w:t>
        </w:r>
        <w:r w:rsidRPr="000D0864">
          <w:rPr>
            <w:rPrChange w:id="8221" w:author="paulac" w:date="2013-10-14T15:00:00Z">
              <w:rPr>
                <w:b/>
                <w:color w:val="0000FF" w:themeColor="hyperlink"/>
                <w:u w:val="single"/>
              </w:rPr>
            </w:rPrChange>
          </w:rPr>
          <w:t>:</w:t>
        </w:r>
      </w:ins>
      <w:ins w:id="8222" w:author="paulac" w:date="2013-10-14T10:22:00Z">
        <w:r w:rsidRPr="000D0864">
          <w:rPr>
            <w:rPrChange w:id="8223" w:author="paulac" w:date="2013-10-14T15:00:00Z">
              <w:rPr>
                <w:color w:val="0000FF" w:themeColor="hyperlink"/>
                <w:highlight w:val="yellow"/>
                <w:u w:val="single"/>
              </w:rPr>
            </w:rPrChange>
          </w:rPr>
          <w:t xml:space="preserve"> </w:t>
        </w:r>
      </w:ins>
      <w:ins w:id="8224" w:author="paulac" w:date="2013-10-14T15:00:00Z">
        <w:r w:rsidR="00AA4958">
          <w:t xml:space="preserve">extensions dels documents que es poden </w:t>
        </w:r>
      </w:ins>
      <w:ins w:id="8225" w:author="paulac" w:date="2013-10-14T10:22:00Z">
        <w:r w:rsidRPr="000D0864">
          <w:rPr>
            <w:rPrChange w:id="8226" w:author="paulac" w:date="2013-10-14T15:00:00Z">
              <w:rPr>
                <w:color w:val="0000FF" w:themeColor="hyperlink"/>
                <w:highlight w:val="yellow"/>
                <w:u w:val="single"/>
              </w:rPr>
            </w:rPrChange>
          </w:rPr>
          <w:t>adjuntar</w:t>
        </w:r>
      </w:ins>
      <w:ins w:id="8227" w:author="paulac" w:date="2013-10-14T15:01:00Z">
        <w:r w:rsidR="00AA4958">
          <w:t>, separades per comes.</w:t>
        </w:r>
      </w:ins>
    </w:p>
    <w:p w:rsidR="00FF710D" w:rsidRDefault="00FF710D" w:rsidP="00753AA4">
      <w:pPr>
        <w:pStyle w:val="Pargrafdellista"/>
        <w:numPr>
          <w:ilvl w:val="0"/>
          <w:numId w:val="2"/>
        </w:numPr>
      </w:pPr>
      <w:r w:rsidRPr="00FF710D">
        <w:rPr>
          <w:b/>
        </w:rPr>
        <w:t>Content type</w:t>
      </w:r>
      <w:r>
        <w:t>: paràmetre emprat per a la signatura de documents.</w:t>
      </w:r>
    </w:p>
    <w:p w:rsidR="00FF710D" w:rsidRDefault="00FF710D" w:rsidP="00753AA4">
      <w:pPr>
        <w:pStyle w:val="Pargrafdellista"/>
        <w:numPr>
          <w:ilvl w:val="0"/>
          <w:numId w:val="2"/>
        </w:numPr>
      </w:pPr>
      <w:r w:rsidRPr="00FF710D">
        <w:rPr>
          <w:b/>
        </w:rPr>
        <w:t>Codi per a la custòdia</w:t>
      </w:r>
      <w:r>
        <w:t>: codi de la custòdia emprat per a signar documents.</w:t>
      </w:r>
    </w:p>
    <w:p w:rsidR="00FF710D" w:rsidRDefault="00FF710D" w:rsidP="00753AA4">
      <w:pPr>
        <w:pStyle w:val="Pargrafdellista"/>
        <w:numPr>
          <w:ilvl w:val="0"/>
          <w:numId w:val="2"/>
        </w:numPr>
      </w:pPr>
      <w:r w:rsidRPr="00FF710D">
        <w:rPr>
          <w:b/>
        </w:rPr>
        <w:t>Tipus de document</w:t>
      </w:r>
      <w:r>
        <w:t>: codi de document emprat pel portasignatures.</w:t>
      </w:r>
    </w:p>
    <w:p w:rsidR="00CC6661" w:rsidRDefault="00CC6661" w:rsidP="00CC6661">
      <w:r>
        <w:t xml:space="preserve">Per a esborrar un document cal fer clic damunt la creu vermella (Veure </w:t>
      </w:r>
      <w:fldSimple w:instr=" REF _Ref260122523 \h  \* MERGEFORMAT ">
        <w:ins w:id="8228" w:author="paulac" w:date="2013-10-14T16:27:00Z">
          <w:r w:rsidR="000D0864" w:rsidRPr="000D0864">
            <w:rPr>
              <w:i/>
              <w:rPrChange w:id="8229" w:author="paulac" w:date="2013-10-14T16:27:00Z">
                <w:rPr>
                  <w:color w:val="0000FF" w:themeColor="hyperlink"/>
                  <w:u w:val="single"/>
                </w:rPr>
              </w:rPrChange>
            </w:rPr>
            <w:t xml:space="preserve">Figura </w:t>
          </w:r>
          <w:r w:rsidR="000D0864" w:rsidRPr="000D0864">
            <w:rPr>
              <w:i/>
              <w:noProof/>
              <w:rPrChange w:id="8230" w:author="paulac" w:date="2013-10-14T16:27:00Z">
                <w:rPr>
                  <w:noProof/>
                  <w:color w:val="0000FF" w:themeColor="hyperlink"/>
                  <w:u w:val="single"/>
                </w:rPr>
              </w:rPrChange>
            </w:rPr>
            <w:t>51</w:t>
          </w:r>
        </w:ins>
        <w:del w:id="8231" w:author="paulac" w:date="2013-10-10T13:09:00Z">
          <w:r w:rsidR="00C6521E" w:rsidRPr="00C6521E" w:rsidDel="00EF3840">
            <w:rPr>
              <w:i/>
            </w:rPr>
            <w:delText xml:space="preserve">Figura </w:delText>
          </w:r>
          <w:r w:rsidR="00C6521E" w:rsidRPr="00C6521E" w:rsidDel="00EF3840">
            <w:rPr>
              <w:i/>
              <w:noProof/>
            </w:rPr>
            <w:delText>35</w:delText>
          </w:r>
        </w:del>
      </w:fldSimple>
      <w:r>
        <w:t xml:space="preserve">). </w:t>
      </w:r>
      <w:r w:rsidRPr="00CC6661">
        <w:t>Aleshores, Helium ens demanarà si estam segurs d’</w:t>
      </w:r>
      <w:r>
        <w:t xml:space="preserve">eliminar el document </w:t>
      </w:r>
      <w:r w:rsidRPr="00CC6661">
        <w:t>(ja que és una acció irreversible). Si és així, premem en acceptar i s’esborrar</w:t>
      </w:r>
      <w:r>
        <w:t>à el document.</w:t>
      </w:r>
    </w:p>
    <w:p w:rsidR="00A17388" w:rsidRPr="00CC6661" w:rsidRDefault="00A17388" w:rsidP="00A17388">
      <w:pPr>
        <w:pStyle w:val="Ttol4"/>
      </w:pPr>
      <w:bookmarkStart w:id="8232" w:name="_Toc369593101"/>
      <w:r>
        <w:t>Terminis</w:t>
      </w:r>
      <w:bookmarkEnd w:id="8232"/>
    </w:p>
    <w:p w:rsidR="000B5CB3" w:rsidRPr="000B5CB3" w:rsidRDefault="000B5CB3" w:rsidP="000B5CB3">
      <w:r w:rsidRPr="000B5CB3">
        <w:t xml:space="preserve">A la definició de procés es poden incloure </w:t>
      </w:r>
      <w:r>
        <w:t>terminis</w:t>
      </w:r>
      <w:r w:rsidRPr="000B5CB3">
        <w:t>. Per a fer-ho, cal anar a la pipella “</w:t>
      </w:r>
      <w:r>
        <w:t>Terminis</w:t>
      </w:r>
      <w:r w:rsidRPr="000B5CB3">
        <w:t xml:space="preserve">”. Una vegada allà, ens apareixeran un llistat amb els </w:t>
      </w:r>
      <w:r>
        <w:t>terminis</w:t>
      </w:r>
      <w:r w:rsidRPr="000B5CB3">
        <w:t xml:space="preserve"> que tenim inserits, així com la possibilitat d’inserir-ne de nous, modificar els que hi ha o eliminar-los.</w:t>
      </w:r>
    </w:p>
    <w:p w:rsidR="00D0780E" w:rsidRPr="000B5CB3" w:rsidRDefault="000B5CB3" w:rsidP="000B5CB3">
      <w:r w:rsidRPr="000B5CB3">
        <w:t xml:space="preserve">Per a inserir un nou </w:t>
      </w:r>
      <w:r>
        <w:t>termini</w:t>
      </w:r>
      <w:r w:rsidRPr="000B5CB3">
        <w:t xml:space="preserve"> hem de fer clic damunt el botó “Nou </w:t>
      </w:r>
      <w:r>
        <w:t>termini</w:t>
      </w:r>
      <w:r w:rsidRPr="000B5CB3">
        <w:t xml:space="preserve">” i per modificar-ne un hem de fer clic damunt el codi del </w:t>
      </w:r>
      <w:r>
        <w:t>termini</w:t>
      </w:r>
      <w:r w:rsidRPr="000B5CB3">
        <w:t>. En qualsevol d’ambdós casos, ens sortirà un formulari que haurem d’emplenar (Veure</w:t>
      </w:r>
      <w:r>
        <w:t xml:space="preserve"> </w:t>
      </w:r>
      <w:r w:rsidR="000D0864">
        <w:rPr>
          <w:i/>
        </w:rPr>
        <w:fldChar w:fldCharType="begin"/>
      </w:r>
      <w:r>
        <w:instrText xml:space="preserve"> REF _Ref260123935 \h </w:instrText>
      </w:r>
      <w:r w:rsidR="000D0864">
        <w:rPr>
          <w:i/>
        </w:rPr>
      </w:r>
      <w:r w:rsidR="000D0864">
        <w:rPr>
          <w:i/>
        </w:rPr>
        <w:fldChar w:fldCharType="separate"/>
      </w:r>
      <w:ins w:id="8233" w:author="paulac" w:date="2013-10-14T16:10:00Z">
        <w:r w:rsidR="004C4FB6" w:rsidRPr="000B5CB3">
          <w:rPr>
            <w:bCs/>
            <w:i/>
          </w:rPr>
          <w:t xml:space="preserve">Figura </w:t>
        </w:r>
        <w:r w:rsidR="004C4FB6">
          <w:rPr>
            <w:bCs/>
            <w:i/>
            <w:noProof/>
          </w:rPr>
          <w:t>53</w:t>
        </w:r>
      </w:ins>
      <w:del w:id="8234" w:author="paulac" w:date="2013-10-10T13:09:00Z">
        <w:r w:rsidR="00C6521E" w:rsidRPr="000B5CB3" w:rsidDel="00EF3840">
          <w:rPr>
            <w:bCs/>
            <w:i/>
          </w:rPr>
          <w:delText xml:space="preserve">Figura </w:delText>
        </w:r>
        <w:r w:rsidR="00C6521E" w:rsidDel="00EF3840">
          <w:rPr>
            <w:bCs/>
            <w:i/>
            <w:noProof/>
          </w:rPr>
          <w:delText>37</w:delText>
        </w:r>
      </w:del>
      <w:r w:rsidR="000D0864">
        <w:rPr>
          <w:i/>
        </w:rPr>
        <w:fldChar w:fldCharType="end"/>
      </w:r>
      <w:r w:rsidRPr="000B5CB3">
        <w:t>).</w:t>
      </w:r>
    </w:p>
    <w:p w:rsidR="000B5CB3" w:rsidRPr="000B5CB3" w:rsidRDefault="00E21426" w:rsidP="000B5CB3">
      <w:pPr>
        <w:jc w:val="center"/>
      </w:pPr>
      <w:ins w:id="8235" w:author="paulac" w:date="2013-10-11T17:04:00Z">
        <w:r>
          <w:rPr>
            <w:noProof/>
            <w:lang w:val="es-ES" w:eastAsia="es-ES"/>
            <w:rPrChange w:id="8236" w:author="Unknown">
              <w:rPr>
                <w:noProof/>
                <w:color w:val="0000FF" w:themeColor="hyperlink"/>
                <w:u w:val="single"/>
                <w:lang w:val="es-ES" w:eastAsia="es-ES"/>
              </w:rPr>
            </w:rPrChange>
          </w:rPr>
          <w:drawing>
            <wp:inline distT="0" distB="0" distL="0" distR="0">
              <wp:extent cx="5400040" cy="3246684"/>
              <wp:effectExtent l="19050" t="0" r="0" b="0"/>
              <wp:docPr id="67" name="Imat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96"/>
                      <a:srcRect/>
                      <a:stretch>
                        <a:fillRect/>
                      </a:stretch>
                    </pic:blipFill>
                    <pic:spPr bwMode="auto">
                      <a:xfrm>
                        <a:off x="0" y="0"/>
                        <a:ext cx="5400040" cy="3246684"/>
                      </a:xfrm>
                      <a:prstGeom prst="rect">
                        <a:avLst/>
                      </a:prstGeom>
                      <a:noFill/>
                      <a:ln w="9525">
                        <a:noFill/>
                        <a:miter lim="800000"/>
                        <a:headEnd/>
                        <a:tailEnd/>
                      </a:ln>
                    </pic:spPr>
                  </pic:pic>
                </a:graphicData>
              </a:graphic>
            </wp:inline>
          </w:drawing>
        </w:r>
      </w:ins>
      <w:del w:id="8237" w:author="paulac" w:date="2013-10-11T17:03:00Z">
        <w:r>
          <w:rPr>
            <w:noProof/>
            <w:lang w:val="es-ES" w:eastAsia="es-ES"/>
            <w:rPrChange w:id="8238" w:author="Unknown">
              <w:rPr>
                <w:noProof/>
                <w:color w:val="0000FF" w:themeColor="hyperlink"/>
                <w:u w:val="single"/>
                <w:lang w:val="es-ES" w:eastAsia="es-ES"/>
              </w:rPr>
            </w:rPrChange>
          </w:rPr>
          <w:drawing>
            <wp:inline distT="0" distB="0" distL="0" distR="0">
              <wp:extent cx="5391150" cy="5048156"/>
              <wp:effectExtent l="19050" t="0" r="0" b="0"/>
              <wp:docPr id="54" name="Imagen 200" descr="C:\Documents and Settings\joanga\Escritorio\heliu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descr="C:\Documents and Settings\joanga\Escritorio\helium.JPG"/>
                      <pic:cNvPicPr>
                        <a:picLocks noChangeAspect="1" noChangeArrowheads="1"/>
                      </pic:cNvPicPr>
                    </pic:nvPicPr>
                    <pic:blipFill>
                      <a:blip r:embed="rId97" cstate="print"/>
                      <a:stretch>
                        <a:fillRect/>
                      </a:stretch>
                    </pic:blipFill>
                    <pic:spPr bwMode="auto">
                      <a:xfrm>
                        <a:off x="0" y="0"/>
                        <a:ext cx="5391150" cy="5048156"/>
                      </a:xfrm>
                      <a:prstGeom prst="rect">
                        <a:avLst/>
                      </a:prstGeom>
                      <a:noFill/>
                      <a:ln w="9525">
                        <a:noFill/>
                        <a:miter lim="800000"/>
                        <a:headEnd/>
                        <a:tailEnd/>
                      </a:ln>
                    </pic:spPr>
                  </pic:pic>
                </a:graphicData>
              </a:graphic>
            </wp:inline>
          </w:drawing>
        </w:r>
      </w:del>
    </w:p>
    <w:p w:rsidR="000B5CB3" w:rsidRPr="000B5CB3" w:rsidRDefault="000B5CB3" w:rsidP="000B5CB3">
      <w:pPr>
        <w:jc w:val="center"/>
        <w:rPr>
          <w:bCs/>
          <w:i/>
        </w:rPr>
      </w:pPr>
      <w:bookmarkStart w:id="8239" w:name="_Ref260123935"/>
      <w:r w:rsidRPr="000B5CB3">
        <w:rPr>
          <w:bCs/>
          <w:i/>
        </w:rPr>
        <w:t xml:space="preserve">Figura </w:t>
      </w:r>
      <w:r w:rsidR="000D0864" w:rsidRPr="000D0864">
        <w:rPr>
          <w:bCs/>
          <w:i/>
        </w:rPr>
        <w:fldChar w:fldCharType="begin"/>
      </w:r>
      <w:r w:rsidRPr="000B5CB3">
        <w:rPr>
          <w:bCs/>
          <w:i/>
        </w:rPr>
        <w:instrText xml:space="preserve"> SEQ Figura \* ARABIC </w:instrText>
      </w:r>
      <w:r w:rsidR="000D0864" w:rsidRPr="000D0864">
        <w:rPr>
          <w:bCs/>
          <w:i/>
        </w:rPr>
        <w:fldChar w:fldCharType="separate"/>
      </w:r>
      <w:ins w:id="8240" w:author="paulac" w:date="2013-10-14T16:10:00Z">
        <w:r w:rsidR="004C4FB6">
          <w:rPr>
            <w:bCs/>
            <w:i/>
            <w:noProof/>
          </w:rPr>
          <w:t>53</w:t>
        </w:r>
      </w:ins>
      <w:ins w:id="8241" w:author="sion" w:date="2013-09-19T17:54:00Z">
        <w:del w:id="8242" w:author="paulac" w:date="2013-10-10T13:09:00Z">
          <w:r w:rsidR="008D6167" w:rsidDel="00EF3840">
            <w:rPr>
              <w:bCs/>
              <w:i/>
              <w:noProof/>
            </w:rPr>
            <w:delText>43</w:delText>
          </w:r>
        </w:del>
      </w:ins>
      <w:del w:id="8243" w:author="paulac" w:date="2013-10-10T13:09:00Z">
        <w:r w:rsidR="00C6521E" w:rsidDel="00EF3840">
          <w:rPr>
            <w:bCs/>
            <w:i/>
            <w:noProof/>
          </w:rPr>
          <w:delText>37</w:delText>
        </w:r>
      </w:del>
      <w:r w:rsidR="000D0864" w:rsidRPr="000B5CB3">
        <w:fldChar w:fldCharType="end"/>
      </w:r>
      <w:bookmarkEnd w:id="8239"/>
      <w:r w:rsidRPr="000B5CB3">
        <w:rPr>
          <w:bCs/>
          <w:i/>
        </w:rPr>
        <w:t>. Formulari per a inserir o modificar un document.</w:t>
      </w:r>
    </w:p>
    <w:p w:rsidR="000B5CB3" w:rsidRPr="000B5CB3" w:rsidRDefault="000B5CB3" w:rsidP="000B5CB3">
      <w:r w:rsidRPr="000B5CB3">
        <w:lastRenderedPageBreak/>
        <w:t>Camps del formulari:</w:t>
      </w:r>
    </w:p>
    <w:p w:rsidR="00E21426" w:rsidRDefault="000B5CB3">
      <w:pPr>
        <w:numPr>
          <w:ilvl w:val="0"/>
          <w:numId w:val="2"/>
        </w:numPr>
        <w:spacing w:line="240" w:lineRule="auto"/>
        <w:ind w:left="1060" w:hanging="357"/>
        <w:pPrChange w:id="8244" w:author="paulac" w:date="2013-10-14T15:11:00Z">
          <w:pPr>
            <w:numPr>
              <w:numId w:val="2"/>
            </w:numPr>
            <w:ind w:left="1065" w:hanging="360"/>
          </w:pPr>
        </w:pPrChange>
      </w:pPr>
      <w:r w:rsidRPr="000B5CB3">
        <w:rPr>
          <w:b/>
        </w:rPr>
        <w:t>Codi</w:t>
      </w:r>
      <w:r w:rsidRPr="000B5CB3">
        <w:t xml:space="preserve">: codi identificatiu únic del </w:t>
      </w:r>
      <w:r>
        <w:t>termini</w:t>
      </w:r>
      <w:r w:rsidRPr="000B5CB3">
        <w:t>.</w:t>
      </w:r>
    </w:p>
    <w:p w:rsidR="00E21426" w:rsidRDefault="000B5CB3">
      <w:pPr>
        <w:numPr>
          <w:ilvl w:val="0"/>
          <w:numId w:val="2"/>
        </w:numPr>
        <w:spacing w:line="240" w:lineRule="auto"/>
        <w:ind w:left="1060" w:hanging="357"/>
        <w:pPrChange w:id="8245" w:author="paulac" w:date="2013-10-14T15:11:00Z">
          <w:pPr>
            <w:numPr>
              <w:numId w:val="2"/>
            </w:numPr>
            <w:ind w:left="1065" w:hanging="360"/>
          </w:pPr>
        </w:pPrChange>
      </w:pPr>
      <w:r w:rsidRPr="000B5CB3">
        <w:rPr>
          <w:b/>
        </w:rPr>
        <w:t>Nom</w:t>
      </w:r>
      <w:r w:rsidRPr="000B5CB3">
        <w:t xml:space="preserve">: nom descriptiu del </w:t>
      </w:r>
      <w:r>
        <w:t>termini</w:t>
      </w:r>
      <w:r w:rsidRPr="000B5CB3">
        <w:t>, serà el que aparegui al formulari.</w:t>
      </w:r>
    </w:p>
    <w:p w:rsidR="00E21426" w:rsidRDefault="000B5CB3">
      <w:pPr>
        <w:numPr>
          <w:ilvl w:val="0"/>
          <w:numId w:val="2"/>
        </w:numPr>
        <w:spacing w:line="240" w:lineRule="auto"/>
        <w:ind w:left="1060" w:hanging="357"/>
        <w:rPr>
          <w:ins w:id="8246" w:author="paulac" w:date="2013-10-11T17:04:00Z"/>
        </w:rPr>
        <w:pPrChange w:id="8247" w:author="paulac" w:date="2013-10-14T15:11:00Z">
          <w:pPr>
            <w:numPr>
              <w:numId w:val="2"/>
            </w:numPr>
            <w:ind w:left="1065" w:hanging="360"/>
          </w:pPr>
        </w:pPrChange>
      </w:pPr>
      <w:r w:rsidRPr="000B5CB3">
        <w:rPr>
          <w:b/>
        </w:rPr>
        <w:t>Descripció</w:t>
      </w:r>
      <w:r w:rsidRPr="000B5CB3">
        <w:t xml:space="preserve">: descripció del </w:t>
      </w:r>
      <w:r>
        <w:t>termini</w:t>
      </w:r>
      <w:r w:rsidRPr="000B5CB3">
        <w:t>.</w:t>
      </w:r>
    </w:p>
    <w:p w:rsidR="00E21426" w:rsidRDefault="00A7478A">
      <w:pPr>
        <w:numPr>
          <w:ilvl w:val="0"/>
          <w:numId w:val="2"/>
        </w:numPr>
        <w:spacing w:line="240" w:lineRule="auto"/>
        <w:ind w:left="1060" w:hanging="357"/>
        <w:pPrChange w:id="8248" w:author="paulac" w:date="2013-10-14T15:11:00Z">
          <w:pPr>
            <w:numPr>
              <w:numId w:val="2"/>
            </w:numPr>
            <w:ind w:left="1065" w:hanging="360"/>
          </w:pPr>
        </w:pPrChange>
      </w:pPr>
      <w:ins w:id="8249" w:author="paulac" w:date="2013-10-11T17:04:00Z">
        <w:r>
          <w:rPr>
            <w:b/>
          </w:rPr>
          <w:t>Durada predefinida</w:t>
        </w:r>
        <w:r w:rsidR="000D0864" w:rsidRPr="000D0864">
          <w:rPr>
            <w:rPrChange w:id="8250" w:author="paulac" w:date="2013-10-11T17:04:00Z">
              <w:rPr>
                <w:b/>
                <w:color w:val="0000FF" w:themeColor="hyperlink"/>
                <w:u w:val="single"/>
              </w:rPr>
            </w:rPrChange>
          </w:rPr>
          <w:t>:</w:t>
        </w:r>
      </w:ins>
      <w:ins w:id="8251" w:author="paulac" w:date="2013-10-11T17:06:00Z">
        <w:r>
          <w:t xml:space="preserve"> si la durada no està predefinida s’haurà d’especificar en inic</w:t>
        </w:r>
      </w:ins>
      <w:ins w:id="8252" w:author="paulac" w:date="2013-10-11T17:07:00Z">
        <w:r>
          <w:t>i</w:t>
        </w:r>
      </w:ins>
      <w:ins w:id="8253" w:author="paulac" w:date="2013-10-11T17:06:00Z">
        <w:r>
          <w:t xml:space="preserve">ar-se el termini. </w:t>
        </w:r>
      </w:ins>
      <w:ins w:id="8254" w:author="paulac" w:date="2013-10-11T17:07:00Z">
        <w:r>
          <w:t>En cas contrari, es definirà en el camp “Durada”.</w:t>
        </w:r>
      </w:ins>
    </w:p>
    <w:p w:rsidR="00E21426" w:rsidRDefault="000B5CB3">
      <w:pPr>
        <w:numPr>
          <w:ilvl w:val="0"/>
          <w:numId w:val="2"/>
        </w:numPr>
        <w:spacing w:line="240" w:lineRule="auto"/>
        <w:ind w:left="1060" w:hanging="357"/>
        <w:pPrChange w:id="8255" w:author="paulac" w:date="2013-10-14T15:11:00Z">
          <w:pPr>
            <w:numPr>
              <w:numId w:val="2"/>
            </w:numPr>
            <w:ind w:left="1065" w:hanging="360"/>
          </w:pPr>
        </w:pPrChange>
      </w:pPr>
      <w:r>
        <w:rPr>
          <w:b/>
        </w:rPr>
        <w:t>Durada</w:t>
      </w:r>
      <w:r w:rsidRPr="000B5CB3">
        <w:t xml:space="preserve">: </w:t>
      </w:r>
      <w:r>
        <w:t>durada del termini</w:t>
      </w:r>
      <w:r w:rsidR="000F51C9">
        <w:t xml:space="preserve"> (en anys, mesos i dies).</w:t>
      </w:r>
    </w:p>
    <w:p w:rsidR="00E21426" w:rsidRDefault="000F51C9">
      <w:pPr>
        <w:numPr>
          <w:ilvl w:val="0"/>
          <w:numId w:val="2"/>
        </w:numPr>
        <w:spacing w:line="240" w:lineRule="auto"/>
        <w:ind w:left="1060" w:hanging="357"/>
        <w:pPrChange w:id="8256" w:author="paulac" w:date="2013-10-14T15:11:00Z">
          <w:pPr>
            <w:numPr>
              <w:numId w:val="2"/>
            </w:numPr>
            <w:ind w:left="1065" w:hanging="360"/>
          </w:pPr>
        </w:pPrChange>
      </w:pPr>
      <w:r>
        <w:rPr>
          <w:b/>
        </w:rPr>
        <w:t>De dies laborables?</w:t>
      </w:r>
      <w:r w:rsidR="000B5CB3" w:rsidRPr="000B5CB3">
        <w:t xml:space="preserve">: </w:t>
      </w:r>
      <w:r>
        <w:t>Indica si el termini és en dies laborables o no. En cas que no siguin dies laborables es sobreentén que són dies naturals.</w:t>
      </w:r>
    </w:p>
    <w:p w:rsidR="00E21426" w:rsidRDefault="00A7478A">
      <w:pPr>
        <w:numPr>
          <w:ilvl w:val="0"/>
          <w:numId w:val="2"/>
        </w:numPr>
        <w:spacing w:line="240" w:lineRule="auto"/>
        <w:ind w:left="1060" w:hanging="357"/>
        <w:rPr>
          <w:ins w:id="8257" w:author="paulac" w:date="2013-10-11T17:05:00Z"/>
        </w:rPr>
        <w:pPrChange w:id="8258" w:author="paulac" w:date="2013-10-14T15:11:00Z">
          <w:pPr>
            <w:numPr>
              <w:numId w:val="2"/>
            </w:numPr>
            <w:ind w:left="1065" w:hanging="360"/>
          </w:pPr>
        </w:pPrChange>
      </w:pPr>
      <w:ins w:id="8259" w:author="paulac" w:date="2013-10-11T17:05:00Z">
        <w:r>
          <w:rPr>
            <w:b/>
          </w:rPr>
          <w:t xml:space="preserve">Permetre </w:t>
        </w:r>
      </w:ins>
      <w:del w:id="8260" w:author="paulac" w:date="2013-10-11T17:05:00Z">
        <w:r w:rsidR="000F51C9" w:rsidDel="00A7478A">
          <w:rPr>
            <w:b/>
          </w:rPr>
          <w:delText>C</w:delText>
        </w:r>
      </w:del>
      <w:ins w:id="8261" w:author="paulac" w:date="2013-10-11T17:05:00Z">
        <w:r>
          <w:rPr>
            <w:b/>
          </w:rPr>
          <w:t>c</w:t>
        </w:r>
      </w:ins>
      <w:r w:rsidR="000F51C9">
        <w:rPr>
          <w:b/>
        </w:rPr>
        <w:t>ontrol manual</w:t>
      </w:r>
      <w:ins w:id="8262" w:author="paulac" w:date="2013-10-11T17:05:00Z">
        <w:r>
          <w:rPr>
            <w:b/>
          </w:rPr>
          <w:t>?</w:t>
        </w:r>
      </w:ins>
      <w:r w:rsidR="000B5CB3" w:rsidRPr="000B5CB3">
        <w:t xml:space="preserve">: </w:t>
      </w:r>
      <w:r w:rsidR="000F51C9">
        <w:t>Indica si es pot tenir control manual sobre el termini (permetre pausar-lo, continuar-lo, cancel·lar-lo, etc)</w:t>
      </w:r>
      <w:r w:rsidR="000B5CB3" w:rsidRPr="000B5CB3">
        <w:t>.</w:t>
      </w:r>
    </w:p>
    <w:p w:rsidR="00D66BB3" w:rsidRDefault="00A7478A">
      <w:pPr>
        <w:numPr>
          <w:ilvl w:val="0"/>
          <w:numId w:val="2"/>
        </w:numPr>
        <w:rPr>
          <w:ins w:id="8263" w:author="paulac" w:date="2013-10-11T17:05:00Z"/>
        </w:rPr>
      </w:pPr>
      <w:ins w:id="8264" w:author="paulac" w:date="2013-10-11T17:05:00Z">
        <w:r>
          <w:rPr>
            <w:b/>
          </w:rPr>
          <w:t>Dies previs per alerta:</w:t>
        </w:r>
      </w:ins>
      <w:ins w:id="8265" w:author="paulac" w:date="2013-10-11T17:08:00Z">
        <w:r>
          <w:rPr>
            <w:b/>
          </w:rPr>
          <w:t xml:space="preserve"> </w:t>
        </w:r>
        <w:r w:rsidR="000D0864" w:rsidRPr="000D0864">
          <w:rPr>
            <w:rPrChange w:id="8266" w:author="paulac" w:date="2013-10-11T17:08:00Z">
              <w:rPr>
                <w:b/>
                <w:color w:val="0000FF" w:themeColor="hyperlink"/>
                <w:u w:val="single"/>
              </w:rPr>
            </w:rPrChange>
          </w:rPr>
          <w:t>Número de dies abans de la finalització del termini en que s’ha de generar una alerta.</w:t>
        </w:r>
      </w:ins>
    </w:p>
    <w:p w:rsidR="00D66BB3" w:rsidRPr="00D66BB3" w:rsidRDefault="000D0864">
      <w:pPr>
        <w:numPr>
          <w:ilvl w:val="0"/>
          <w:numId w:val="2"/>
        </w:numPr>
        <w:rPr>
          <w:ins w:id="8267" w:author="paulac" w:date="2013-10-11T17:05:00Z"/>
          <w:b/>
          <w:rPrChange w:id="8268" w:author="paulac" w:date="2013-10-11T17:06:00Z">
            <w:rPr>
              <w:ins w:id="8269" w:author="paulac" w:date="2013-10-11T17:05:00Z"/>
            </w:rPr>
          </w:rPrChange>
        </w:rPr>
      </w:pPr>
      <w:ins w:id="8270" w:author="paulac" w:date="2013-10-11T17:05:00Z">
        <w:r w:rsidRPr="000D0864">
          <w:rPr>
            <w:b/>
            <w:rPrChange w:id="8271" w:author="paulac" w:date="2013-10-11T17:06:00Z">
              <w:rPr>
                <w:color w:val="0000FF" w:themeColor="hyperlink"/>
                <w:u w:val="single"/>
              </w:rPr>
            </w:rPrChange>
          </w:rPr>
          <w:t>Generar alerta prèvia?</w:t>
        </w:r>
        <w:r w:rsidRPr="000D0864">
          <w:rPr>
            <w:rPrChange w:id="8272" w:author="paulac" w:date="2013-10-11T17:06:00Z">
              <w:rPr>
                <w:color w:val="0000FF" w:themeColor="hyperlink"/>
                <w:u w:val="single"/>
              </w:rPr>
            </w:rPrChange>
          </w:rPr>
          <w:t>:</w:t>
        </w:r>
      </w:ins>
      <w:ins w:id="8273" w:author="paulac" w:date="2013-10-11T17:07:00Z">
        <w:r w:rsidR="00A7478A">
          <w:t xml:space="preserve"> </w:t>
        </w:r>
      </w:ins>
      <w:ins w:id="8274" w:author="paulac" w:date="2013-10-11T17:08:00Z">
        <w:r w:rsidR="00A7478A">
          <w:t>I</w:t>
        </w:r>
      </w:ins>
      <w:ins w:id="8275" w:author="paulac" w:date="2013-10-11T17:07:00Z">
        <w:r w:rsidR="00A7478A">
          <w:t xml:space="preserve">ndica si genera una alerta prèvia </w:t>
        </w:r>
      </w:ins>
      <w:ins w:id="8276" w:author="paulac" w:date="2013-10-11T17:08:00Z">
        <w:r w:rsidR="00A7478A">
          <w:t>quan faltin N dies</w:t>
        </w:r>
      </w:ins>
      <w:ins w:id="8277" w:author="paulac" w:date="2013-10-11T17:10:00Z">
        <w:r w:rsidR="00A7478A">
          <w:t xml:space="preserve"> previs</w:t>
        </w:r>
      </w:ins>
      <w:ins w:id="8278" w:author="paulac" w:date="2013-10-11T17:08:00Z">
        <w:r w:rsidR="00A7478A">
          <w:t xml:space="preserve"> per finalitzar el termini.</w:t>
        </w:r>
      </w:ins>
    </w:p>
    <w:p w:rsidR="00D66BB3" w:rsidRDefault="000D0864">
      <w:pPr>
        <w:numPr>
          <w:ilvl w:val="0"/>
          <w:numId w:val="2"/>
        </w:numPr>
        <w:rPr>
          <w:ins w:id="8279" w:author="paulac" w:date="2013-10-11T17:05:00Z"/>
        </w:rPr>
      </w:pPr>
      <w:ins w:id="8280" w:author="paulac" w:date="2013-10-11T17:05:00Z">
        <w:r w:rsidRPr="000D0864">
          <w:rPr>
            <w:b/>
            <w:rPrChange w:id="8281" w:author="paulac" w:date="2013-10-11T17:06:00Z">
              <w:rPr>
                <w:color w:val="0000FF" w:themeColor="hyperlink"/>
                <w:u w:val="single"/>
              </w:rPr>
            </w:rPrChange>
          </w:rPr>
          <w:t>Generar alerta final?</w:t>
        </w:r>
        <w:r w:rsidR="00A7478A">
          <w:t>:</w:t>
        </w:r>
      </w:ins>
      <w:ins w:id="8282" w:author="paulac" w:date="2013-10-11T17:09:00Z">
        <w:r w:rsidR="00A7478A">
          <w:t xml:space="preserve"> Indica si generar una alerta quan hagi finalitzat el termini.</w:t>
        </w:r>
      </w:ins>
    </w:p>
    <w:p w:rsidR="00D66BB3" w:rsidRPr="00D66BB3" w:rsidRDefault="000D0864">
      <w:pPr>
        <w:numPr>
          <w:ilvl w:val="0"/>
          <w:numId w:val="2"/>
        </w:numPr>
        <w:rPr>
          <w:b/>
          <w:rPrChange w:id="8283" w:author="paulac" w:date="2013-10-11T17:05:00Z">
            <w:rPr/>
          </w:rPrChange>
        </w:rPr>
      </w:pPr>
      <w:ins w:id="8284" w:author="paulac" w:date="2013-10-11T17:05:00Z">
        <w:r w:rsidRPr="000D0864">
          <w:rPr>
            <w:b/>
            <w:rPrChange w:id="8285" w:author="paulac" w:date="2013-10-11T17:05:00Z">
              <w:rPr>
                <w:color w:val="0000FF" w:themeColor="hyperlink"/>
                <w:u w:val="single"/>
              </w:rPr>
            </w:rPrChange>
          </w:rPr>
          <w:t>Generar alerta al finalitzar la tasca?</w:t>
        </w:r>
        <w:r w:rsidRPr="000D0864">
          <w:rPr>
            <w:rPrChange w:id="8286" w:author="paulac" w:date="2013-10-11T17:06:00Z">
              <w:rPr>
                <w:color w:val="0000FF" w:themeColor="hyperlink"/>
                <w:u w:val="single"/>
              </w:rPr>
            </w:rPrChange>
          </w:rPr>
          <w:t xml:space="preserve">: </w:t>
        </w:r>
      </w:ins>
      <w:ins w:id="8287" w:author="paulac" w:date="2013-10-11T17:09:00Z">
        <w:r w:rsidR="00A7478A">
          <w:t>Indica si generar una alerta quan hagi finalitzat la tasca que té definit el termini.</w:t>
        </w:r>
      </w:ins>
    </w:p>
    <w:p w:rsidR="000B5CB3" w:rsidRDefault="000F51C9" w:rsidP="000F51C9">
      <w:r w:rsidRPr="000B5CB3">
        <w:t xml:space="preserve"> </w:t>
      </w:r>
      <w:r w:rsidR="000B5CB3" w:rsidRPr="000B5CB3">
        <w:t xml:space="preserve">Per a esborrar un </w:t>
      </w:r>
      <w:r>
        <w:t>termini</w:t>
      </w:r>
      <w:r w:rsidR="000B5CB3" w:rsidRPr="000B5CB3">
        <w:t xml:space="preserve"> cal fer clic damunt la creu vermella. Aleshores, Helium ens demanarà si estam segurs d’eliminar el </w:t>
      </w:r>
      <w:r>
        <w:t>termini</w:t>
      </w:r>
      <w:r w:rsidR="000B5CB3" w:rsidRPr="000B5CB3">
        <w:t xml:space="preserve"> (ja que és una acció irreversible). Si és així, premem en acceptar i s’esborrarà el </w:t>
      </w:r>
      <w:r>
        <w:t>termini</w:t>
      </w:r>
      <w:r w:rsidR="000B5CB3" w:rsidRPr="000B5CB3">
        <w:t>.</w:t>
      </w:r>
    </w:p>
    <w:p w:rsidR="00C20C20" w:rsidRDefault="00C20C20" w:rsidP="00C20C20">
      <w:pPr>
        <w:pStyle w:val="Ttol4"/>
      </w:pPr>
      <w:bookmarkStart w:id="8288" w:name="_Toc369593102"/>
      <w:r>
        <w:t>Agrupacions</w:t>
      </w:r>
      <w:bookmarkEnd w:id="8288"/>
    </w:p>
    <w:p w:rsidR="00100D66" w:rsidRDefault="00100D66" w:rsidP="00100D66">
      <w:r>
        <w:t>Les agrupacions serveixen per agrupar un conjunt de variables. Així, primer hem de donar d’alta una agrupació abans de relacionar-hi una variable amb aquesta agrupació. Per a inserir, modificar o eliminar agrupacions cal anar a la pipella “Agrupacions”</w:t>
      </w:r>
      <w:r w:rsidR="00CC3DA4">
        <w:t xml:space="preserve"> (Veure </w:t>
      </w:r>
      <w:fldSimple w:instr=" REF _Ref260126098 \h  \* MERGEFORMAT ">
        <w:ins w:id="8289" w:author="paulac" w:date="2013-10-14T16:10:00Z">
          <w:r w:rsidR="000D0864" w:rsidRPr="000D0864">
            <w:rPr>
              <w:i/>
              <w:rPrChange w:id="8290" w:author="paulac" w:date="2013-10-14T16:10:00Z">
                <w:rPr>
                  <w:color w:val="0000FF" w:themeColor="hyperlink"/>
                  <w:u w:val="single"/>
                </w:rPr>
              </w:rPrChange>
            </w:rPr>
            <w:t xml:space="preserve">Figura </w:t>
          </w:r>
          <w:r w:rsidR="000D0864" w:rsidRPr="000D0864">
            <w:rPr>
              <w:i/>
              <w:noProof/>
              <w:rPrChange w:id="8291" w:author="paulac" w:date="2013-10-14T16:10:00Z">
                <w:rPr>
                  <w:noProof/>
                  <w:color w:val="0000FF" w:themeColor="hyperlink"/>
                  <w:u w:val="single"/>
                </w:rPr>
              </w:rPrChange>
            </w:rPr>
            <w:t>54</w:t>
          </w:r>
        </w:ins>
        <w:del w:id="8292" w:author="paulac" w:date="2013-10-10T13:09:00Z">
          <w:r w:rsidR="00C6521E" w:rsidRPr="00C6521E" w:rsidDel="00EF3840">
            <w:rPr>
              <w:i/>
            </w:rPr>
            <w:delText xml:space="preserve">Figura </w:delText>
          </w:r>
          <w:r w:rsidR="00C6521E" w:rsidRPr="00C6521E" w:rsidDel="00EF3840">
            <w:rPr>
              <w:i/>
              <w:noProof/>
            </w:rPr>
            <w:delText>38</w:delText>
          </w:r>
        </w:del>
      </w:fldSimple>
      <w:r w:rsidR="00CC3DA4">
        <w:t>)</w:t>
      </w:r>
      <w:r>
        <w:t>.</w:t>
      </w:r>
    </w:p>
    <w:p w:rsidR="00100D66" w:rsidRDefault="00E21426" w:rsidP="00100D66">
      <w:pPr>
        <w:keepNext/>
        <w:jc w:val="center"/>
      </w:pPr>
      <w:ins w:id="8293" w:author="paulac" w:date="2013-10-11T17:12:00Z">
        <w:r>
          <w:rPr>
            <w:noProof/>
            <w:lang w:val="es-ES" w:eastAsia="es-ES"/>
            <w:rPrChange w:id="8294" w:author="Unknown">
              <w:rPr>
                <w:noProof/>
                <w:color w:val="0000FF" w:themeColor="hyperlink"/>
                <w:u w:val="single"/>
                <w:lang w:val="es-ES" w:eastAsia="es-ES"/>
              </w:rPr>
            </w:rPrChange>
          </w:rPr>
          <w:drawing>
            <wp:inline distT="0" distB="0" distL="0" distR="0">
              <wp:extent cx="5400040" cy="1058079"/>
              <wp:effectExtent l="19050" t="0" r="0" b="0"/>
              <wp:docPr id="73" name="Imat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98"/>
                      <a:srcRect/>
                      <a:stretch>
                        <a:fillRect/>
                      </a:stretch>
                    </pic:blipFill>
                    <pic:spPr bwMode="auto">
                      <a:xfrm>
                        <a:off x="0" y="0"/>
                        <a:ext cx="5400040" cy="1058079"/>
                      </a:xfrm>
                      <a:prstGeom prst="rect">
                        <a:avLst/>
                      </a:prstGeom>
                      <a:noFill/>
                      <a:ln w="9525">
                        <a:noFill/>
                        <a:miter lim="800000"/>
                        <a:headEnd/>
                        <a:tailEnd/>
                      </a:ln>
                    </pic:spPr>
                  </pic:pic>
                </a:graphicData>
              </a:graphic>
            </wp:inline>
          </w:drawing>
        </w:r>
      </w:ins>
      <w:del w:id="8295" w:author="paulac" w:date="2013-10-11T17:12:00Z">
        <w:r>
          <w:rPr>
            <w:noProof/>
            <w:lang w:val="es-ES" w:eastAsia="es-ES"/>
            <w:rPrChange w:id="8296" w:author="Unknown">
              <w:rPr>
                <w:noProof/>
                <w:color w:val="0000FF" w:themeColor="hyperlink"/>
                <w:u w:val="single"/>
                <w:lang w:val="es-ES" w:eastAsia="es-ES"/>
              </w:rPr>
            </w:rPrChange>
          </w:rPr>
          <w:drawing>
            <wp:inline distT="0" distB="0" distL="0" distR="0">
              <wp:extent cx="5391150" cy="1762125"/>
              <wp:effectExtent l="19050" t="0" r="0" b="0"/>
              <wp:docPr id="201" name="Imagen 201" descr="C:\Documents and Settings\joanga\Escritorio\heliu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descr="C:\Documents and Settings\joanga\Escritorio\helium.JPG"/>
                      <pic:cNvPicPr>
                        <a:picLocks noChangeAspect="1" noChangeArrowheads="1"/>
                      </pic:cNvPicPr>
                    </pic:nvPicPr>
                    <pic:blipFill>
                      <a:blip r:embed="rId99" cstate="print"/>
                      <a:srcRect/>
                      <a:stretch>
                        <a:fillRect/>
                      </a:stretch>
                    </pic:blipFill>
                    <pic:spPr bwMode="auto">
                      <a:xfrm>
                        <a:off x="0" y="0"/>
                        <a:ext cx="5391150" cy="1762125"/>
                      </a:xfrm>
                      <a:prstGeom prst="rect">
                        <a:avLst/>
                      </a:prstGeom>
                      <a:noFill/>
                      <a:ln w="9525">
                        <a:noFill/>
                        <a:miter lim="800000"/>
                        <a:headEnd/>
                        <a:tailEnd/>
                      </a:ln>
                    </pic:spPr>
                  </pic:pic>
                </a:graphicData>
              </a:graphic>
            </wp:inline>
          </w:drawing>
        </w:r>
      </w:del>
    </w:p>
    <w:p w:rsidR="00CC3DA4" w:rsidRPr="00CC3DA4" w:rsidRDefault="00100D66" w:rsidP="009242E7">
      <w:pPr>
        <w:pStyle w:val="Llegenda"/>
      </w:pPr>
      <w:bookmarkStart w:id="8297" w:name="_Ref260126098"/>
      <w:r>
        <w:t xml:space="preserve">Figura </w:t>
      </w:r>
      <w:fldSimple w:instr=" SEQ Figura \* ARABIC ">
        <w:ins w:id="8298" w:author="paulac" w:date="2013-10-14T16:10:00Z">
          <w:r w:rsidR="004C4FB6">
            <w:rPr>
              <w:noProof/>
            </w:rPr>
            <w:t>54</w:t>
          </w:r>
        </w:ins>
        <w:ins w:id="8299" w:author="sion" w:date="2013-09-19T17:54:00Z">
          <w:del w:id="8300" w:author="paulac" w:date="2013-10-10T13:09:00Z">
            <w:r w:rsidR="008D6167" w:rsidDel="00EF3840">
              <w:rPr>
                <w:noProof/>
              </w:rPr>
              <w:delText>44</w:delText>
            </w:r>
          </w:del>
        </w:ins>
        <w:del w:id="8301" w:author="paulac" w:date="2013-10-10T13:09:00Z">
          <w:r w:rsidR="00C6521E" w:rsidDel="00EF3840">
            <w:rPr>
              <w:noProof/>
            </w:rPr>
            <w:delText>38</w:delText>
          </w:r>
        </w:del>
      </w:fldSimple>
      <w:bookmarkEnd w:id="8297"/>
      <w:r>
        <w:t>. Pantalla on es mostren les agrupacions de les variables.</w:t>
      </w:r>
    </w:p>
    <w:p w:rsidR="00CC3DA4" w:rsidRPr="00CC3DA4" w:rsidRDefault="00CC3DA4" w:rsidP="00CC3DA4">
      <w:r>
        <w:t xml:space="preserve">Per a inserir una nova agrupació </w:t>
      </w:r>
      <w:r w:rsidRPr="00CC3DA4">
        <w:t>hem de fer clic damunt el botó “No</w:t>
      </w:r>
      <w:r>
        <w:t>va agrupació</w:t>
      </w:r>
      <w:r w:rsidRPr="00CC3DA4">
        <w:t>” i per modificar-ne un</w:t>
      </w:r>
      <w:r>
        <w:t>a</w:t>
      </w:r>
      <w:r w:rsidRPr="00CC3DA4">
        <w:t xml:space="preserve"> he</w:t>
      </w:r>
      <w:r>
        <w:t>m de fer clic damunt el codi de l’agrupació</w:t>
      </w:r>
      <w:r w:rsidRPr="00CC3DA4">
        <w:t>. En qualsevol d’ambdós casos, ens sortirà un formulari que haurem d’emplenar (Veure</w:t>
      </w:r>
      <w:r>
        <w:t xml:space="preserve"> </w:t>
      </w:r>
      <w:r w:rsidR="000D0864">
        <w:rPr>
          <w:i/>
        </w:rPr>
        <w:fldChar w:fldCharType="begin"/>
      </w:r>
      <w:r>
        <w:instrText xml:space="preserve"> REF _Ref260126118 \h </w:instrText>
      </w:r>
      <w:r w:rsidR="000D0864">
        <w:rPr>
          <w:i/>
        </w:rPr>
      </w:r>
      <w:r w:rsidR="000D0864">
        <w:rPr>
          <w:i/>
        </w:rPr>
        <w:fldChar w:fldCharType="separate"/>
      </w:r>
      <w:ins w:id="8302" w:author="paulac" w:date="2013-10-14T16:10:00Z">
        <w:r w:rsidR="004C4FB6" w:rsidRPr="00CC3DA4">
          <w:rPr>
            <w:bCs/>
            <w:i/>
          </w:rPr>
          <w:t xml:space="preserve">Figura </w:t>
        </w:r>
        <w:r w:rsidR="004C4FB6">
          <w:rPr>
            <w:bCs/>
            <w:i/>
            <w:noProof/>
          </w:rPr>
          <w:t>55</w:t>
        </w:r>
      </w:ins>
      <w:del w:id="8303" w:author="paulac" w:date="2013-10-10T13:09:00Z">
        <w:r w:rsidR="00C6521E" w:rsidRPr="00CC3DA4" w:rsidDel="00EF3840">
          <w:rPr>
            <w:bCs/>
            <w:i/>
          </w:rPr>
          <w:delText xml:space="preserve">Figura </w:delText>
        </w:r>
        <w:r w:rsidR="00C6521E" w:rsidDel="00EF3840">
          <w:rPr>
            <w:bCs/>
            <w:i/>
            <w:noProof/>
          </w:rPr>
          <w:delText>39</w:delText>
        </w:r>
      </w:del>
      <w:r w:rsidR="000D0864">
        <w:rPr>
          <w:i/>
        </w:rPr>
        <w:fldChar w:fldCharType="end"/>
      </w:r>
      <w:r w:rsidRPr="00CC3DA4">
        <w:t>).</w:t>
      </w:r>
    </w:p>
    <w:p w:rsidR="00CC3DA4" w:rsidRPr="00CC3DA4" w:rsidRDefault="00E21426" w:rsidP="00CC3DA4">
      <w:ins w:id="8304" w:author="paulac" w:date="2013-10-11T17:14:00Z">
        <w:r>
          <w:rPr>
            <w:noProof/>
            <w:lang w:val="es-ES" w:eastAsia="es-ES"/>
            <w:rPrChange w:id="8305" w:author="Unknown">
              <w:rPr>
                <w:noProof/>
                <w:color w:val="0000FF" w:themeColor="hyperlink"/>
                <w:u w:val="single"/>
                <w:lang w:val="es-ES" w:eastAsia="es-ES"/>
              </w:rPr>
            </w:rPrChange>
          </w:rPr>
          <w:lastRenderedPageBreak/>
          <w:drawing>
            <wp:inline distT="0" distB="0" distL="0" distR="0">
              <wp:extent cx="5467350" cy="2244178"/>
              <wp:effectExtent l="19050" t="0" r="0" b="0"/>
              <wp:docPr id="88" name="Imatg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00"/>
                      <a:srcRect/>
                      <a:stretch>
                        <a:fillRect/>
                      </a:stretch>
                    </pic:blipFill>
                    <pic:spPr bwMode="auto">
                      <a:xfrm>
                        <a:off x="0" y="0"/>
                        <a:ext cx="5476477" cy="2247924"/>
                      </a:xfrm>
                      <a:prstGeom prst="rect">
                        <a:avLst/>
                      </a:prstGeom>
                      <a:noFill/>
                      <a:ln w="9525">
                        <a:noFill/>
                        <a:miter lim="800000"/>
                        <a:headEnd/>
                        <a:tailEnd/>
                      </a:ln>
                    </pic:spPr>
                  </pic:pic>
                </a:graphicData>
              </a:graphic>
            </wp:inline>
          </w:drawing>
        </w:r>
        <w:r w:rsidR="00003698" w:rsidRPr="00CC3DA4" w:rsidDel="00003698">
          <w:rPr>
            <w:noProof/>
            <w:lang w:val="es-ES" w:eastAsia="es-ES"/>
          </w:rPr>
          <w:t xml:space="preserve"> </w:t>
        </w:r>
      </w:ins>
      <w:del w:id="8306" w:author="paulac" w:date="2013-10-11T17:13:00Z">
        <w:r>
          <w:rPr>
            <w:noProof/>
            <w:lang w:val="es-ES" w:eastAsia="es-ES"/>
            <w:rPrChange w:id="8307" w:author="Unknown">
              <w:rPr>
                <w:noProof/>
                <w:color w:val="0000FF" w:themeColor="hyperlink"/>
                <w:u w:val="single"/>
                <w:lang w:val="es-ES" w:eastAsia="es-ES"/>
              </w:rPr>
            </w:rPrChange>
          </w:rPr>
          <w:drawing>
            <wp:inline distT="0" distB="0" distL="0" distR="0">
              <wp:extent cx="5391150" cy="3323670"/>
              <wp:effectExtent l="19050" t="0" r="0" b="0"/>
              <wp:docPr id="58" name="Imagen 200" descr="C:\Documents and Settings\joanga\Escritorio\heliu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descr="C:\Documents and Settings\joanga\Escritorio\helium.JPG"/>
                      <pic:cNvPicPr>
                        <a:picLocks noChangeAspect="1" noChangeArrowheads="1"/>
                      </pic:cNvPicPr>
                    </pic:nvPicPr>
                    <pic:blipFill>
                      <a:blip r:embed="rId101" cstate="print"/>
                      <a:stretch>
                        <a:fillRect/>
                      </a:stretch>
                    </pic:blipFill>
                    <pic:spPr bwMode="auto">
                      <a:xfrm>
                        <a:off x="0" y="0"/>
                        <a:ext cx="5391150" cy="3323670"/>
                      </a:xfrm>
                      <a:prstGeom prst="rect">
                        <a:avLst/>
                      </a:prstGeom>
                      <a:noFill/>
                      <a:ln w="9525">
                        <a:noFill/>
                        <a:miter lim="800000"/>
                        <a:headEnd/>
                        <a:tailEnd/>
                      </a:ln>
                    </pic:spPr>
                  </pic:pic>
                </a:graphicData>
              </a:graphic>
            </wp:inline>
          </w:drawing>
        </w:r>
      </w:del>
    </w:p>
    <w:p w:rsidR="00CC3DA4" w:rsidRPr="00CC3DA4" w:rsidRDefault="00CC3DA4" w:rsidP="00CC3DA4">
      <w:pPr>
        <w:jc w:val="center"/>
        <w:rPr>
          <w:bCs/>
          <w:i/>
        </w:rPr>
      </w:pPr>
      <w:bookmarkStart w:id="8308" w:name="_Ref260126118"/>
      <w:r w:rsidRPr="00CC3DA4">
        <w:rPr>
          <w:bCs/>
          <w:i/>
        </w:rPr>
        <w:t xml:space="preserve">Figura </w:t>
      </w:r>
      <w:r w:rsidR="000D0864" w:rsidRPr="000D0864">
        <w:rPr>
          <w:bCs/>
          <w:i/>
        </w:rPr>
        <w:fldChar w:fldCharType="begin"/>
      </w:r>
      <w:r w:rsidRPr="00CC3DA4">
        <w:rPr>
          <w:bCs/>
          <w:i/>
        </w:rPr>
        <w:instrText xml:space="preserve"> SEQ Figura \* ARABIC </w:instrText>
      </w:r>
      <w:r w:rsidR="000D0864" w:rsidRPr="000D0864">
        <w:rPr>
          <w:bCs/>
          <w:i/>
        </w:rPr>
        <w:fldChar w:fldCharType="separate"/>
      </w:r>
      <w:ins w:id="8309" w:author="paulac" w:date="2013-10-14T16:10:00Z">
        <w:r w:rsidR="004C4FB6">
          <w:rPr>
            <w:bCs/>
            <w:i/>
            <w:noProof/>
          </w:rPr>
          <w:t>55</w:t>
        </w:r>
      </w:ins>
      <w:ins w:id="8310" w:author="sion" w:date="2013-09-19T17:54:00Z">
        <w:del w:id="8311" w:author="paulac" w:date="2013-10-10T13:09:00Z">
          <w:r w:rsidR="008D6167" w:rsidDel="00EF3840">
            <w:rPr>
              <w:bCs/>
              <w:i/>
              <w:noProof/>
            </w:rPr>
            <w:delText>45</w:delText>
          </w:r>
        </w:del>
      </w:ins>
      <w:del w:id="8312" w:author="paulac" w:date="2013-10-10T13:09:00Z">
        <w:r w:rsidR="00C6521E" w:rsidDel="00EF3840">
          <w:rPr>
            <w:bCs/>
            <w:i/>
            <w:noProof/>
          </w:rPr>
          <w:delText>39</w:delText>
        </w:r>
      </w:del>
      <w:r w:rsidR="000D0864" w:rsidRPr="00CC3DA4">
        <w:fldChar w:fldCharType="end"/>
      </w:r>
      <w:bookmarkEnd w:id="8308"/>
      <w:r w:rsidRPr="00CC3DA4">
        <w:rPr>
          <w:bCs/>
          <w:i/>
        </w:rPr>
        <w:t>. Formul</w:t>
      </w:r>
      <w:r>
        <w:rPr>
          <w:bCs/>
          <w:i/>
        </w:rPr>
        <w:t>ari per a inserir o modificar una agrupació</w:t>
      </w:r>
      <w:r w:rsidRPr="00CC3DA4">
        <w:rPr>
          <w:bCs/>
          <w:i/>
        </w:rPr>
        <w:t>.</w:t>
      </w:r>
    </w:p>
    <w:p w:rsidR="00CC3DA4" w:rsidRPr="00CC3DA4" w:rsidRDefault="00CC3DA4" w:rsidP="00CC3DA4">
      <w:r w:rsidRPr="00CC3DA4">
        <w:t>Camps del formulari:</w:t>
      </w:r>
    </w:p>
    <w:p w:rsidR="00CC3DA4" w:rsidRPr="00CC3DA4" w:rsidRDefault="00CC3DA4" w:rsidP="00753AA4">
      <w:pPr>
        <w:numPr>
          <w:ilvl w:val="0"/>
          <w:numId w:val="2"/>
        </w:numPr>
      </w:pPr>
      <w:r w:rsidRPr="00CC3DA4">
        <w:rPr>
          <w:b/>
        </w:rPr>
        <w:t>Codi</w:t>
      </w:r>
      <w:r>
        <w:t>: codi identificatiu únic de l’agrupació</w:t>
      </w:r>
      <w:r w:rsidRPr="00CC3DA4">
        <w:t>.</w:t>
      </w:r>
    </w:p>
    <w:p w:rsidR="00CC3DA4" w:rsidRPr="00CC3DA4" w:rsidRDefault="00CC3DA4" w:rsidP="00753AA4">
      <w:pPr>
        <w:numPr>
          <w:ilvl w:val="0"/>
          <w:numId w:val="2"/>
        </w:numPr>
      </w:pPr>
      <w:r w:rsidRPr="00CC3DA4">
        <w:rPr>
          <w:b/>
        </w:rPr>
        <w:t>Nom</w:t>
      </w:r>
      <w:r>
        <w:t>: nom descriptiu de l’agrupació</w:t>
      </w:r>
      <w:r w:rsidRPr="00CC3DA4">
        <w:t>, serà el que aparegui al formulari</w:t>
      </w:r>
      <w:r>
        <w:t xml:space="preserve"> a l’hora de seleccionar-la</w:t>
      </w:r>
      <w:r w:rsidRPr="00CC3DA4">
        <w:t>.</w:t>
      </w:r>
    </w:p>
    <w:p w:rsidR="00CC3DA4" w:rsidRPr="00CC3DA4" w:rsidRDefault="00CC3DA4" w:rsidP="00753AA4">
      <w:pPr>
        <w:numPr>
          <w:ilvl w:val="0"/>
          <w:numId w:val="2"/>
        </w:numPr>
      </w:pPr>
      <w:r w:rsidRPr="00CC3DA4">
        <w:rPr>
          <w:b/>
        </w:rPr>
        <w:t>Descripció</w:t>
      </w:r>
      <w:r>
        <w:t>: descripció de l’agrupació</w:t>
      </w:r>
      <w:r w:rsidRPr="00CC3DA4">
        <w:t>.</w:t>
      </w:r>
    </w:p>
    <w:p w:rsidR="00D0780E" w:rsidRDefault="00CC3DA4" w:rsidP="00CC3DA4">
      <w:r w:rsidRPr="00CC3DA4">
        <w:t>Per a e</w:t>
      </w:r>
      <w:r>
        <w:t xml:space="preserve">sborrar una agrupació </w:t>
      </w:r>
      <w:r w:rsidRPr="00CC3DA4">
        <w:t>cal fer clic damunt la creu vermella (Veure</w:t>
      </w:r>
      <w:r>
        <w:t xml:space="preserve"> </w:t>
      </w:r>
      <w:fldSimple w:instr=" REF _Ref260126098 \h  \* MERGEFORMAT ">
        <w:ins w:id="8313" w:author="paulac" w:date="2013-10-14T16:28:00Z">
          <w:r w:rsidR="002908DF">
            <w:t xml:space="preserve">Figura </w:t>
          </w:r>
          <w:r w:rsidR="002908DF">
            <w:rPr>
              <w:noProof/>
            </w:rPr>
            <w:t>54</w:t>
          </w:r>
        </w:ins>
        <w:del w:id="8314" w:author="paulac" w:date="2013-10-10T13:09:00Z">
          <w:r w:rsidR="00C6521E" w:rsidDel="00EF3840">
            <w:delText xml:space="preserve">Figura </w:delText>
          </w:r>
          <w:r w:rsidR="00C6521E" w:rsidDel="00EF3840">
            <w:rPr>
              <w:noProof/>
            </w:rPr>
            <w:delText>38</w:delText>
          </w:r>
        </w:del>
      </w:fldSimple>
      <w:r w:rsidRPr="00CC3DA4">
        <w:t>). Aleshores, Helium ens demanarà si estam segurs d’</w:t>
      </w:r>
      <w:r>
        <w:t xml:space="preserve">eliminar l’agrupació </w:t>
      </w:r>
      <w:r w:rsidRPr="00CC3DA4">
        <w:t>(ja que és una acció irreversible). Si és així, premem en acceptar i s’esborrar</w:t>
      </w:r>
      <w:r>
        <w:t>à l’agrupació.</w:t>
      </w:r>
    </w:p>
    <w:p w:rsidR="0069495A" w:rsidRDefault="0069495A" w:rsidP="0069495A">
      <w:pPr>
        <w:pStyle w:val="Ttol4"/>
      </w:pPr>
      <w:bookmarkStart w:id="8315" w:name="_Toc369593103"/>
      <w:r>
        <w:t>Accions</w:t>
      </w:r>
      <w:bookmarkEnd w:id="8315"/>
    </w:p>
    <w:p w:rsidR="0069495A" w:rsidRDefault="0069495A" w:rsidP="0069495A">
      <w:r>
        <w:t>En aquesta pipella es permet configurar accions associades a un handler jBPM. Aquestes accions podran ser executades des de la pàgina de consulta del procés mitjançant un botó. Per a inserir, modificar o eliminar accions cal anar a la pipella “Accions” (Veure</w:t>
      </w:r>
      <w:r w:rsidR="009242E7">
        <w:t xml:space="preserve"> </w:t>
      </w:r>
      <w:r w:rsidR="000D0864">
        <w:fldChar w:fldCharType="begin"/>
      </w:r>
      <w:r w:rsidR="009242E7">
        <w:instrText xml:space="preserve"> REF _Ref273089457 \h </w:instrText>
      </w:r>
      <w:r w:rsidR="000D0864">
        <w:fldChar w:fldCharType="separate"/>
      </w:r>
      <w:ins w:id="8316" w:author="paulac" w:date="2013-10-14T16:28:00Z">
        <w:r w:rsidR="002908DF">
          <w:t xml:space="preserve">Figura </w:t>
        </w:r>
        <w:r w:rsidR="002908DF">
          <w:rPr>
            <w:noProof/>
          </w:rPr>
          <w:t>56</w:t>
        </w:r>
      </w:ins>
      <w:del w:id="8317" w:author="paulac" w:date="2013-10-10T13:09:00Z">
        <w:r w:rsidR="00C6521E" w:rsidDel="00EF3840">
          <w:delText xml:space="preserve">Figura </w:delText>
        </w:r>
        <w:r w:rsidR="00C6521E" w:rsidDel="00EF3840">
          <w:rPr>
            <w:noProof/>
          </w:rPr>
          <w:delText>40</w:delText>
        </w:r>
      </w:del>
      <w:r w:rsidR="000D0864">
        <w:fldChar w:fldCharType="end"/>
      </w:r>
      <w:r>
        <w:t>).</w:t>
      </w:r>
    </w:p>
    <w:p w:rsidR="009242E7" w:rsidRDefault="0069495A" w:rsidP="009242E7">
      <w:pPr>
        <w:keepNext/>
      </w:pPr>
      <w:r>
        <w:rPr>
          <w:noProof/>
          <w:lang w:val="es-ES" w:eastAsia="es-ES"/>
        </w:rPr>
        <w:drawing>
          <wp:inline distT="0" distB="0" distL="0" distR="0">
            <wp:extent cx="5400040" cy="904794"/>
            <wp:effectExtent l="19050" t="0" r="0" b="0"/>
            <wp:docPr id="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2"/>
                    <a:srcRect/>
                    <a:stretch>
                      <a:fillRect/>
                    </a:stretch>
                  </pic:blipFill>
                  <pic:spPr bwMode="auto">
                    <a:xfrm>
                      <a:off x="0" y="0"/>
                      <a:ext cx="5400040" cy="904794"/>
                    </a:xfrm>
                    <a:prstGeom prst="rect">
                      <a:avLst/>
                    </a:prstGeom>
                    <a:noFill/>
                    <a:ln w="9525">
                      <a:noFill/>
                      <a:miter lim="800000"/>
                      <a:headEnd/>
                      <a:tailEnd/>
                    </a:ln>
                  </pic:spPr>
                </pic:pic>
              </a:graphicData>
            </a:graphic>
          </wp:inline>
        </w:drawing>
      </w:r>
    </w:p>
    <w:p w:rsidR="0069495A" w:rsidRDefault="009242E7" w:rsidP="009242E7">
      <w:pPr>
        <w:pStyle w:val="Llegenda"/>
      </w:pPr>
      <w:bookmarkStart w:id="8318" w:name="_Ref273089457"/>
      <w:bookmarkStart w:id="8319" w:name="_Ref273089427"/>
      <w:r>
        <w:t xml:space="preserve">Figura </w:t>
      </w:r>
      <w:fldSimple w:instr=" SEQ Figura \* ARABIC ">
        <w:ins w:id="8320" w:author="paulac" w:date="2013-10-14T16:10:00Z">
          <w:r w:rsidR="004C4FB6">
            <w:rPr>
              <w:noProof/>
            </w:rPr>
            <w:t>56</w:t>
          </w:r>
        </w:ins>
        <w:ins w:id="8321" w:author="sion" w:date="2013-09-19T17:54:00Z">
          <w:del w:id="8322" w:author="paulac" w:date="2013-10-10T13:09:00Z">
            <w:r w:rsidR="008D6167" w:rsidDel="00EF3840">
              <w:rPr>
                <w:noProof/>
              </w:rPr>
              <w:delText>46</w:delText>
            </w:r>
          </w:del>
        </w:ins>
        <w:del w:id="8323" w:author="paulac" w:date="2013-10-10T13:09:00Z">
          <w:r w:rsidR="00C6521E" w:rsidDel="00EF3840">
            <w:rPr>
              <w:noProof/>
            </w:rPr>
            <w:delText>40</w:delText>
          </w:r>
        </w:del>
      </w:fldSimple>
      <w:bookmarkEnd w:id="8318"/>
      <w:r>
        <w:t>. Pantalla a on es mostren les accions de la definició de procés</w:t>
      </w:r>
      <w:bookmarkEnd w:id="8319"/>
    </w:p>
    <w:p w:rsidR="004D713C" w:rsidRPr="00CC3DA4" w:rsidRDefault="004D713C" w:rsidP="004D713C">
      <w:r>
        <w:t xml:space="preserve">Per a inserir una nova acció </w:t>
      </w:r>
      <w:r w:rsidRPr="00CC3DA4">
        <w:t>hem de fer clic damunt el botó “No</w:t>
      </w:r>
      <w:r>
        <w:t>va acció</w:t>
      </w:r>
      <w:r w:rsidRPr="00CC3DA4">
        <w:t>” i per modificar-ne un</w:t>
      </w:r>
      <w:r>
        <w:t>a</w:t>
      </w:r>
      <w:r w:rsidRPr="00CC3DA4">
        <w:t xml:space="preserve"> he</w:t>
      </w:r>
      <w:r>
        <w:t>m de fer clic damunt el codi de l’acció</w:t>
      </w:r>
      <w:r w:rsidRPr="00CC3DA4">
        <w:t>. En qualsevol d’ambdós casos, ens sortirà un formulari que haurem d’emplenar (Veure</w:t>
      </w:r>
      <w:r>
        <w:t xml:space="preserve"> </w:t>
      </w:r>
      <w:r w:rsidR="000D0864">
        <w:fldChar w:fldCharType="begin"/>
      </w:r>
      <w:r>
        <w:instrText xml:space="preserve"> REF _Ref273089653 \h </w:instrText>
      </w:r>
      <w:r w:rsidR="000D0864">
        <w:fldChar w:fldCharType="separate"/>
      </w:r>
      <w:ins w:id="8324" w:author="paulac" w:date="2013-10-14T16:10:00Z">
        <w:r w:rsidR="004C4FB6">
          <w:t xml:space="preserve">Figura </w:t>
        </w:r>
        <w:r w:rsidR="004C4FB6">
          <w:rPr>
            <w:noProof/>
          </w:rPr>
          <w:t>57</w:t>
        </w:r>
      </w:ins>
      <w:del w:id="8325" w:author="paulac" w:date="2013-10-10T13:09:00Z">
        <w:r w:rsidR="00C6521E" w:rsidDel="00EF3840">
          <w:delText xml:space="preserve">Figura </w:delText>
        </w:r>
        <w:r w:rsidR="00C6521E" w:rsidDel="00EF3840">
          <w:rPr>
            <w:noProof/>
          </w:rPr>
          <w:delText>41</w:delText>
        </w:r>
      </w:del>
      <w:r w:rsidR="000D0864">
        <w:fldChar w:fldCharType="end"/>
      </w:r>
      <w:r w:rsidRPr="00CC3DA4">
        <w:t>).</w:t>
      </w:r>
    </w:p>
    <w:p w:rsidR="004D713C" w:rsidRDefault="00E21426" w:rsidP="004D713C">
      <w:pPr>
        <w:keepNext/>
      </w:pPr>
      <w:ins w:id="8326" w:author="paulac" w:date="2013-10-11T17:16:00Z">
        <w:r>
          <w:rPr>
            <w:noProof/>
            <w:lang w:val="es-ES" w:eastAsia="es-ES"/>
            <w:rPrChange w:id="8327" w:author="Unknown">
              <w:rPr>
                <w:noProof/>
                <w:color w:val="0000FF" w:themeColor="hyperlink"/>
                <w:u w:val="single"/>
                <w:lang w:val="es-ES" w:eastAsia="es-ES"/>
              </w:rPr>
            </w:rPrChange>
          </w:rPr>
          <w:lastRenderedPageBreak/>
          <w:drawing>
            <wp:inline distT="0" distB="0" distL="0" distR="0">
              <wp:extent cx="5734050" cy="2988584"/>
              <wp:effectExtent l="19050" t="0" r="0" b="0"/>
              <wp:docPr id="91" name="Imatg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03"/>
                      <a:srcRect/>
                      <a:stretch>
                        <a:fillRect/>
                      </a:stretch>
                    </pic:blipFill>
                    <pic:spPr bwMode="auto">
                      <a:xfrm>
                        <a:off x="0" y="0"/>
                        <a:ext cx="5734050" cy="2988584"/>
                      </a:xfrm>
                      <a:prstGeom prst="rect">
                        <a:avLst/>
                      </a:prstGeom>
                      <a:noFill/>
                      <a:ln w="9525">
                        <a:noFill/>
                        <a:miter lim="800000"/>
                        <a:headEnd/>
                        <a:tailEnd/>
                      </a:ln>
                    </pic:spPr>
                  </pic:pic>
                </a:graphicData>
              </a:graphic>
            </wp:inline>
          </w:drawing>
        </w:r>
        <w:r w:rsidR="00973F24" w:rsidDel="00973F24">
          <w:rPr>
            <w:noProof/>
            <w:lang w:val="es-ES" w:eastAsia="es-ES"/>
          </w:rPr>
          <w:t xml:space="preserve"> </w:t>
        </w:r>
      </w:ins>
      <w:del w:id="8328" w:author="paulac" w:date="2013-10-11T17:16:00Z">
        <w:r>
          <w:rPr>
            <w:noProof/>
            <w:lang w:val="es-ES" w:eastAsia="es-ES"/>
            <w:rPrChange w:id="8329" w:author="Unknown">
              <w:rPr>
                <w:noProof/>
                <w:color w:val="0000FF" w:themeColor="hyperlink"/>
                <w:u w:val="single"/>
                <w:lang w:val="es-ES" w:eastAsia="es-ES"/>
              </w:rPr>
            </w:rPrChange>
          </w:rPr>
          <w:drawing>
            <wp:inline distT="0" distB="0" distL="0" distR="0">
              <wp:extent cx="5400040" cy="2535019"/>
              <wp:effectExtent l="19050" t="0" r="0" b="0"/>
              <wp:docPr id="1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4"/>
                      <a:srcRect/>
                      <a:stretch>
                        <a:fillRect/>
                      </a:stretch>
                    </pic:blipFill>
                    <pic:spPr bwMode="auto">
                      <a:xfrm>
                        <a:off x="0" y="0"/>
                        <a:ext cx="5400040" cy="2535019"/>
                      </a:xfrm>
                      <a:prstGeom prst="rect">
                        <a:avLst/>
                      </a:prstGeom>
                      <a:noFill/>
                      <a:ln w="9525">
                        <a:noFill/>
                        <a:miter lim="800000"/>
                        <a:headEnd/>
                        <a:tailEnd/>
                      </a:ln>
                    </pic:spPr>
                  </pic:pic>
                </a:graphicData>
              </a:graphic>
            </wp:inline>
          </w:drawing>
        </w:r>
      </w:del>
    </w:p>
    <w:p w:rsidR="004D713C" w:rsidRDefault="004D713C" w:rsidP="004D713C">
      <w:pPr>
        <w:pStyle w:val="Llegenda"/>
      </w:pPr>
      <w:bookmarkStart w:id="8330" w:name="_Ref273089653"/>
      <w:r>
        <w:t xml:space="preserve">Figura </w:t>
      </w:r>
      <w:fldSimple w:instr=" SEQ Figura \* ARABIC ">
        <w:ins w:id="8331" w:author="paulac" w:date="2013-10-14T16:10:00Z">
          <w:r w:rsidR="004C4FB6">
            <w:rPr>
              <w:noProof/>
            </w:rPr>
            <w:t>57</w:t>
          </w:r>
        </w:ins>
        <w:ins w:id="8332" w:author="sion" w:date="2013-09-19T17:54:00Z">
          <w:del w:id="8333" w:author="paulac" w:date="2013-10-10T13:09:00Z">
            <w:r w:rsidR="008D6167" w:rsidDel="00EF3840">
              <w:rPr>
                <w:noProof/>
              </w:rPr>
              <w:delText>47</w:delText>
            </w:r>
          </w:del>
        </w:ins>
        <w:del w:id="8334" w:author="paulac" w:date="2013-10-10T13:09:00Z">
          <w:r w:rsidR="00C6521E" w:rsidDel="00EF3840">
            <w:rPr>
              <w:noProof/>
            </w:rPr>
            <w:delText>41</w:delText>
          </w:r>
        </w:del>
      </w:fldSimple>
      <w:bookmarkEnd w:id="8330"/>
      <w:r>
        <w:t>. Formulari per a inserir o modificar una acció</w:t>
      </w:r>
    </w:p>
    <w:p w:rsidR="009D482F" w:rsidRPr="00CC3DA4" w:rsidRDefault="009D482F" w:rsidP="009D482F">
      <w:r w:rsidRPr="00CC3DA4">
        <w:t>Camps del formulari:</w:t>
      </w:r>
    </w:p>
    <w:p w:rsidR="009D482F" w:rsidRPr="00CC3DA4" w:rsidRDefault="009D482F" w:rsidP="009D482F">
      <w:pPr>
        <w:numPr>
          <w:ilvl w:val="0"/>
          <w:numId w:val="2"/>
        </w:numPr>
      </w:pPr>
      <w:r w:rsidRPr="00CC3DA4">
        <w:rPr>
          <w:b/>
        </w:rPr>
        <w:t>Codi</w:t>
      </w:r>
      <w:r>
        <w:t>: codi identificatiu únic de l’</w:t>
      </w:r>
      <w:r w:rsidR="0056479D">
        <w:t>acció</w:t>
      </w:r>
      <w:r w:rsidRPr="00CC3DA4">
        <w:t>.</w:t>
      </w:r>
    </w:p>
    <w:p w:rsidR="009D482F" w:rsidRDefault="009D482F" w:rsidP="009D482F">
      <w:pPr>
        <w:numPr>
          <w:ilvl w:val="0"/>
          <w:numId w:val="2"/>
        </w:numPr>
      </w:pPr>
      <w:r w:rsidRPr="00CC3DA4">
        <w:rPr>
          <w:b/>
        </w:rPr>
        <w:t>Nom</w:t>
      </w:r>
      <w:r>
        <w:t>: nom descriptiu de l’</w:t>
      </w:r>
      <w:r w:rsidR="0056479D">
        <w:t>acció</w:t>
      </w:r>
      <w:r w:rsidRPr="00CC3DA4">
        <w:t>.</w:t>
      </w:r>
    </w:p>
    <w:p w:rsidR="009D482F" w:rsidRPr="00CC3DA4" w:rsidRDefault="009D482F" w:rsidP="009D482F">
      <w:pPr>
        <w:numPr>
          <w:ilvl w:val="0"/>
          <w:numId w:val="2"/>
        </w:numPr>
      </w:pPr>
      <w:r>
        <w:rPr>
          <w:b/>
        </w:rPr>
        <w:t>Handler</w:t>
      </w:r>
      <w:r>
        <w:t>: s’ha de seleccionar un dels handlers disponibles a dins la definició de procés</w:t>
      </w:r>
      <w:r w:rsidRPr="00CC3DA4">
        <w:t>.</w:t>
      </w:r>
    </w:p>
    <w:p w:rsidR="009D482F" w:rsidRPr="00AA4958" w:rsidRDefault="000D0864" w:rsidP="009D482F">
      <w:pPr>
        <w:numPr>
          <w:ilvl w:val="0"/>
          <w:numId w:val="2"/>
        </w:numPr>
        <w:rPr>
          <w:ins w:id="8335" w:author="paulac" w:date="2013-10-11T17:16:00Z"/>
        </w:rPr>
      </w:pPr>
      <w:r w:rsidRPr="000D0864">
        <w:rPr>
          <w:b/>
          <w:rPrChange w:id="8336" w:author="paulac" w:date="2013-10-14T15:03:00Z">
            <w:rPr>
              <w:b/>
              <w:color w:val="0000FF" w:themeColor="hyperlink"/>
              <w:u w:val="single"/>
            </w:rPr>
          </w:rPrChange>
        </w:rPr>
        <w:t>Descripció</w:t>
      </w:r>
      <w:r w:rsidRPr="000D0864">
        <w:rPr>
          <w:rPrChange w:id="8337" w:author="paulac" w:date="2013-10-14T15:03:00Z">
            <w:rPr>
              <w:color w:val="0000FF" w:themeColor="hyperlink"/>
              <w:u w:val="single"/>
            </w:rPr>
          </w:rPrChange>
        </w:rPr>
        <w:t>: descripció de l’acció.</w:t>
      </w:r>
    </w:p>
    <w:p w:rsidR="00973F24" w:rsidRPr="00AA4958" w:rsidRDefault="000D0864" w:rsidP="009D482F">
      <w:pPr>
        <w:numPr>
          <w:ilvl w:val="0"/>
          <w:numId w:val="2"/>
        </w:numPr>
        <w:rPr>
          <w:ins w:id="8338" w:author="paulac" w:date="2013-10-11T17:16:00Z"/>
        </w:rPr>
      </w:pPr>
      <w:ins w:id="8339" w:author="paulac" w:date="2013-10-11T17:16:00Z">
        <w:r w:rsidRPr="000D0864">
          <w:rPr>
            <w:b/>
            <w:rPrChange w:id="8340" w:author="paulac" w:date="2013-10-14T15:03:00Z">
              <w:rPr>
                <w:b/>
                <w:color w:val="0000FF" w:themeColor="hyperlink"/>
                <w:u w:val="single"/>
              </w:rPr>
            </w:rPrChange>
          </w:rPr>
          <w:t>Execució pública</w:t>
        </w:r>
        <w:r w:rsidRPr="000D0864">
          <w:rPr>
            <w:rPrChange w:id="8341" w:author="paulac" w:date="2013-10-14T15:03:00Z">
              <w:rPr>
                <w:b/>
                <w:color w:val="0000FF" w:themeColor="hyperlink"/>
                <w:u w:val="single"/>
              </w:rPr>
            </w:rPrChange>
          </w:rPr>
          <w:t>:</w:t>
        </w:r>
      </w:ins>
      <w:ins w:id="8342" w:author="paulac" w:date="2013-10-14T15:02:00Z">
        <w:r w:rsidRPr="000D0864">
          <w:rPr>
            <w:rPrChange w:id="8343" w:author="paulac" w:date="2013-10-14T15:03:00Z">
              <w:rPr>
                <w:color w:val="0000FF" w:themeColor="hyperlink"/>
                <w:highlight w:val="yellow"/>
                <w:u w:val="single"/>
              </w:rPr>
            </w:rPrChange>
          </w:rPr>
          <w:t xml:space="preserve"> si no és d’execució pública, una acció només </w:t>
        </w:r>
      </w:ins>
      <w:ins w:id="8344" w:author="paulac" w:date="2013-10-14T15:03:00Z">
        <w:r w:rsidRPr="000D0864">
          <w:rPr>
            <w:rPrChange w:id="8345" w:author="paulac" w:date="2013-10-14T15:03:00Z">
              <w:rPr>
                <w:color w:val="0000FF" w:themeColor="hyperlink"/>
                <w:u w:val="single"/>
              </w:rPr>
            </w:rPrChange>
          </w:rPr>
          <w:t>podrà</w:t>
        </w:r>
      </w:ins>
      <w:ins w:id="8346" w:author="paulac" w:date="2013-10-14T15:02:00Z">
        <w:r w:rsidRPr="000D0864">
          <w:rPr>
            <w:rPrChange w:id="8347" w:author="paulac" w:date="2013-10-14T15:03:00Z">
              <w:rPr>
                <w:color w:val="0000FF" w:themeColor="hyperlink"/>
                <w:highlight w:val="yellow"/>
                <w:u w:val="single"/>
              </w:rPr>
            </w:rPrChange>
          </w:rPr>
          <w:t xml:space="preserve"> ser executada per usuaris amb permisos d’administrador o modificaci</w:t>
        </w:r>
      </w:ins>
      <w:ins w:id="8348" w:author="paulac" w:date="2013-10-14T15:03:00Z">
        <w:r w:rsidRPr="000D0864">
          <w:rPr>
            <w:rPrChange w:id="8349" w:author="paulac" w:date="2013-10-14T15:03:00Z">
              <w:rPr>
                <w:color w:val="0000FF" w:themeColor="hyperlink"/>
                <w:highlight w:val="yellow"/>
                <w:u w:val="single"/>
              </w:rPr>
            </w:rPrChange>
          </w:rPr>
          <w:t>ó d’expedients.</w:t>
        </w:r>
      </w:ins>
    </w:p>
    <w:p w:rsidR="00973F24" w:rsidRPr="00AA4958" w:rsidRDefault="000D0864" w:rsidP="009D482F">
      <w:pPr>
        <w:numPr>
          <w:ilvl w:val="0"/>
          <w:numId w:val="2"/>
        </w:numPr>
      </w:pPr>
      <w:ins w:id="8350" w:author="paulac" w:date="2013-10-11T17:16:00Z">
        <w:r w:rsidRPr="000D0864">
          <w:rPr>
            <w:b/>
            <w:rPrChange w:id="8351" w:author="paulac" w:date="2013-10-14T15:03:00Z">
              <w:rPr>
                <w:b/>
                <w:color w:val="0000FF" w:themeColor="hyperlink"/>
                <w:u w:val="single"/>
              </w:rPr>
            </w:rPrChange>
          </w:rPr>
          <w:t>Ocultar acció</w:t>
        </w:r>
        <w:r w:rsidRPr="000D0864">
          <w:rPr>
            <w:rPrChange w:id="8352" w:author="paulac" w:date="2013-10-14T15:03:00Z">
              <w:rPr>
                <w:b/>
                <w:color w:val="0000FF" w:themeColor="hyperlink"/>
                <w:u w:val="single"/>
              </w:rPr>
            </w:rPrChange>
          </w:rPr>
          <w:t>:</w:t>
        </w:r>
      </w:ins>
      <w:ins w:id="8353" w:author="paulac" w:date="2013-10-14T15:02:00Z">
        <w:r w:rsidRPr="000D0864">
          <w:rPr>
            <w:rPrChange w:id="8354" w:author="paulac" w:date="2013-10-14T15:03:00Z">
              <w:rPr>
                <w:color w:val="0000FF" w:themeColor="hyperlink"/>
                <w:highlight w:val="yellow"/>
                <w:u w:val="single"/>
              </w:rPr>
            </w:rPrChange>
          </w:rPr>
          <w:t xml:space="preserve"> indica que </w:t>
        </w:r>
      </w:ins>
      <w:ins w:id="8355" w:author="paulac" w:date="2013-10-14T15:03:00Z">
        <w:r w:rsidR="00AA4958">
          <w:t>l’acció no és visible.</w:t>
        </w:r>
      </w:ins>
    </w:p>
    <w:p w:rsidR="009D482F" w:rsidRPr="009D482F" w:rsidRDefault="009D482F" w:rsidP="009D482F">
      <w:r w:rsidRPr="00CC3DA4">
        <w:t>Per a e</w:t>
      </w:r>
      <w:r>
        <w:t>sborrar una a</w:t>
      </w:r>
      <w:r w:rsidR="00F46011">
        <w:t>c</w:t>
      </w:r>
      <w:r>
        <w:t xml:space="preserve">ció </w:t>
      </w:r>
      <w:r w:rsidRPr="00CC3DA4">
        <w:t>cal fer clic damunt la creu vermella (Veure</w:t>
      </w:r>
      <w:r w:rsidR="00F46011">
        <w:t xml:space="preserve"> </w:t>
      </w:r>
      <w:r w:rsidR="000D0864">
        <w:fldChar w:fldCharType="begin"/>
      </w:r>
      <w:r w:rsidR="00F46011">
        <w:instrText xml:space="preserve"> REF _Ref273089457 \h </w:instrText>
      </w:r>
      <w:r w:rsidR="000D0864">
        <w:fldChar w:fldCharType="separate"/>
      </w:r>
      <w:ins w:id="8356" w:author="paulac" w:date="2013-10-14T16:28:00Z">
        <w:r w:rsidR="002908DF">
          <w:t xml:space="preserve">Figura </w:t>
        </w:r>
        <w:r w:rsidR="002908DF">
          <w:rPr>
            <w:noProof/>
          </w:rPr>
          <w:t>56</w:t>
        </w:r>
      </w:ins>
      <w:del w:id="8357" w:author="paulac" w:date="2013-10-10T13:09:00Z">
        <w:r w:rsidR="00C6521E" w:rsidDel="00EF3840">
          <w:delText xml:space="preserve">Figura </w:delText>
        </w:r>
        <w:r w:rsidR="00C6521E" w:rsidDel="00EF3840">
          <w:rPr>
            <w:noProof/>
          </w:rPr>
          <w:delText>40</w:delText>
        </w:r>
      </w:del>
      <w:r w:rsidR="000D0864">
        <w:fldChar w:fldCharType="end"/>
      </w:r>
      <w:r w:rsidRPr="00CC3DA4">
        <w:t>). Aleshores, Helium ens demanarà si estam segurs d’</w:t>
      </w:r>
      <w:r>
        <w:t>eliminar l’a</w:t>
      </w:r>
      <w:r w:rsidR="00F46011">
        <w:t>c</w:t>
      </w:r>
      <w:r>
        <w:t xml:space="preserve">ció </w:t>
      </w:r>
      <w:r w:rsidRPr="00CC3DA4">
        <w:t>(ja que és una acció irreversible). Si és així, premem en acceptar i s’esborrar</w:t>
      </w:r>
      <w:r>
        <w:t>à l’a</w:t>
      </w:r>
      <w:r w:rsidR="00F46011">
        <w:t>c</w:t>
      </w:r>
      <w:r>
        <w:t>ció.</w:t>
      </w:r>
    </w:p>
    <w:p w:rsidR="00CC3DA4" w:rsidRDefault="00CC3DA4" w:rsidP="00CC3DA4">
      <w:pPr>
        <w:pStyle w:val="Ttol4"/>
      </w:pPr>
      <w:bookmarkStart w:id="8358" w:name="_Toc369593104"/>
      <w:r>
        <w:t>Recursos</w:t>
      </w:r>
      <w:bookmarkEnd w:id="8358"/>
    </w:p>
    <w:p w:rsidR="00CC3DA4" w:rsidRPr="00CC3DA4" w:rsidRDefault="00CC3DA4" w:rsidP="00CC3DA4">
      <w:r>
        <w:t>A la pipella recursos podem consultar tots els arxius que s’han carregat prèviament amb l’arxiu .par corresponent al flux</w:t>
      </w:r>
      <w:r w:rsidR="00C028A8">
        <w:t xml:space="preserve"> (Veure )</w:t>
      </w:r>
      <w:r>
        <w:t xml:space="preserve">. Típicament tindrem l’arxiu </w:t>
      </w:r>
      <w:r w:rsidR="00C028A8">
        <w:t>“</w:t>
      </w:r>
      <w:r>
        <w:t>gpd.xml</w:t>
      </w:r>
      <w:r w:rsidR="00C028A8">
        <w:t>”</w:t>
      </w:r>
      <w:r>
        <w:t xml:space="preserve"> amb les posicions dels elements gràfics del flux, </w:t>
      </w:r>
      <w:r w:rsidR="00C028A8">
        <w:t>“</w:t>
      </w:r>
      <w:r>
        <w:t>processdefinition.xml</w:t>
      </w:r>
      <w:r w:rsidR="00C028A8">
        <w:t>”</w:t>
      </w:r>
      <w:r>
        <w:t xml:space="preserve"> amb </w:t>
      </w:r>
      <w:r w:rsidR="00C028A8">
        <w:t>el codi font del flux, “processimage.jpg” amb la imatge del flux i després totes les classes java (handlers) que s’hagin inclòs al flux.</w:t>
      </w:r>
    </w:p>
    <w:p w:rsidR="00C028A8" w:rsidRDefault="00E21426" w:rsidP="00C028A8">
      <w:pPr>
        <w:keepNext/>
        <w:jc w:val="center"/>
      </w:pPr>
      <w:ins w:id="8359" w:author="paulac" w:date="2013-10-11T17:18:00Z">
        <w:r>
          <w:rPr>
            <w:noProof/>
            <w:lang w:val="es-ES" w:eastAsia="es-ES"/>
            <w:rPrChange w:id="8360" w:author="Unknown">
              <w:rPr>
                <w:noProof/>
                <w:color w:val="0000FF" w:themeColor="hyperlink"/>
                <w:u w:val="single"/>
                <w:lang w:val="es-ES" w:eastAsia="es-ES"/>
              </w:rPr>
            </w:rPrChange>
          </w:rPr>
          <w:lastRenderedPageBreak/>
          <w:drawing>
            <wp:inline distT="0" distB="0" distL="0" distR="0">
              <wp:extent cx="5226248" cy="1362075"/>
              <wp:effectExtent l="19050" t="0" r="0" b="0"/>
              <wp:docPr id="94" name="Imatg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05"/>
                      <a:srcRect/>
                      <a:stretch>
                        <a:fillRect/>
                      </a:stretch>
                    </pic:blipFill>
                    <pic:spPr bwMode="auto">
                      <a:xfrm>
                        <a:off x="0" y="0"/>
                        <a:ext cx="5226248" cy="1362075"/>
                      </a:xfrm>
                      <a:prstGeom prst="rect">
                        <a:avLst/>
                      </a:prstGeom>
                      <a:noFill/>
                      <a:ln w="9525">
                        <a:noFill/>
                        <a:miter lim="800000"/>
                        <a:headEnd/>
                        <a:tailEnd/>
                      </a:ln>
                    </pic:spPr>
                  </pic:pic>
                </a:graphicData>
              </a:graphic>
            </wp:inline>
          </w:drawing>
        </w:r>
        <w:r w:rsidR="00973F24" w:rsidDel="00973F24">
          <w:rPr>
            <w:noProof/>
            <w:lang w:val="es-ES" w:eastAsia="es-ES"/>
          </w:rPr>
          <w:t xml:space="preserve"> </w:t>
        </w:r>
      </w:ins>
      <w:del w:id="8361" w:author="paulac" w:date="2013-10-11T17:18:00Z">
        <w:r>
          <w:rPr>
            <w:noProof/>
            <w:lang w:val="es-ES" w:eastAsia="es-ES"/>
            <w:rPrChange w:id="8362" w:author="Unknown">
              <w:rPr>
                <w:noProof/>
                <w:color w:val="0000FF" w:themeColor="hyperlink"/>
                <w:u w:val="single"/>
                <w:lang w:val="es-ES" w:eastAsia="es-ES"/>
              </w:rPr>
            </w:rPrChange>
          </w:rPr>
          <w:drawing>
            <wp:inline distT="0" distB="0" distL="0" distR="0">
              <wp:extent cx="5400675" cy="2305050"/>
              <wp:effectExtent l="19050" t="0" r="9525" b="0"/>
              <wp:docPr id="203" name="Imagen 203" descr="C:\Documents and Settings\joanga\Escritorio\heliu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descr="C:\Documents and Settings\joanga\Escritorio\helium.JPG"/>
                      <pic:cNvPicPr>
                        <a:picLocks noChangeAspect="1" noChangeArrowheads="1"/>
                      </pic:cNvPicPr>
                    </pic:nvPicPr>
                    <pic:blipFill>
                      <a:blip r:embed="rId106" cstate="print"/>
                      <a:srcRect/>
                      <a:stretch>
                        <a:fillRect/>
                      </a:stretch>
                    </pic:blipFill>
                    <pic:spPr bwMode="auto">
                      <a:xfrm>
                        <a:off x="0" y="0"/>
                        <a:ext cx="5400675" cy="2305050"/>
                      </a:xfrm>
                      <a:prstGeom prst="rect">
                        <a:avLst/>
                      </a:prstGeom>
                      <a:noFill/>
                      <a:ln w="9525">
                        <a:noFill/>
                        <a:miter lim="800000"/>
                        <a:headEnd/>
                        <a:tailEnd/>
                      </a:ln>
                    </pic:spPr>
                  </pic:pic>
                </a:graphicData>
              </a:graphic>
            </wp:inline>
          </w:drawing>
        </w:r>
      </w:del>
    </w:p>
    <w:p w:rsidR="00D0780E" w:rsidRDefault="00C028A8" w:rsidP="009242E7">
      <w:pPr>
        <w:pStyle w:val="Llegenda"/>
      </w:pPr>
      <w:r>
        <w:t xml:space="preserve">Figura </w:t>
      </w:r>
      <w:fldSimple w:instr=" SEQ Figura \* ARABIC ">
        <w:ins w:id="8363" w:author="paulac" w:date="2013-10-14T16:09:00Z">
          <w:r w:rsidR="004C4FB6">
            <w:rPr>
              <w:noProof/>
            </w:rPr>
            <w:t>58</w:t>
          </w:r>
        </w:ins>
        <w:ins w:id="8364" w:author="sion" w:date="2013-09-19T17:54:00Z">
          <w:del w:id="8365" w:author="paulac" w:date="2013-10-10T13:09:00Z">
            <w:r w:rsidR="008D6167" w:rsidDel="00EF3840">
              <w:rPr>
                <w:noProof/>
              </w:rPr>
              <w:delText>48</w:delText>
            </w:r>
          </w:del>
        </w:ins>
        <w:del w:id="8366" w:author="paulac" w:date="2013-10-10T13:09:00Z">
          <w:r w:rsidR="00C6521E" w:rsidDel="00EF3840">
            <w:rPr>
              <w:noProof/>
            </w:rPr>
            <w:delText>42</w:delText>
          </w:r>
        </w:del>
      </w:fldSimple>
      <w:r>
        <w:t>. Pantalla de visualització dels recursos de la definició de procés.</w:t>
      </w:r>
    </w:p>
    <w:p w:rsidR="00D0780E" w:rsidRDefault="009E3D88" w:rsidP="009E3D88">
      <w:pPr>
        <w:pStyle w:val="Ttol2"/>
      </w:pPr>
      <w:bookmarkStart w:id="8367" w:name="_Toc369593105"/>
      <w:r>
        <w:t>Desplegar arxiu</w:t>
      </w:r>
      <w:bookmarkEnd w:id="8367"/>
    </w:p>
    <w:p w:rsidR="00E27A04" w:rsidRDefault="009E3D88" w:rsidP="007123E6">
      <w:pPr>
        <w:rPr>
          <w:ins w:id="8368" w:author="paulac" w:date="2013-10-11T17:28:00Z"/>
        </w:rPr>
      </w:pPr>
      <w:r>
        <w:t xml:space="preserve">A l’Helium tenim la possibilitat de </w:t>
      </w:r>
      <w:r w:rsidR="00E27A04">
        <w:t xml:space="preserve">desplegar un arxiu a dins un determinat entorn. L’efecte és el mateix que l’explicat a l’apartat </w:t>
      </w:r>
      <w:fldSimple w:instr=" REF _Ref260127191 \w \h  \* MERGEFORMAT ">
        <w:ins w:id="8369" w:author="paulac" w:date="2013-10-10T13:09:00Z">
          <w:r w:rsidR="000D0864" w:rsidRPr="000D0864">
            <w:rPr>
              <w:i/>
              <w:rPrChange w:id="8370" w:author="paulac" w:date="2013-10-10T13:09:00Z">
                <w:rPr>
                  <w:rFonts w:asciiTheme="majorHAnsi" w:eastAsiaTheme="majorEastAsia" w:hAnsiTheme="majorHAnsi" w:cstheme="majorBidi"/>
                  <w:b/>
                  <w:bCs/>
                  <w:i/>
                  <w:iCs/>
                  <w:color w:val="0000FF" w:themeColor="hyperlink"/>
                  <w:u w:val="single"/>
                </w:rPr>
              </w:rPrChange>
            </w:rPr>
            <w:t>5.2.1</w:t>
          </w:r>
        </w:ins>
        <w:del w:id="8371" w:author="paulac" w:date="2013-10-10T13:09:00Z">
          <w:r w:rsidR="00C6521E" w:rsidRPr="00C6521E" w:rsidDel="00EF3840">
            <w:rPr>
              <w:i/>
            </w:rPr>
            <w:delText>5.2.1</w:delText>
          </w:r>
        </w:del>
      </w:fldSimple>
      <w:r w:rsidR="00E27A04" w:rsidRPr="00E27A04">
        <w:rPr>
          <w:i/>
        </w:rPr>
        <w:t xml:space="preserve">. </w:t>
      </w:r>
      <w:fldSimple w:instr=" REF _Ref260127195 \h  \* MERGEFORMAT ">
        <w:ins w:id="8372" w:author="paulac" w:date="2013-10-10T13:09:00Z">
          <w:r w:rsidR="000D0864" w:rsidRPr="000D0864">
            <w:rPr>
              <w:i/>
              <w:rPrChange w:id="8373" w:author="paulac" w:date="2013-10-10T13:09:00Z">
                <w:rPr>
                  <w:rFonts w:asciiTheme="majorHAnsi" w:eastAsiaTheme="majorEastAsia" w:hAnsiTheme="majorHAnsi" w:cstheme="majorBidi"/>
                  <w:b/>
                  <w:bCs/>
                  <w:i/>
                  <w:iCs/>
                  <w:color w:val="0000FF" w:themeColor="hyperlink"/>
                  <w:u w:val="single"/>
                </w:rPr>
              </w:rPrChange>
            </w:rPr>
            <w:t>Desplegament</w:t>
          </w:r>
        </w:ins>
        <w:del w:id="8374" w:author="paulac" w:date="2013-10-10T13:09:00Z">
          <w:r w:rsidR="00C6521E" w:rsidRPr="00C6521E" w:rsidDel="00EF3840">
            <w:rPr>
              <w:i/>
            </w:rPr>
            <w:delText>Desplegament</w:delText>
          </w:r>
        </w:del>
      </w:fldSimple>
      <w:r w:rsidR="00E27A04">
        <w:t xml:space="preserve">. L’únic que canvia és que mitjançant aquesta opció podem elegir el tipus d’expedient cosa que de l’altra manera no es pot elegir ja que es desplega l’arxiu ja dintre d’un tipus d’expedient. Així doncs, si anem a l’opció “Disseny → Desplegar arxiu” ens sortirà un formulari que haurem d’emplenar (Veure </w:t>
      </w:r>
      <w:fldSimple w:instr=" REF _Ref260127494 \h  \* MERGEFORMAT ">
        <w:ins w:id="8375" w:author="paulac" w:date="2013-10-14T16:28:00Z">
          <w:r w:rsidR="000D0864" w:rsidRPr="000D0864">
            <w:rPr>
              <w:i/>
              <w:rPrChange w:id="8376" w:author="paulac" w:date="2013-10-14T16:28:00Z">
                <w:rPr>
                  <w:color w:val="0000FF" w:themeColor="hyperlink"/>
                  <w:u w:val="single"/>
                </w:rPr>
              </w:rPrChange>
            </w:rPr>
            <w:t xml:space="preserve">Figura </w:t>
          </w:r>
          <w:r w:rsidR="000D0864" w:rsidRPr="000D0864">
            <w:rPr>
              <w:i/>
              <w:noProof/>
              <w:rPrChange w:id="8377" w:author="paulac" w:date="2013-10-14T16:28:00Z">
                <w:rPr>
                  <w:noProof/>
                  <w:color w:val="0000FF" w:themeColor="hyperlink"/>
                  <w:u w:val="single"/>
                </w:rPr>
              </w:rPrChange>
            </w:rPr>
            <w:t>60</w:t>
          </w:r>
        </w:ins>
        <w:del w:id="8378" w:author="paulac" w:date="2013-10-10T13:09:00Z">
          <w:r w:rsidR="00C6521E" w:rsidRPr="00C6521E" w:rsidDel="00EF3840">
            <w:rPr>
              <w:i/>
            </w:rPr>
            <w:delText xml:space="preserve">Figura </w:delText>
          </w:r>
          <w:r w:rsidR="00C6521E" w:rsidRPr="00C6521E" w:rsidDel="00EF3840">
            <w:rPr>
              <w:i/>
              <w:noProof/>
            </w:rPr>
            <w:delText>43</w:delText>
          </w:r>
        </w:del>
      </w:fldSimple>
      <w:r w:rsidR="00E27A04">
        <w:t>).</w:t>
      </w:r>
    </w:p>
    <w:p w:rsidR="00E21426" w:rsidRDefault="00E21426">
      <w:pPr>
        <w:jc w:val="center"/>
        <w:rPr>
          <w:ins w:id="8379" w:author="paulac" w:date="2013-10-11T17:28:00Z"/>
        </w:rPr>
        <w:pPrChange w:id="8380" w:author="paulac" w:date="2013-10-11T17:30:00Z">
          <w:pPr/>
        </w:pPrChange>
      </w:pPr>
      <w:ins w:id="8381" w:author="paulac" w:date="2013-10-11T17:30:00Z">
        <w:r>
          <w:rPr>
            <w:noProof/>
            <w:lang w:val="es-ES" w:eastAsia="es-ES"/>
            <w:rPrChange w:id="8382" w:author="Unknown">
              <w:rPr>
                <w:noProof/>
                <w:color w:val="0000FF" w:themeColor="hyperlink"/>
                <w:u w:val="single"/>
                <w:lang w:val="es-ES" w:eastAsia="es-ES"/>
              </w:rPr>
            </w:rPrChange>
          </w:rPr>
          <w:drawing>
            <wp:inline distT="0" distB="0" distL="0" distR="0">
              <wp:extent cx="2133600" cy="1733550"/>
              <wp:effectExtent l="0" t="0" r="0" b="0"/>
              <wp:docPr id="100" name="Imatge 100" descr="C:\DOCUME~1\paulac\CONFIG~1\Temp\SNAGHTML1656df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DOCUME~1\paulac\CONFIG~1\Temp\SNAGHTML1656df01.PNG"/>
                      <pic:cNvPicPr>
                        <a:picLocks noChangeAspect="1" noChangeArrowheads="1"/>
                      </pic:cNvPicPr>
                    </pic:nvPicPr>
                    <pic:blipFill>
                      <a:blip r:embed="rId107"/>
                      <a:srcRect/>
                      <a:stretch>
                        <a:fillRect/>
                      </a:stretch>
                    </pic:blipFill>
                    <pic:spPr bwMode="auto">
                      <a:xfrm>
                        <a:off x="0" y="0"/>
                        <a:ext cx="2133600" cy="1733550"/>
                      </a:xfrm>
                      <a:prstGeom prst="rect">
                        <a:avLst/>
                      </a:prstGeom>
                      <a:noFill/>
                      <a:ln w="9525">
                        <a:noFill/>
                        <a:miter lim="800000"/>
                        <a:headEnd/>
                        <a:tailEnd/>
                      </a:ln>
                    </pic:spPr>
                  </pic:pic>
                </a:graphicData>
              </a:graphic>
            </wp:inline>
          </w:drawing>
        </w:r>
      </w:ins>
    </w:p>
    <w:p w:rsidR="00832E7E" w:rsidRDefault="00832E7E" w:rsidP="00832E7E">
      <w:pPr>
        <w:pStyle w:val="Llegenda"/>
        <w:rPr>
          <w:ins w:id="8383" w:author="paulac" w:date="2013-10-11T17:30:00Z"/>
        </w:rPr>
      </w:pPr>
      <w:ins w:id="8384" w:author="paulac" w:date="2013-10-11T17:30:00Z">
        <w:r>
          <w:t xml:space="preserve">Figura </w:t>
        </w:r>
        <w:r w:rsidR="000D0864">
          <w:fldChar w:fldCharType="begin"/>
        </w:r>
        <w:r>
          <w:instrText xml:space="preserve"> SEQ Figura \* ARABIC </w:instrText>
        </w:r>
        <w:r w:rsidR="000D0864">
          <w:fldChar w:fldCharType="separate"/>
        </w:r>
      </w:ins>
      <w:ins w:id="8385" w:author="paulac" w:date="2013-10-14T16:09:00Z">
        <w:r w:rsidR="004C4FB6">
          <w:rPr>
            <w:noProof/>
          </w:rPr>
          <w:t>59</w:t>
        </w:r>
      </w:ins>
      <w:ins w:id="8386" w:author="paulac" w:date="2013-10-11T17:30:00Z">
        <w:r w:rsidR="000D0864">
          <w:fldChar w:fldCharType="end"/>
        </w:r>
        <w:r>
          <w:t>. Accés a l’opció de desplegament d’un arxiu.</w:t>
        </w:r>
      </w:ins>
    </w:p>
    <w:p w:rsidR="00832E7E" w:rsidDel="00832E7E" w:rsidRDefault="00E21426" w:rsidP="007123E6">
      <w:pPr>
        <w:rPr>
          <w:del w:id="8387" w:author="paulac" w:date="2013-10-11T17:28:00Z"/>
        </w:rPr>
      </w:pPr>
      <w:ins w:id="8388" w:author="paulac" w:date="2013-10-11T17:29:00Z">
        <w:r>
          <w:rPr>
            <w:noProof/>
            <w:lang w:val="es-ES" w:eastAsia="es-ES"/>
            <w:rPrChange w:id="8389" w:author="Unknown">
              <w:rPr>
                <w:noProof/>
                <w:color w:val="0000FF" w:themeColor="hyperlink"/>
                <w:u w:val="single"/>
                <w:lang w:val="es-ES" w:eastAsia="es-ES"/>
              </w:rPr>
            </w:rPrChange>
          </w:rPr>
          <w:drawing>
            <wp:inline distT="0" distB="0" distL="0" distR="0">
              <wp:extent cx="5400040" cy="1728013"/>
              <wp:effectExtent l="19050" t="0" r="0" b="0"/>
              <wp:docPr id="97" name="Imatg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08"/>
                      <a:srcRect/>
                      <a:stretch>
                        <a:fillRect/>
                      </a:stretch>
                    </pic:blipFill>
                    <pic:spPr bwMode="auto">
                      <a:xfrm>
                        <a:off x="0" y="0"/>
                        <a:ext cx="5400040" cy="1728013"/>
                      </a:xfrm>
                      <a:prstGeom prst="rect">
                        <a:avLst/>
                      </a:prstGeom>
                      <a:noFill/>
                      <a:ln w="9525">
                        <a:noFill/>
                        <a:miter lim="800000"/>
                        <a:headEnd/>
                        <a:tailEnd/>
                      </a:ln>
                    </pic:spPr>
                  </pic:pic>
                </a:graphicData>
              </a:graphic>
            </wp:inline>
          </w:drawing>
        </w:r>
      </w:ins>
    </w:p>
    <w:p w:rsidR="00E27A04" w:rsidRDefault="00E21426" w:rsidP="00E27A04">
      <w:pPr>
        <w:keepNext/>
        <w:jc w:val="center"/>
      </w:pPr>
      <w:del w:id="8390" w:author="paulac" w:date="2013-10-11T17:29:00Z">
        <w:r>
          <w:rPr>
            <w:noProof/>
            <w:lang w:val="es-ES" w:eastAsia="es-ES"/>
            <w:rPrChange w:id="8391" w:author="Unknown">
              <w:rPr>
                <w:noProof/>
                <w:color w:val="0000FF" w:themeColor="hyperlink"/>
                <w:u w:val="single"/>
                <w:lang w:val="es-ES" w:eastAsia="es-ES"/>
              </w:rPr>
            </w:rPrChange>
          </w:rPr>
          <w:drawing>
            <wp:inline distT="0" distB="0" distL="0" distR="0">
              <wp:extent cx="5400675" cy="1704975"/>
              <wp:effectExtent l="19050" t="0" r="9525" b="0"/>
              <wp:docPr id="204" name="Imagen 204" descr="C:\Documents and Settings\joanga\Escritorio\heliu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C:\Documents and Settings\joanga\Escritorio\helium.JPG"/>
                      <pic:cNvPicPr>
                        <a:picLocks noChangeAspect="1" noChangeArrowheads="1"/>
                      </pic:cNvPicPr>
                    </pic:nvPicPr>
                    <pic:blipFill>
                      <a:blip r:embed="rId109" cstate="print"/>
                      <a:srcRect/>
                      <a:stretch>
                        <a:fillRect/>
                      </a:stretch>
                    </pic:blipFill>
                    <pic:spPr bwMode="auto">
                      <a:xfrm>
                        <a:off x="0" y="0"/>
                        <a:ext cx="5400675" cy="1704975"/>
                      </a:xfrm>
                      <a:prstGeom prst="rect">
                        <a:avLst/>
                      </a:prstGeom>
                      <a:noFill/>
                      <a:ln w="9525">
                        <a:noFill/>
                        <a:miter lim="800000"/>
                        <a:headEnd/>
                        <a:tailEnd/>
                      </a:ln>
                    </pic:spPr>
                  </pic:pic>
                </a:graphicData>
              </a:graphic>
            </wp:inline>
          </w:drawing>
        </w:r>
      </w:del>
    </w:p>
    <w:p w:rsidR="00E27A04" w:rsidRDefault="00E27A04" w:rsidP="009242E7">
      <w:pPr>
        <w:pStyle w:val="Llegenda"/>
      </w:pPr>
      <w:bookmarkStart w:id="8392" w:name="_Ref260127494"/>
      <w:r>
        <w:t xml:space="preserve">Figura </w:t>
      </w:r>
      <w:fldSimple w:instr=" SEQ Figura \* ARABIC ">
        <w:ins w:id="8393" w:author="paulac" w:date="2013-10-14T16:09:00Z">
          <w:r w:rsidR="004C4FB6">
            <w:rPr>
              <w:noProof/>
            </w:rPr>
            <w:t>60</w:t>
          </w:r>
        </w:ins>
        <w:ins w:id="8394" w:author="sion" w:date="2013-09-19T17:54:00Z">
          <w:del w:id="8395" w:author="paulac" w:date="2013-10-10T13:09:00Z">
            <w:r w:rsidR="008D6167" w:rsidDel="00EF3840">
              <w:rPr>
                <w:noProof/>
              </w:rPr>
              <w:delText>49</w:delText>
            </w:r>
          </w:del>
        </w:ins>
        <w:del w:id="8396" w:author="paulac" w:date="2013-10-10T13:09:00Z">
          <w:r w:rsidR="00C6521E" w:rsidDel="00EF3840">
            <w:rPr>
              <w:noProof/>
            </w:rPr>
            <w:delText>43</w:delText>
          </w:r>
        </w:del>
      </w:fldSimple>
      <w:bookmarkEnd w:id="8392"/>
      <w:r>
        <w:t>. Formulari de desplegament d’un arxiu.</w:t>
      </w:r>
    </w:p>
    <w:p w:rsidR="00E27A04" w:rsidRPr="00E27A04" w:rsidRDefault="00E27A04" w:rsidP="00E27A04">
      <w:r w:rsidRPr="00E27A04">
        <w:t>Els camps del formulari que haurem d’emplenar són els següents:</w:t>
      </w:r>
    </w:p>
    <w:p w:rsidR="00E27A04" w:rsidRDefault="00E27A04" w:rsidP="00753AA4">
      <w:pPr>
        <w:numPr>
          <w:ilvl w:val="0"/>
          <w:numId w:val="2"/>
        </w:numPr>
      </w:pPr>
      <w:r w:rsidRPr="00E27A04">
        <w:rPr>
          <w:b/>
        </w:rPr>
        <w:t xml:space="preserve">Tipus de desplegament: </w:t>
      </w:r>
      <w:r w:rsidRPr="00E27A04">
        <w:t xml:space="preserve">Hem d’elegir entre “Desplegament jBPM” que significa desplegar un arxiu corresponent a un flux (arxiu .par) o bé l’opció “Exportació Helium” que consisteix en desplegar el que seria una versió sencera d’un tipus d’expedient (típicament per a transportar un tipus d’expedient sencer d’una </w:t>
      </w:r>
      <w:r w:rsidRPr="00E27A04">
        <w:lastRenderedPageBreak/>
        <w:t>màquina a una altra ja que no només conté l’arxiu .par, sinó també tots els terminis, variables, tasques, etc.).</w:t>
      </w:r>
    </w:p>
    <w:p w:rsidR="00E27A04" w:rsidRPr="00E27A04" w:rsidRDefault="00E27A04" w:rsidP="00753AA4">
      <w:pPr>
        <w:numPr>
          <w:ilvl w:val="0"/>
          <w:numId w:val="2"/>
        </w:numPr>
      </w:pPr>
      <w:r>
        <w:rPr>
          <w:b/>
        </w:rPr>
        <w:t>Tipus d’expedient</w:t>
      </w:r>
      <w:r>
        <w:t>: tipus d’expedient on es desplegarà l’arxiu corresponent a la definició de procés. Podem elegir un tipus d’expedient concret o desplegar l’arxiu per a qualsevol entorn.</w:t>
      </w:r>
    </w:p>
    <w:p w:rsidR="00E27A04" w:rsidRPr="00E27A04" w:rsidRDefault="00E27A04" w:rsidP="00753AA4">
      <w:pPr>
        <w:numPr>
          <w:ilvl w:val="0"/>
          <w:numId w:val="2"/>
        </w:numPr>
      </w:pPr>
      <w:r w:rsidRPr="00E27A04">
        <w:rPr>
          <w:b/>
        </w:rPr>
        <w:t xml:space="preserve">Arxiu exportat: </w:t>
      </w:r>
      <w:r w:rsidRPr="00E27A04">
        <w:t>Arxiu corresponent al tipus de desplegament que es farà.</w:t>
      </w:r>
    </w:p>
    <w:p w:rsidR="00E27A04" w:rsidRDefault="00E27A04" w:rsidP="00753AA4">
      <w:pPr>
        <w:pStyle w:val="Pargrafdellista"/>
        <w:numPr>
          <w:ilvl w:val="0"/>
          <w:numId w:val="2"/>
        </w:numPr>
        <w:rPr>
          <w:ins w:id="8397" w:author="paulac" w:date="2013-10-11T17:31:00Z"/>
        </w:rPr>
      </w:pPr>
      <w:r w:rsidRPr="00E27A04">
        <w:rPr>
          <w:b/>
        </w:rPr>
        <w:t xml:space="preserve">Etiqueta: </w:t>
      </w:r>
      <w:r w:rsidRPr="00E27A04">
        <w:t>Etiqueta identificativa de l’arxiu exportat.</w:t>
      </w:r>
    </w:p>
    <w:p w:rsidR="00E21426" w:rsidRDefault="00E21426">
      <w:pPr>
        <w:pStyle w:val="Pargrafdellista"/>
        <w:ind w:left="1065"/>
        <w:rPr>
          <w:ins w:id="8398" w:author="paulac" w:date="2013-10-11T17:32:00Z"/>
          <w:rPrChange w:id="8399" w:author="paulac" w:date="2013-10-11T17:32:00Z">
            <w:rPr>
              <w:ins w:id="8400" w:author="paulac" w:date="2013-10-11T17:32:00Z"/>
              <w:b/>
            </w:rPr>
          </w:rPrChange>
        </w:rPr>
        <w:pPrChange w:id="8401" w:author="paulac" w:date="2013-10-11T17:32:00Z">
          <w:pPr>
            <w:pStyle w:val="Pargrafdellista"/>
            <w:numPr>
              <w:numId w:val="2"/>
            </w:numPr>
            <w:ind w:left="1065" w:hanging="360"/>
          </w:pPr>
        </w:pPrChange>
      </w:pPr>
    </w:p>
    <w:p w:rsidR="00832E7E" w:rsidRDefault="00832E7E" w:rsidP="00753AA4">
      <w:pPr>
        <w:pStyle w:val="Pargrafdellista"/>
        <w:numPr>
          <w:ilvl w:val="0"/>
          <w:numId w:val="2"/>
        </w:numPr>
      </w:pPr>
      <w:ins w:id="8402" w:author="paulac" w:date="2013-10-11T17:31:00Z">
        <w:r>
          <w:rPr>
            <w:b/>
          </w:rPr>
          <w:t>Actualitzar expedients actius?</w:t>
        </w:r>
        <w:r>
          <w:t>: Indica si actualitzar la versió dels expedients que es trobin actius</w:t>
        </w:r>
      </w:ins>
      <w:ins w:id="8403" w:author="paulac" w:date="2013-10-11T17:32:00Z">
        <w:r>
          <w:t>, és a dir que estiguin en procés de tramitació.</w:t>
        </w:r>
      </w:ins>
    </w:p>
    <w:p w:rsidR="004E521A" w:rsidRDefault="004E521A" w:rsidP="004E521A">
      <w:pPr>
        <w:pStyle w:val="Ttol2"/>
      </w:pPr>
      <w:bookmarkStart w:id="8404" w:name="_Toc369593106"/>
      <w:r>
        <w:t>Enumeracions</w:t>
      </w:r>
      <w:bookmarkEnd w:id="8404"/>
    </w:p>
    <w:p w:rsidR="004E521A" w:rsidRPr="004E521A" w:rsidDel="00832E7E" w:rsidRDefault="004E521A" w:rsidP="004E521A">
      <w:pPr>
        <w:rPr>
          <w:del w:id="8405" w:author="paulac" w:date="2013-10-11T17:33:00Z"/>
        </w:rPr>
      </w:pPr>
      <w:del w:id="8406" w:author="paulac" w:date="2013-10-11T17:33:00Z">
        <w:r w:rsidDel="00832E7E">
          <w:delText>Per a configurar les enumeracions i posteriorment poder-les emprar, hem d’anar a l’opció “Disseny → Enumeracions”</w:delText>
        </w:r>
        <w:r w:rsidRPr="004E521A" w:rsidDel="00832E7E">
          <w:delText>. Una vegada allà, ens</w:delText>
        </w:r>
        <w:r w:rsidDel="00832E7E">
          <w:delText xml:space="preserve"> apareixeran un llistat amb les enumeracions </w:delText>
        </w:r>
        <w:r w:rsidRPr="004E521A" w:rsidDel="00832E7E">
          <w:delText xml:space="preserve">que tenim </w:delText>
        </w:r>
        <w:r w:rsidDel="00832E7E">
          <w:delText>inserides</w:delText>
        </w:r>
        <w:r w:rsidRPr="004E521A" w:rsidDel="00832E7E">
          <w:delText xml:space="preserve">, així com la possibilitat d’inserir-ne de </w:delText>
        </w:r>
        <w:r w:rsidDel="00832E7E">
          <w:delText>noves</w:delText>
        </w:r>
        <w:r w:rsidRPr="004E521A" w:rsidDel="00832E7E">
          <w:delText xml:space="preserve">, modificar </w:delText>
        </w:r>
        <w:r w:rsidDel="00832E7E">
          <w:delText>les</w:delText>
        </w:r>
        <w:r w:rsidRPr="004E521A" w:rsidDel="00832E7E">
          <w:delText xml:space="preserve"> que hi ha o eliminar-l</w:delText>
        </w:r>
        <w:r w:rsidDel="00832E7E">
          <w:delText>e</w:delText>
        </w:r>
        <w:r w:rsidRPr="004E521A" w:rsidDel="00832E7E">
          <w:delText>s (Veure</w:delText>
        </w:r>
        <w:r w:rsidDel="00832E7E">
          <w:delText xml:space="preserve"> </w:delText>
        </w:r>
        <w:r w:rsidR="000D0864" w:rsidDel="00832E7E">
          <w:fldChar w:fldCharType="begin"/>
        </w:r>
        <w:r w:rsidDel="00832E7E">
          <w:delInstrText xml:space="preserve"> REF _Ref260128448 \h </w:delInstrText>
        </w:r>
        <w:r w:rsidR="000D0864" w:rsidDel="00832E7E">
          <w:fldChar w:fldCharType="separate"/>
        </w:r>
      </w:del>
      <w:del w:id="8407" w:author="paulac" w:date="2013-10-10T13:09:00Z">
        <w:r w:rsidR="00C6521E" w:rsidRPr="004E521A" w:rsidDel="00EF3840">
          <w:rPr>
            <w:bCs/>
            <w:i/>
          </w:rPr>
          <w:delText xml:space="preserve">Figura </w:delText>
        </w:r>
        <w:r w:rsidR="00C6521E" w:rsidDel="00EF3840">
          <w:rPr>
            <w:bCs/>
            <w:i/>
            <w:noProof/>
          </w:rPr>
          <w:delText>44</w:delText>
        </w:r>
      </w:del>
      <w:del w:id="8408" w:author="paulac" w:date="2013-10-11T17:33:00Z">
        <w:r w:rsidR="000D0864" w:rsidDel="00832E7E">
          <w:fldChar w:fldCharType="end"/>
        </w:r>
        <w:r w:rsidRPr="004E521A" w:rsidDel="00832E7E">
          <w:delText>).</w:delText>
        </w:r>
      </w:del>
    </w:p>
    <w:p w:rsidR="004E521A" w:rsidRPr="004E521A" w:rsidDel="00832E7E" w:rsidRDefault="00E21426" w:rsidP="007F2BA3">
      <w:pPr>
        <w:jc w:val="center"/>
        <w:rPr>
          <w:del w:id="8409" w:author="paulac" w:date="2013-10-11T17:33:00Z"/>
        </w:rPr>
      </w:pPr>
      <w:del w:id="8410" w:author="paulac" w:date="2013-10-11T17:33:00Z">
        <w:r>
          <w:rPr>
            <w:noProof/>
            <w:lang w:val="es-ES" w:eastAsia="es-ES"/>
            <w:rPrChange w:id="8411" w:author="Unknown">
              <w:rPr>
                <w:noProof/>
                <w:color w:val="0000FF" w:themeColor="hyperlink"/>
                <w:u w:val="single"/>
                <w:lang w:val="es-ES" w:eastAsia="es-ES"/>
              </w:rPr>
            </w:rPrChange>
          </w:rPr>
          <w:drawing>
            <wp:inline distT="0" distB="0" distL="0" distR="0">
              <wp:extent cx="5391150" cy="1621728"/>
              <wp:effectExtent l="19050" t="0" r="0" b="0"/>
              <wp:docPr id="62" name="Imagen 198" descr="C:\Documents and Settings\joanga\Escritorio\heliu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C:\Documents and Settings\joanga\Escritorio\helium.JPG"/>
                      <pic:cNvPicPr>
                        <a:picLocks noChangeAspect="1" noChangeArrowheads="1"/>
                      </pic:cNvPicPr>
                    </pic:nvPicPr>
                    <pic:blipFill>
                      <a:blip r:embed="rId110" cstate="print"/>
                      <a:stretch>
                        <a:fillRect/>
                      </a:stretch>
                    </pic:blipFill>
                    <pic:spPr bwMode="auto">
                      <a:xfrm>
                        <a:off x="0" y="0"/>
                        <a:ext cx="5391150" cy="1621728"/>
                      </a:xfrm>
                      <a:prstGeom prst="rect">
                        <a:avLst/>
                      </a:prstGeom>
                      <a:noFill/>
                      <a:ln w="9525">
                        <a:noFill/>
                        <a:miter lim="800000"/>
                        <a:headEnd/>
                        <a:tailEnd/>
                      </a:ln>
                    </pic:spPr>
                  </pic:pic>
                </a:graphicData>
              </a:graphic>
            </wp:inline>
          </w:drawing>
        </w:r>
      </w:del>
    </w:p>
    <w:p w:rsidR="004E521A" w:rsidRPr="004E521A" w:rsidDel="00832E7E" w:rsidRDefault="004E521A" w:rsidP="004E521A">
      <w:pPr>
        <w:jc w:val="center"/>
        <w:rPr>
          <w:del w:id="8412" w:author="paulac" w:date="2013-10-11T17:33:00Z"/>
          <w:bCs/>
          <w:i/>
        </w:rPr>
      </w:pPr>
      <w:bookmarkStart w:id="8413" w:name="_Ref260128448"/>
      <w:del w:id="8414" w:author="paulac" w:date="2013-10-11T17:33:00Z">
        <w:r w:rsidRPr="004E521A" w:rsidDel="00832E7E">
          <w:rPr>
            <w:bCs/>
            <w:i/>
          </w:rPr>
          <w:delText xml:space="preserve">Figura </w:delText>
        </w:r>
        <w:r w:rsidR="000D0864" w:rsidRPr="000D0864" w:rsidDel="00832E7E">
          <w:rPr>
            <w:bCs/>
            <w:i/>
          </w:rPr>
          <w:fldChar w:fldCharType="begin"/>
        </w:r>
        <w:r w:rsidRPr="004E521A" w:rsidDel="00832E7E">
          <w:rPr>
            <w:bCs/>
            <w:i/>
          </w:rPr>
          <w:delInstrText xml:space="preserve"> SEQ Figura \* ARABIC </w:delInstrText>
        </w:r>
        <w:r w:rsidR="000D0864" w:rsidRPr="000D0864" w:rsidDel="00832E7E">
          <w:rPr>
            <w:bCs/>
            <w:i/>
          </w:rPr>
          <w:fldChar w:fldCharType="separate"/>
        </w:r>
      </w:del>
      <w:ins w:id="8415" w:author="sion" w:date="2013-09-19T17:54:00Z">
        <w:del w:id="8416" w:author="paulac" w:date="2013-10-10T13:09:00Z">
          <w:r w:rsidR="008D6167" w:rsidDel="00EF3840">
            <w:rPr>
              <w:bCs/>
              <w:i/>
              <w:noProof/>
            </w:rPr>
            <w:delText>50</w:delText>
          </w:r>
        </w:del>
      </w:ins>
      <w:del w:id="8417" w:author="paulac" w:date="2013-10-10T13:09:00Z">
        <w:r w:rsidR="00C6521E" w:rsidDel="00EF3840">
          <w:rPr>
            <w:bCs/>
            <w:i/>
            <w:noProof/>
          </w:rPr>
          <w:delText>44</w:delText>
        </w:r>
      </w:del>
      <w:del w:id="8418" w:author="paulac" w:date="2013-10-11T17:33:00Z">
        <w:r w:rsidR="000D0864" w:rsidRPr="004E521A" w:rsidDel="00832E7E">
          <w:fldChar w:fldCharType="end"/>
        </w:r>
        <w:bookmarkEnd w:id="8413"/>
        <w:r w:rsidR="007F2BA3" w:rsidDel="00832E7E">
          <w:rPr>
            <w:bCs/>
            <w:i/>
          </w:rPr>
          <w:delText>. Pantalla de visualització de les enumeracions</w:delText>
        </w:r>
        <w:r w:rsidRPr="004E521A" w:rsidDel="00832E7E">
          <w:rPr>
            <w:bCs/>
            <w:i/>
          </w:rPr>
          <w:delText>.</w:delText>
        </w:r>
      </w:del>
    </w:p>
    <w:p w:rsidR="004E521A" w:rsidRPr="004E521A" w:rsidDel="00832E7E" w:rsidRDefault="007F2BA3" w:rsidP="004E521A">
      <w:pPr>
        <w:rPr>
          <w:del w:id="8419" w:author="paulac" w:date="2013-10-11T17:33:00Z"/>
        </w:rPr>
      </w:pPr>
      <w:del w:id="8420" w:author="paulac" w:date="2013-10-11T17:33:00Z">
        <w:r w:rsidDel="00832E7E">
          <w:delText>Per a inserir una nova enumeració hem de fe</w:delText>
        </w:r>
        <w:r w:rsidR="006F31A3" w:rsidDel="00832E7E">
          <w:delText>r clic damunt el botó “Nova enumeració</w:delText>
        </w:r>
        <w:r w:rsidR="004E521A" w:rsidRPr="004E521A" w:rsidDel="00832E7E">
          <w:delText>” i per modificar-ne un</w:delText>
        </w:r>
        <w:r w:rsidR="006F31A3" w:rsidDel="00832E7E">
          <w:delText>a</w:delText>
        </w:r>
        <w:r w:rsidR="004E521A" w:rsidRPr="004E521A" w:rsidDel="00832E7E">
          <w:delText xml:space="preserve"> he</w:delText>
        </w:r>
        <w:r w:rsidR="006F31A3" w:rsidDel="00832E7E">
          <w:delText>m de fer clic damunt el codi de l’enumeració</w:delText>
        </w:r>
        <w:r w:rsidR="004E521A" w:rsidRPr="004E521A" w:rsidDel="00832E7E">
          <w:delText>. En qualsevol d’ambdós casos, ens sortirà un formulari que haurem d’emplenar (Veure</w:delText>
        </w:r>
        <w:r w:rsidR="006F31A3" w:rsidDel="00832E7E">
          <w:delText xml:space="preserve"> </w:delText>
        </w:r>
        <w:r w:rsidR="000D0864" w:rsidDel="00832E7E">
          <w:fldChar w:fldCharType="begin"/>
        </w:r>
        <w:r w:rsidR="006F31A3" w:rsidDel="00832E7E">
          <w:delInstrText xml:space="preserve"> REF _Ref260128655 \h </w:delInstrText>
        </w:r>
        <w:r w:rsidR="000D0864" w:rsidDel="00832E7E">
          <w:fldChar w:fldCharType="separate"/>
        </w:r>
      </w:del>
      <w:del w:id="8421" w:author="paulac" w:date="2013-10-10T13:09:00Z">
        <w:r w:rsidR="00C6521E" w:rsidRPr="004E521A" w:rsidDel="00EF3840">
          <w:rPr>
            <w:bCs/>
            <w:i/>
          </w:rPr>
          <w:delText xml:space="preserve">Figura </w:delText>
        </w:r>
        <w:r w:rsidR="00C6521E" w:rsidDel="00EF3840">
          <w:rPr>
            <w:bCs/>
            <w:i/>
            <w:noProof/>
          </w:rPr>
          <w:delText>45</w:delText>
        </w:r>
      </w:del>
      <w:del w:id="8422" w:author="paulac" w:date="2013-10-11T17:33:00Z">
        <w:r w:rsidR="000D0864" w:rsidDel="00832E7E">
          <w:fldChar w:fldCharType="end"/>
        </w:r>
        <w:r w:rsidR="004E521A" w:rsidRPr="004E521A" w:rsidDel="00832E7E">
          <w:delText>).</w:delText>
        </w:r>
      </w:del>
    </w:p>
    <w:p w:rsidR="004E521A" w:rsidRPr="004E521A" w:rsidDel="00832E7E" w:rsidRDefault="00E21426" w:rsidP="004E521A">
      <w:pPr>
        <w:rPr>
          <w:del w:id="8423" w:author="paulac" w:date="2013-10-11T17:33:00Z"/>
        </w:rPr>
      </w:pPr>
      <w:del w:id="8424" w:author="paulac" w:date="2013-10-11T17:33:00Z">
        <w:r>
          <w:rPr>
            <w:noProof/>
            <w:lang w:val="es-ES" w:eastAsia="es-ES"/>
            <w:rPrChange w:id="8425" w:author="Unknown">
              <w:rPr>
                <w:noProof/>
                <w:color w:val="0000FF" w:themeColor="hyperlink"/>
                <w:u w:val="single"/>
                <w:lang w:val="es-ES" w:eastAsia="es-ES"/>
              </w:rPr>
            </w:rPrChange>
          </w:rPr>
          <w:drawing>
            <wp:inline distT="0" distB="0" distL="0" distR="0">
              <wp:extent cx="5391150" cy="3154303"/>
              <wp:effectExtent l="19050" t="0" r="0" b="0"/>
              <wp:docPr id="63" name="Imagen 200" descr="C:\Documents and Settings\joanga\Escritorio\heliu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descr="C:\Documents and Settings\joanga\Escritorio\helium.JPG"/>
                      <pic:cNvPicPr>
                        <a:picLocks noChangeAspect="1" noChangeArrowheads="1"/>
                      </pic:cNvPicPr>
                    </pic:nvPicPr>
                    <pic:blipFill>
                      <a:blip r:embed="rId111" cstate="print"/>
                      <a:stretch>
                        <a:fillRect/>
                      </a:stretch>
                    </pic:blipFill>
                    <pic:spPr bwMode="auto">
                      <a:xfrm>
                        <a:off x="0" y="0"/>
                        <a:ext cx="5391150" cy="3154303"/>
                      </a:xfrm>
                      <a:prstGeom prst="rect">
                        <a:avLst/>
                      </a:prstGeom>
                      <a:noFill/>
                      <a:ln w="9525">
                        <a:noFill/>
                        <a:miter lim="800000"/>
                        <a:headEnd/>
                        <a:tailEnd/>
                      </a:ln>
                    </pic:spPr>
                  </pic:pic>
                </a:graphicData>
              </a:graphic>
            </wp:inline>
          </w:drawing>
        </w:r>
      </w:del>
    </w:p>
    <w:p w:rsidR="004E521A" w:rsidRPr="004E521A" w:rsidDel="00832E7E" w:rsidRDefault="004E521A" w:rsidP="006F31A3">
      <w:pPr>
        <w:jc w:val="center"/>
        <w:rPr>
          <w:del w:id="8426" w:author="paulac" w:date="2013-10-11T17:33:00Z"/>
          <w:bCs/>
          <w:i/>
        </w:rPr>
      </w:pPr>
      <w:bookmarkStart w:id="8427" w:name="_Ref260128655"/>
      <w:del w:id="8428" w:author="paulac" w:date="2013-10-11T17:33:00Z">
        <w:r w:rsidRPr="004E521A" w:rsidDel="00832E7E">
          <w:rPr>
            <w:bCs/>
            <w:i/>
          </w:rPr>
          <w:delText xml:space="preserve">Figura </w:delText>
        </w:r>
        <w:r w:rsidR="000D0864" w:rsidRPr="000D0864" w:rsidDel="00832E7E">
          <w:rPr>
            <w:bCs/>
            <w:i/>
          </w:rPr>
          <w:fldChar w:fldCharType="begin"/>
        </w:r>
        <w:r w:rsidRPr="004E521A" w:rsidDel="00832E7E">
          <w:rPr>
            <w:bCs/>
            <w:i/>
          </w:rPr>
          <w:delInstrText xml:space="preserve"> SEQ Figura \* ARABIC </w:delInstrText>
        </w:r>
        <w:r w:rsidR="000D0864" w:rsidRPr="000D0864" w:rsidDel="00832E7E">
          <w:rPr>
            <w:bCs/>
            <w:i/>
          </w:rPr>
          <w:fldChar w:fldCharType="separate"/>
        </w:r>
      </w:del>
      <w:ins w:id="8429" w:author="sion" w:date="2013-09-19T17:54:00Z">
        <w:del w:id="8430" w:author="paulac" w:date="2013-10-10T13:09:00Z">
          <w:r w:rsidR="008D6167" w:rsidDel="00EF3840">
            <w:rPr>
              <w:bCs/>
              <w:i/>
              <w:noProof/>
            </w:rPr>
            <w:delText>51</w:delText>
          </w:r>
        </w:del>
      </w:ins>
      <w:del w:id="8431" w:author="paulac" w:date="2013-10-10T13:09:00Z">
        <w:r w:rsidR="00C6521E" w:rsidDel="00EF3840">
          <w:rPr>
            <w:bCs/>
            <w:i/>
            <w:noProof/>
          </w:rPr>
          <w:delText>45</w:delText>
        </w:r>
      </w:del>
      <w:del w:id="8432" w:author="paulac" w:date="2013-10-11T17:33:00Z">
        <w:r w:rsidR="000D0864" w:rsidRPr="004E521A" w:rsidDel="00832E7E">
          <w:fldChar w:fldCharType="end"/>
        </w:r>
        <w:bookmarkEnd w:id="8427"/>
        <w:r w:rsidRPr="004E521A" w:rsidDel="00832E7E">
          <w:rPr>
            <w:bCs/>
            <w:i/>
          </w:rPr>
          <w:delText>. Formul</w:delText>
        </w:r>
        <w:r w:rsidR="006F31A3" w:rsidDel="00832E7E">
          <w:rPr>
            <w:bCs/>
            <w:i/>
          </w:rPr>
          <w:delText>ari per a inserir o modificar una enumeració</w:delText>
        </w:r>
        <w:r w:rsidRPr="004E521A" w:rsidDel="00832E7E">
          <w:rPr>
            <w:bCs/>
            <w:i/>
          </w:rPr>
          <w:delText>.</w:delText>
        </w:r>
      </w:del>
    </w:p>
    <w:p w:rsidR="004E521A" w:rsidRPr="004E521A" w:rsidDel="00832E7E" w:rsidRDefault="004E521A" w:rsidP="004E521A">
      <w:pPr>
        <w:rPr>
          <w:del w:id="8433" w:author="paulac" w:date="2013-10-11T17:33:00Z"/>
        </w:rPr>
      </w:pPr>
      <w:del w:id="8434" w:author="paulac" w:date="2013-10-11T17:33:00Z">
        <w:r w:rsidRPr="004E521A" w:rsidDel="00832E7E">
          <w:delText>Camps del formulari:</w:delText>
        </w:r>
      </w:del>
    </w:p>
    <w:p w:rsidR="004E521A" w:rsidRPr="004E521A" w:rsidDel="00832E7E" w:rsidRDefault="004E521A" w:rsidP="00753AA4">
      <w:pPr>
        <w:numPr>
          <w:ilvl w:val="0"/>
          <w:numId w:val="2"/>
        </w:numPr>
        <w:rPr>
          <w:del w:id="8435" w:author="paulac" w:date="2013-10-11T17:33:00Z"/>
        </w:rPr>
      </w:pPr>
      <w:del w:id="8436" w:author="paulac" w:date="2013-10-11T17:33:00Z">
        <w:r w:rsidRPr="004E521A" w:rsidDel="00832E7E">
          <w:rPr>
            <w:b/>
          </w:rPr>
          <w:delText>Codi</w:delText>
        </w:r>
        <w:r w:rsidR="006F31A3" w:rsidDel="00832E7E">
          <w:delText>: codi identificatiu únic de l’enumeració</w:delText>
        </w:r>
        <w:r w:rsidRPr="004E521A" w:rsidDel="00832E7E">
          <w:delText>.</w:delText>
        </w:r>
      </w:del>
    </w:p>
    <w:p w:rsidR="004E521A" w:rsidRPr="004E521A" w:rsidDel="00832E7E" w:rsidRDefault="006F31A3" w:rsidP="00753AA4">
      <w:pPr>
        <w:numPr>
          <w:ilvl w:val="0"/>
          <w:numId w:val="2"/>
        </w:numPr>
        <w:rPr>
          <w:del w:id="8437" w:author="paulac" w:date="2013-10-11T17:33:00Z"/>
        </w:rPr>
      </w:pPr>
      <w:del w:id="8438" w:author="paulac" w:date="2013-10-11T17:33:00Z">
        <w:r w:rsidDel="00832E7E">
          <w:rPr>
            <w:b/>
          </w:rPr>
          <w:delText>Títol</w:delText>
        </w:r>
        <w:r w:rsidDel="00832E7E">
          <w:delText>: nom descriptiu de l’enumeració</w:delText>
        </w:r>
        <w:r w:rsidR="004E521A" w:rsidRPr="004E521A" w:rsidDel="00832E7E">
          <w:delText>, serà el que aparegui al formulari.</w:delText>
        </w:r>
      </w:del>
    </w:p>
    <w:p w:rsidR="004E521A" w:rsidRPr="004E521A" w:rsidDel="00832E7E" w:rsidRDefault="006F31A3" w:rsidP="00753AA4">
      <w:pPr>
        <w:numPr>
          <w:ilvl w:val="0"/>
          <w:numId w:val="2"/>
        </w:numPr>
        <w:rPr>
          <w:del w:id="8439" w:author="paulac" w:date="2013-10-11T17:33:00Z"/>
        </w:rPr>
      </w:pPr>
      <w:del w:id="8440" w:author="paulac" w:date="2013-10-11T17:33:00Z">
        <w:r w:rsidDel="00832E7E">
          <w:rPr>
            <w:b/>
          </w:rPr>
          <w:delText>Valors</w:delText>
        </w:r>
        <w:r w:rsidR="004E521A" w:rsidRPr="004E521A" w:rsidDel="00832E7E">
          <w:delText xml:space="preserve">: </w:delText>
        </w:r>
        <w:r w:rsidDel="00832E7E">
          <w:delText>valors possibles que pot tenir l’enumeració</w:delText>
        </w:r>
        <w:r w:rsidR="004E521A" w:rsidRPr="004E521A" w:rsidDel="00832E7E">
          <w:delText>.</w:delText>
        </w:r>
        <w:r w:rsidDel="00832E7E">
          <w:delText xml:space="preserve"> S’ha d’escriure en el format “codi:text”, és a dir, primer posar el codi  identificatiu i després el text que correspon a aquest codi.</w:delText>
        </w:r>
      </w:del>
    </w:p>
    <w:p w:rsidR="004E521A" w:rsidRDefault="004E521A" w:rsidP="004E521A">
      <w:del w:id="8441" w:author="paulac" w:date="2013-10-11T17:33:00Z">
        <w:r w:rsidRPr="004E521A" w:rsidDel="00832E7E">
          <w:delText>Per a e</w:delText>
        </w:r>
        <w:r w:rsidR="006F31A3" w:rsidDel="00832E7E">
          <w:delText xml:space="preserve">sborrar una enumeració </w:delText>
        </w:r>
        <w:r w:rsidRPr="004E521A" w:rsidDel="00832E7E">
          <w:delText>cal fer clic damunt la creu vermella (Veure</w:delText>
        </w:r>
        <w:r w:rsidR="006F31A3" w:rsidDel="00832E7E">
          <w:delText xml:space="preserve"> </w:delText>
        </w:r>
        <w:r w:rsidR="000D0864" w:rsidDel="00832E7E">
          <w:rPr>
            <w:i/>
          </w:rPr>
          <w:fldChar w:fldCharType="begin"/>
        </w:r>
        <w:r w:rsidR="006F31A3" w:rsidDel="00832E7E">
          <w:delInstrText xml:space="preserve"> REF _Ref260128448 \h </w:delInstrText>
        </w:r>
        <w:r w:rsidR="000D0864" w:rsidDel="00832E7E">
          <w:rPr>
            <w:i/>
          </w:rPr>
        </w:r>
        <w:r w:rsidR="000D0864" w:rsidDel="00832E7E">
          <w:rPr>
            <w:i/>
          </w:rPr>
          <w:fldChar w:fldCharType="separate"/>
        </w:r>
      </w:del>
      <w:del w:id="8442" w:author="paulac" w:date="2013-10-10T13:09:00Z">
        <w:r w:rsidR="00C6521E" w:rsidRPr="004E521A" w:rsidDel="00EF3840">
          <w:rPr>
            <w:bCs/>
            <w:i/>
          </w:rPr>
          <w:delText xml:space="preserve">Figura </w:delText>
        </w:r>
        <w:r w:rsidR="00C6521E" w:rsidDel="00EF3840">
          <w:rPr>
            <w:bCs/>
            <w:i/>
            <w:noProof/>
          </w:rPr>
          <w:delText>44</w:delText>
        </w:r>
      </w:del>
      <w:del w:id="8443" w:author="paulac" w:date="2013-10-11T17:33:00Z">
        <w:r w:rsidR="000D0864" w:rsidDel="00832E7E">
          <w:rPr>
            <w:i/>
          </w:rPr>
          <w:fldChar w:fldCharType="end"/>
        </w:r>
        <w:r w:rsidRPr="004E521A" w:rsidDel="00832E7E">
          <w:delText xml:space="preserve">). Aleshores, Helium ens demanarà si estam segurs d’eliminar </w:delText>
        </w:r>
        <w:r w:rsidR="00655DB6" w:rsidDel="00832E7E">
          <w:delText>l’enumeració</w:delText>
        </w:r>
        <w:r w:rsidRPr="004E521A" w:rsidDel="00832E7E">
          <w:delText xml:space="preserve"> (ja que és una acció irreversible). Si és així, premem en acceptar i s’esborrar</w:delText>
        </w:r>
        <w:r w:rsidR="00655DB6" w:rsidDel="00832E7E">
          <w:delText>à l’enumeració</w:delText>
        </w:r>
        <w:r w:rsidRPr="004E521A" w:rsidDel="00832E7E">
          <w:delText>.</w:delText>
        </w:r>
      </w:del>
      <w:ins w:id="8444" w:author="paulac" w:date="2013-10-11T17:33:00Z">
        <w:r w:rsidR="00832E7E">
          <w:t>La gestió d’enumeracions a nivell d’entorn segueix el mateix esquema que a nivell de tipus d’expedient</w:t>
        </w:r>
      </w:ins>
      <w:ins w:id="8445" w:author="paulac" w:date="2013-10-11T17:34:00Z">
        <w:r w:rsidR="00832E7E">
          <w:t>.</w:t>
        </w:r>
      </w:ins>
      <w:ins w:id="8446" w:author="paulac" w:date="2013-10-11T17:33:00Z">
        <w:r w:rsidR="00832E7E">
          <w:t xml:space="preserve"> </w:t>
        </w:r>
      </w:ins>
      <w:ins w:id="8447" w:author="paulac" w:date="2013-10-11T17:34:00Z">
        <w:r w:rsidR="00832E7E">
          <w:t>V</w:t>
        </w:r>
      </w:ins>
      <w:ins w:id="8448" w:author="paulac" w:date="2013-10-11T17:33:00Z">
        <w:r w:rsidR="00832E7E">
          <w:t xml:space="preserve">eure apartat </w:t>
        </w:r>
      </w:ins>
      <w:ins w:id="8449" w:author="paulac" w:date="2013-10-11T17:35:00Z">
        <w:r w:rsidR="00392C13">
          <w:t>5.1.2.6.</w:t>
        </w:r>
      </w:ins>
    </w:p>
    <w:p w:rsidR="00484EFD" w:rsidRDefault="00484EFD" w:rsidP="00484EFD">
      <w:pPr>
        <w:pStyle w:val="Ttol2"/>
        <w:rPr>
          <w:ins w:id="8450" w:author="paulac" w:date="2013-10-11T17:34:00Z"/>
        </w:rPr>
      </w:pPr>
      <w:bookmarkStart w:id="8451" w:name="_Toc369593107"/>
      <w:r>
        <w:t>Dominis</w:t>
      </w:r>
      <w:bookmarkEnd w:id="8451"/>
    </w:p>
    <w:p w:rsidR="00832E7E" w:rsidRDefault="00832E7E" w:rsidP="00832E7E">
      <w:pPr>
        <w:rPr>
          <w:ins w:id="8452" w:author="paulac" w:date="2013-10-11T17:34:00Z"/>
        </w:rPr>
      </w:pPr>
      <w:ins w:id="8453" w:author="paulac" w:date="2013-10-11T17:34:00Z">
        <w:r>
          <w:t xml:space="preserve">La gestió d’enumeracions a nivell d’entorn segueix el mateix esquema que a nivell de tipus d’expedient. Veure apartat </w:t>
        </w:r>
      </w:ins>
      <w:ins w:id="8454" w:author="paulac" w:date="2013-10-11T17:35:00Z">
        <w:r w:rsidR="00392C13">
          <w:t>5.1.2.8.</w:t>
        </w:r>
      </w:ins>
    </w:p>
    <w:p w:rsidR="00E21426" w:rsidRDefault="00E21426">
      <w:pPr>
        <w:rPr>
          <w:del w:id="8455" w:author="paulac" w:date="2013-10-11T17:34:00Z"/>
        </w:rPr>
        <w:pPrChange w:id="8456" w:author="paulac" w:date="2013-10-11T17:34:00Z">
          <w:pPr>
            <w:pStyle w:val="Ttol2"/>
          </w:pPr>
        </w:pPrChange>
      </w:pPr>
      <w:bookmarkStart w:id="8457" w:name="_Toc369528883"/>
      <w:bookmarkStart w:id="8458" w:name="_Toc369530910"/>
      <w:bookmarkStart w:id="8459" w:name="_Toc369593108"/>
      <w:bookmarkEnd w:id="8457"/>
      <w:bookmarkEnd w:id="8458"/>
      <w:bookmarkEnd w:id="8459"/>
    </w:p>
    <w:p w:rsidR="000D4EBA" w:rsidRPr="000D4EBA" w:rsidDel="00832E7E" w:rsidRDefault="000D4EBA" w:rsidP="000D4EBA">
      <w:pPr>
        <w:rPr>
          <w:del w:id="8460" w:author="paulac" w:date="2013-10-11T17:34:00Z"/>
        </w:rPr>
      </w:pPr>
      <w:del w:id="8461" w:author="paulac" w:date="2013-10-11T17:34:00Z">
        <w:r w:rsidDel="00832E7E">
          <w:delText xml:space="preserve">Per a configurar els dominis </w:delText>
        </w:r>
        <w:r w:rsidRPr="000D4EBA" w:rsidDel="00832E7E">
          <w:delText>i posteriorment poder-l</w:delText>
        </w:r>
        <w:r w:rsidDel="00832E7E">
          <w:delText>o</w:delText>
        </w:r>
        <w:r w:rsidRPr="000D4EBA" w:rsidDel="00832E7E">
          <w:delText xml:space="preserve">s emprar, hem d’anar a l’opció “Disseny → </w:delText>
        </w:r>
        <w:r w:rsidDel="00832E7E">
          <w:delText>Dominis</w:delText>
        </w:r>
        <w:r w:rsidRPr="000D4EBA" w:rsidDel="00832E7E">
          <w:delText>”. Una vegada allà, ens</w:delText>
        </w:r>
        <w:r w:rsidDel="00832E7E">
          <w:delText xml:space="preserve"> apareixerà</w:delText>
        </w:r>
        <w:r w:rsidRPr="000D4EBA" w:rsidDel="00832E7E">
          <w:delText xml:space="preserve"> un llistat amb </w:delText>
        </w:r>
        <w:r w:rsidDel="00832E7E">
          <w:delText xml:space="preserve">els dominis </w:delText>
        </w:r>
        <w:r w:rsidRPr="000D4EBA" w:rsidDel="00832E7E">
          <w:delText xml:space="preserve">que tenim </w:delText>
        </w:r>
        <w:r w:rsidDel="00832E7E">
          <w:delText>inserits</w:delText>
        </w:r>
        <w:r w:rsidRPr="000D4EBA" w:rsidDel="00832E7E">
          <w:delText xml:space="preserve">, així com la possibilitat d’inserir-ne de </w:delText>
        </w:r>
        <w:r w:rsidDel="00832E7E">
          <w:delText>nous</w:delText>
        </w:r>
        <w:r w:rsidRPr="000D4EBA" w:rsidDel="00832E7E">
          <w:delText xml:space="preserve">, modificar </w:delText>
        </w:r>
        <w:r w:rsidDel="00832E7E">
          <w:delText>els</w:delText>
        </w:r>
        <w:r w:rsidRPr="000D4EBA" w:rsidDel="00832E7E">
          <w:delText xml:space="preserve"> que hi ha o eliminar-</w:delText>
        </w:r>
        <w:r w:rsidDel="00832E7E">
          <w:delText>los</w:delText>
        </w:r>
        <w:r w:rsidRPr="000D4EBA" w:rsidDel="00832E7E">
          <w:delText xml:space="preserve"> (Veure</w:delText>
        </w:r>
        <w:r w:rsidDel="00832E7E">
          <w:delText xml:space="preserve"> </w:delText>
        </w:r>
        <w:r w:rsidR="000D0864" w:rsidDel="00832E7E">
          <w:fldChar w:fldCharType="begin"/>
        </w:r>
        <w:r w:rsidDel="00832E7E">
          <w:delInstrText xml:space="preserve"> REF _Ref260129693 \h </w:delInstrText>
        </w:r>
        <w:r w:rsidR="000D0864" w:rsidDel="00832E7E">
          <w:fldChar w:fldCharType="separate"/>
        </w:r>
      </w:del>
      <w:del w:id="8462" w:author="paulac" w:date="2013-10-10T13:09:00Z">
        <w:r w:rsidR="00C6521E" w:rsidRPr="000D4EBA" w:rsidDel="00EF3840">
          <w:rPr>
            <w:bCs/>
            <w:i/>
          </w:rPr>
          <w:delText xml:space="preserve">Figura </w:delText>
        </w:r>
        <w:r w:rsidR="00C6521E" w:rsidDel="00EF3840">
          <w:rPr>
            <w:bCs/>
            <w:i/>
            <w:noProof/>
          </w:rPr>
          <w:delText>46</w:delText>
        </w:r>
      </w:del>
      <w:del w:id="8463" w:author="paulac" w:date="2013-10-11T17:34:00Z">
        <w:r w:rsidR="000D0864" w:rsidDel="00832E7E">
          <w:fldChar w:fldCharType="end"/>
        </w:r>
        <w:r w:rsidRPr="000D4EBA" w:rsidDel="00832E7E">
          <w:delText>).</w:delText>
        </w:r>
        <w:bookmarkStart w:id="8464" w:name="_Toc369528884"/>
        <w:bookmarkStart w:id="8465" w:name="_Toc369530911"/>
        <w:bookmarkStart w:id="8466" w:name="_Toc369593109"/>
        <w:bookmarkEnd w:id="8464"/>
        <w:bookmarkEnd w:id="8465"/>
        <w:bookmarkEnd w:id="8466"/>
      </w:del>
    </w:p>
    <w:p w:rsidR="000D4EBA" w:rsidRPr="000D4EBA" w:rsidDel="00832E7E" w:rsidRDefault="00E21426" w:rsidP="000D4EBA">
      <w:pPr>
        <w:jc w:val="center"/>
        <w:rPr>
          <w:del w:id="8467" w:author="paulac" w:date="2013-10-11T17:34:00Z"/>
        </w:rPr>
      </w:pPr>
      <w:del w:id="8468" w:author="paulac" w:date="2013-10-11T17:34:00Z">
        <w:r>
          <w:rPr>
            <w:noProof/>
            <w:lang w:val="es-ES" w:eastAsia="es-ES"/>
            <w:rPrChange w:id="8469" w:author="Unknown">
              <w:rPr>
                <w:rFonts w:asciiTheme="majorHAnsi" w:eastAsiaTheme="majorEastAsia" w:hAnsiTheme="majorHAnsi" w:cstheme="majorBidi"/>
                <w:b/>
                <w:bCs/>
                <w:noProof/>
                <w:color w:val="0000FF" w:themeColor="hyperlink"/>
                <w:sz w:val="26"/>
                <w:szCs w:val="26"/>
                <w:u w:val="single"/>
                <w:lang w:val="es-ES" w:eastAsia="es-ES"/>
              </w:rPr>
            </w:rPrChange>
          </w:rPr>
          <w:drawing>
            <wp:inline distT="0" distB="0" distL="0" distR="0">
              <wp:extent cx="4854575" cy="1920759"/>
              <wp:effectExtent l="19050" t="0" r="3175" b="0"/>
              <wp:docPr id="131" name="Imagen 198" descr="C:\Documents and Settings\joanga\Escritorio\heliu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C:\Documents and Settings\joanga\Escritorio\helium.JPG"/>
                      <pic:cNvPicPr>
                        <a:picLocks noChangeAspect="1" noChangeArrowheads="1"/>
                      </pic:cNvPicPr>
                    </pic:nvPicPr>
                    <pic:blipFill>
                      <a:blip r:embed="rId112" cstate="print"/>
                      <a:stretch>
                        <a:fillRect/>
                      </a:stretch>
                    </pic:blipFill>
                    <pic:spPr bwMode="auto">
                      <a:xfrm>
                        <a:off x="0" y="0"/>
                        <a:ext cx="4861962" cy="1923682"/>
                      </a:xfrm>
                      <a:prstGeom prst="rect">
                        <a:avLst/>
                      </a:prstGeom>
                      <a:noFill/>
                      <a:ln w="9525">
                        <a:noFill/>
                        <a:miter lim="800000"/>
                        <a:headEnd/>
                        <a:tailEnd/>
                      </a:ln>
                    </pic:spPr>
                  </pic:pic>
                </a:graphicData>
              </a:graphic>
            </wp:inline>
          </w:drawing>
        </w:r>
        <w:bookmarkStart w:id="8470" w:name="_Toc369528885"/>
        <w:bookmarkStart w:id="8471" w:name="_Toc369530912"/>
        <w:bookmarkStart w:id="8472" w:name="_Toc369593110"/>
        <w:bookmarkEnd w:id="8470"/>
        <w:bookmarkEnd w:id="8471"/>
        <w:bookmarkEnd w:id="8472"/>
      </w:del>
    </w:p>
    <w:p w:rsidR="000D4EBA" w:rsidRPr="000D4EBA" w:rsidDel="00832E7E" w:rsidRDefault="000D4EBA" w:rsidP="000D4EBA">
      <w:pPr>
        <w:jc w:val="center"/>
        <w:rPr>
          <w:del w:id="8473" w:author="paulac" w:date="2013-10-11T17:34:00Z"/>
          <w:bCs/>
          <w:i/>
        </w:rPr>
      </w:pPr>
      <w:bookmarkStart w:id="8474" w:name="_Ref260129693"/>
      <w:del w:id="8475" w:author="paulac" w:date="2013-10-11T17:34:00Z">
        <w:r w:rsidRPr="000D4EBA" w:rsidDel="00832E7E">
          <w:rPr>
            <w:bCs/>
            <w:i/>
          </w:rPr>
          <w:delText xml:space="preserve">Figura </w:delText>
        </w:r>
        <w:r w:rsidR="000D0864" w:rsidRPr="000D0864" w:rsidDel="00832E7E">
          <w:rPr>
            <w:bCs/>
            <w:i/>
          </w:rPr>
          <w:fldChar w:fldCharType="begin"/>
        </w:r>
        <w:r w:rsidRPr="000D4EBA" w:rsidDel="00832E7E">
          <w:rPr>
            <w:bCs/>
            <w:i/>
          </w:rPr>
          <w:delInstrText xml:space="preserve"> SEQ Figura \* ARABIC </w:delInstrText>
        </w:r>
        <w:r w:rsidR="000D0864" w:rsidRPr="000D0864" w:rsidDel="00832E7E">
          <w:rPr>
            <w:bCs/>
            <w:i/>
          </w:rPr>
          <w:fldChar w:fldCharType="separate"/>
        </w:r>
      </w:del>
      <w:ins w:id="8476" w:author="sion" w:date="2013-09-19T17:54:00Z">
        <w:del w:id="8477" w:author="paulac" w:date="2013-10-10T13:09:00Z">
          <w:r w:rsidR="008D6167" w:rsidDel="00EF3840">
            <w:rPr>
              <w:bCs/>
              <w:i/>
              <w:noProof/>
            </w:rPr>
            <w:delText>52</w:delText>
          </w:r>
        </w:del>
      </w:ins>
      <w:del w:id="8478" w:author="paulac" w:date="2013-10-10T13:09:00Z">
        <w:r w:rsidR="00C6521E" w:rsidDel="00EF3840">
          <w:rPr>
            <w:bCs/>
            <w:i/>
            <w:noProof/>
          </w:rPr>
          <w:delText>46</w:delText>
        </w:r>
      </w:del>
      <w:del w:id="8479" w:author="paulac" w:date="2013-10-11T17:34:00Z">
        <w:r w:rsidR="000D0864" w:rsidRPr="000D4EBA" w:rsidDel="00832E7E">
          <w:fldChar w:fldCharType="end"/>
        </w:r>
        <w:bookmarkEnd w:id="8474"/>
        <w:r w:rsidRPr="000D4EBA" w:rsidDel="00832E7E">
          <w:rPr>
            <w:bCs/>
            <w:i/>
          </w:rPr>
          <w:delText>. Pantalla de visualització de</w:delText>
        </w:r>
        <w:r w:rsidDel="00832E7E">
          <w:rPr>
            <w:bCs/>
            <w:i/>
          </w:rPr>
          <w:delText>ls dominis</w:delText>
        </w:r>
        <w:r w:rsidRPr="000D4EBA" w:rsidDel="00832E7E">
          <w:rPr>
            <w:bCs/>
            <w:i/>
          </w:rPr>
          <w:delText>.</w:delText>
        </w:r>
        <w:bookmarkStart w:id="8480" w:name="_Toc369528886"/>
        <w:bookmarkStart w:id="8481" w:name="_Toc369530913"/>
        <w:bookmarkStart w:id="8482" w:name="_Toc369593111"/>
        <w:bookmarkEnd w:id="8480"/>
        <w:bookmarkEnd w:id="8481"/>
        <w:bookmarkEnd w:id="8482"/>
      </w:del>
    </w:p>
    <w:p w:rsidR="000D4EBA" w:rsidRPr="000D4EBA" w:rsidDel="00832E7E" w:rsidRDefault="000D4EBA" w:rsidP="000D4EBA">
      <w:pPr>
        <w:rPr>
          <w:del w:id="8483" w:author="paulac" w:date="2013-10-11T17:34:00Z"/>
        </w:rPr>
      </w:pPr>
      <w:del w:id="8484" w:author="paulac" w:date="2013-10-11T17:34:00Z">
        <w:r w:rsidRPr="000D4EBA" w:rsidDel="00832E7E">
          <w:delText>Per a inserir un</w:delText>
        </w:r>
        <w:r w:rsidR="00C017F7" w:rsidDel="00832E7E">
          <w:delText xml:space="preserve"> nou domini</w:delText>
        </w:r>
        <w:r w:rsidRPr="000D4EBA" w:rsidDel="00832E7E">
          <w:delText xml:space="preserve"> hem de fer clic damunt el botó “No</w:delText>
        </w:r>
        <w:r w:rsidR="00C017F7" w:rsidDel="00832E7E">
          <w:delText>u domini</w:delText>
        </w:r>
        <w:r w:rsidRPr="000D4EBA" w:rsidDel="00832E7E">
          <w:delText>” i per modificar-ne un he</w:delText>
        </w:r>
        <w:r w:rsidR="00C017F7" w:rsidDel="00832E7E">
          <w:delText>m de fer clic damunt el codi del domini</w:delText>
        </w:r>
        <w:r w:rsidRPr="000D4EBA" w:rsidDel="00832E7E">
          <w:delText>. En qualsevol d’ambdós casos, ens sortirà un formulari que haurem d’emplenar (Veure</w:delText>
        </w:r>
        <w:r w:rsidR="00C017F7" w:rsidDel="00832E7E">
          <w:delText xml:space="preserve"> </w:delText>
        </w:r>
        <w:r w:rsidR="000D0864" w:rsidDel="00832E7E">
          <w:fldChar w:fldCharType="begin"/>
        </w:r>
        <w:r w:rsidR="00C017F7" w:rsidDel="00832E7E">
          <w:delInstrText xml:space="preserve"> REF _Ref260129921 \h </w:delInstrText>
        </w:r>
        <w:r w:rsidR="000D0864" w:rsidDel="00832E7E">
          <w:fldChar w:fldCharType="separate"/>
        </w:r>
      </w:del>
      <w:del w:id="8485" w:author="paulac" w:date="2013-10-10T13:09:00Z">
        <w:r w:rsidR="00C6521E" w:rsidRPr="000D4EBA" w:rsidDel="00EF3840">
          <w:rPr>
            <w:bCs/>
            <w:i/>
          </w:rPr>
          <w:delText xml:space="preserve">Figura </w:delText>
        </w:r>
        <w:r w:rsidR="00C6521E" w:rsidDel="00EF3840">
          <w:rPr>
            <w:bCs/>
            <w:i/>
            <w:noProof/>
          </w:rPr>
          <w:delText>47</w:delText>
        </w:r>
      </w:del>
      <w:del w:id="8486" w:author="paulac" w:date="2013-10-11T17:34:00Z">
        <w:r w:rsidR="000D0864" w:rsidDel="00832E7E">
          <w:fldChar w:fldCharType="end"/>
        </w:r>
        <w:r w:rsidRPr="000D4EBA" w:rsidDel="00832E7E">
          <w:delText>).</w:delText>
        </w:r>
        <w:bookmarkStart w:id="8487" w:name="_Toc369528887"/>
        <w:bookmarkStart w:id="8488" w:name="_Toc369530914"/>
        <w:bookmarkStart w:id="8489" w:name="_Toc369593112"/>
        <w:bookmarkEnd w:id="8487"/>
        <w:bookmarkEnd w:id="8488"/>
        <w:bookmarkEnd w:id="8489"/>
      </w:del>
    </w:p>
    <w:p w:rsidR="000D4EBA" w:rsidRPr="000D4EBA" w:rsidDel="00832E7E" w:rsidRDefault="00E21426" w:rsidP="000D4EBA">
      <w:pPr>
        <w:rPr>
          <w:del w:id="8490" w:author="paulac" w:date="2013-10-11T17:34:00Z"/>
        </w:rPr>
      </w:pPr>
      <w:del w:id="8491" w:author="paulac" w:date="2013-10-11T17:34:00Z">
        <w:r>
          <w:rPr>
            <w:noProof/>
            <w:lang w:val="es-ES" w:eastAsia="es-ES"/>
            <w:rPrChange w:id="8492" w:author="Unknown">
              <w:rPr>
                <w:rFonts w:asciiTheme="majorHAnsi" w:eastAsiaTheme="majorEastAsia" w:hAnsiTheme="majorHAnsi" w:cstheme="majorBidi"/>
                <w:b/>
                <w:bCs/>
                <w:noProof/>
                <w:color w:val="0000FF" w:themeColor="hyperlink"/>
                <w:sz w:val="26"/>
                <w:szCs w:val="26"/>
                <w:u w:val="single"/>
                <w:lang w:val="es-ES" w:eastAsia="es-ES"/>
              </w:rPr>
            </w:rPrChange>
          </w:rPr>
          <w:drawing>
            <wp:inline distT="0" distB="0" distL="0" distR="0">
              <wp:extent cx="5650078" cy="5286375"/>
              <wp:effectExtent l="19050" t="0" r="7772" b="0"/>
              <wp:docPr id="132" name="Imagen 200" descr="C:\Documents and Settings\joanga\Escritorio\heliu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descr="C:\Documents and Settings\joanga\Escritorio\helium.JPG"/>
                      <pic:cNvPicPr>
                        <a:picLocks noChangeAspect="1" noChangeArrowheads="1"/>
                      </pic:cNvPicPr>
                    </pic:nvPicPr>
                    <pic:blipFill>
                      <a:blip r:embed="rId113" cstate="print"/>
                      <a:stretch>
                        <a:fillRect/>
                      </a:stretch>
                    </pic:blipFill>
                    <pic:spPr bwMode="auto">
                      <a:xfrm>
                        <a:off x="0" y="0"/>
                        <a:ext cx="5652816" cy="5288937"/>
                      </a:xfrm>
                      <a:prstGeom prst="rect">
                        <a:avLst/>
                      </a:prstGeom>
                      <a:noFill/>
                      <a:ln w="9525">
                        <a:noFill/>
                        <a:miter lim="800000"/>
                        <a:headEnd/>
                        <a:tailEnd/>
                      </a:ln>
                    </pic:spPr>
                  </pic:pic>
                </a:graphicData>
              </a:graphic>
            </wp:inline>
          </w:drawing>
        </w:r>
        <w:bookmarkStart w:id="8493" w:name="_Toc369528888"/>
        <w:bookmarkStart w:id="8494" w:name="_Toc369530915"/>
        <w:bookmarkStart w:id="8495" w:name="_Toc369593113"/>
        <w:bookmarkEnd w:id="8493"/>
        <w:bookmarkEnd w:id="8494"/>
        <w:bookmarkEnd w:id="8495"/>
      </w:del>
    </w:p>
    <w:p w:rsidR="000D4EBA" w:rsidRPr="000D4EBA" w:rsidDel="00832E7E" w:rsidRDefault="000D4EBA" w:rsidP="00C017F7">
      <w:pPr>
        <w:jc w:val="center"/>
        <w:rPr>
          <w:del w:id="8496" w:author="paulac" w:date="2013-10-11T17:34:00Z"/>
          <w:bCs/>
          <w:i/>
        </w:rPr>
      </w:pPr>
      <w:bookmarkStart w:id="8497" w:name="_Ref260129921"/>
      <w:del w:id="8498" w:author="paulac" w:date="2013-10-11T17:34:00Z">
        <w:r w:rsidRPr="000D4EBA" w:rsidDel="00832E7E">
          <w:rPr>
            <w:bCs/>
            <w:i/>
          </w:rPr>
          <w:delText xml:space="preserve">Figura </w:delText>
        </w:r>
        <w:r w:rsidR="000D0864" w:rsidRPr="000D0864" w:rsidDel="00832E7E">
          <w:rPr>
            <w:bCs/>
            <w:i/>
          </w:rPr>
          <w:fldChar w:fldCharType="begin"/>
        </w:r>
        <w:r w:rsidRPr="000D4EBA" w:rsidDel="00832E7E">
          <w:rPr>
            <w:bCs/>
            <w:i/>
          </w:rPr>
          <w:delInstrText xml:space="preserve"> SEQ Figura \* ARABIC </w:delInstrText>
        </w:r>
        <w:r w:rsidR="000D0864" w:rsidRPr="000D0864" w:rsidDel="00832E7E">
          <w:rPr>
            <w:bCs/>
            <w:i/>
          </w:rPr>
          <w:fldChar w:fldCharType="separate"/>
        </w:r>
      </w:del>
      <w:ins w:id="8499" w:author="sion" w:date="2013-09-19T17:54:00Z">
        <w:del w:id="8500" w:author="paulac" w:date="2013-10-10T13:09:00Z">
          <w:r w:rsidR="008D6167" w:rsidDel="00EF3840">
            <w:rPr>
              <w:bCs/>
              <w:i/>
              <w:noProof/>
            </w:rPr>
            <w:delText>53</w:delText>
          </w:r>
        </w:del>
      </w:ins>
      <w:del w:id="8501" w:author="paulac" w:date="2013-10-10T13:09:00Z">
        <w:r w:rsidR="00C6521E" w:rsidDel="00EF3840">
          <w:rPr>
            <w:bCs/>
            <w:i/>
            <w:noProof/>
          </w:rPr>
          <w:delText>47</w:delText>
        </w:r>
      </w:del>
      <w:del w:id="8502" w:author="paulac" w:date="2013-10-11T17:34:00Z">
        <w:r w:rsidR="000D0864" w:rsidRPr="000D4EBA" w:rsidDel="00832E7E">
          <w:fldChar w:fldCharType="end"/>
        </w:r>
        <w:bookmarkEnd w:id="8497"/>
        <w:r w:rsidRPr="000D4EBA" w:rsidDel="00832E7E">
          <w:rPr>
            <w:bCs/>
            <w:i/>
          </w:rPr>
          <w:delText>. Formulari per a inserir o modificar un</w:delText>
        </w:r>
        <w:r w:rsidR="00C017F7" w:rsidDel="00832E7E">
          <w:rPr>
            <w:bCs/>
            <w:i/>
          </w:rPr>
          <w:delText xml:space="preserve"> domini</w:delText>
        </w:r>
        <w:r w:rsidRPr="000D4EBA" w:rsidDel="00832E7E">
          <w:rPr>
            <w:bCs/>
            <w:i/>
          </w:rPr>
          <w:delText>.</w:delText>
        </w:r>
        <w:bookmarkStart w:id="8503" w:name="_Toc369528889"/>
        <w:bookmarkStart w:id="8504" w:name="_Toc369530916"/>
        <w:bookmarkStart w:id="8505" w:name="_Toc369593114"/>
        <w:bookmarkEnd w:id="8503"/>
        <w:bookmarkEnd w:id="8504"/>
        <w:bookmarkEnd w:id="8505"/>
      </w:del>
    </w:p>
    <w:p w:rsidR="000D4EBA" w:rsidRPr="000D4EBA" w:rsidDel="00832E7E" w:rsidRDefault="000D4EBA" w:rsidP="000D4EBA">
      <w:pPr>
        <w:rPr>
          <w:del w:id="8506" w:author="paulac" w:date="2013-10-11T17:34:00Z"/>
        </w:rPr>
      </w:pPr>
      <w:del w:id="8507" w:author="paulac" w:date="2013-10-11T17:34:00Z">
        <w:r w:rsidRPr="000D4EBA" w:rsidDel="00832E7E">
          <w:delText>Camps del formulari:</w:delText>
        </w:r>
        <w:bookmarkStart w:id="8508" w:name="_Toc369528890"/>
        <w:bookmarkStart w:id="8509" w:name="_Toc369530917"/>
        <w:bookmarkStart w:id="8510" w:name="_Toc369593115"/>
        <w:bookmarkEnd w:id="8508"/>
        <w:bookmarkEnd w:id="8509"/>
        <w:bookmarkEnd w:id="8510"/>
      </w:del>
    </w:p>
    <w:p w:rsidR="000D4EBA" w:rsidRPr="000D4EBA" w:rsidDel="00832E7E" w:rsidRDefault="000D4EBA" w:rsidP="00753AA4">
      <w:pPr>
        <w:numPr>
          <w:ilvl w:val="0"/>
          <w:numId w:val="2"/>
        </w:numPr>
        <w:rPr>
          <w:del w:id="8511" w:author="paulac" w:date="2013-10-11T17:34:00Z"/>
        </w:rPr>
      </w:pPr>
      <w:del w:id="8512" w:author="paulac" w:date="2013-10-11T17:34:00Z">
        <w:r w:rsidRPr="000D4EBA" w:rsidDel="00832E7E">
          <w:rPr>
            <w:b/>
          </w:rPr>
          <w:delText>Codi</w:delText>
        </w:r>
        <w:r w:rsidRPr="000D4EBA" w:rsidDel="00832E7E">
          <w:delText>: codi identificatiu ún</w:delText>
        </w:r>
        <w:r w:rsidR="00C017F7" w:rsidDel="00832E7E">
          <w:delText>ic del domini</w:delText>
        </w:r>
        <w:r w:rsidRPr="000D4EBA" w:rsidDel="00832E7E">
          <w:delText>.</w:delText>
        </w:r>
        <w:bookmarkStart w:id="8513" w:name="_Toc369528891"/>
        <w:bookmarkStart w:id="8514" w:name="_Toc369530918"/>
        <w:bookmarkStart w:id="8515" w:name="_Toc369593116"/>
        <w:bookmarkEnd w:id="8513"/>
        <w:bookmarkEnd w:id="8514"/>
        <w:bookmarkEnd w:id="8515"/>
      </w:del>
    </w:p>
    <w:p w:rsidR="000D4EBA" w:rsidRPr="000D4EBA" w:rsidDel="00832E7E" w:rsidRDefault="00C017F7" w:rsidP="00753AA4">
      <w:pPr>
        <w:numPr>
          <w:ilvl w:val="0"/>
          <w:numId w:val="2"/>
        </w:numPr>
        <w:rPr>
          <w:del w:id="8516" w:author="paulac" w:date="2013-10-11T17:34:00Z"/>
        </w:rPr>
      </w:pPr>
      <w:del w:id="8517" w:author="paulac" w:date="2013-10-11T17:34:00Z">
        <w:r w:rsidDel="00832E7E">
          <w:rPr>
            <w:b/>
          </w:rPr>
          <w:delText>Nom</w:delText>
        </w:r>
        <w:r w:rsidDel="00832E7E">
          <w:delText>: nom descriptiu del domini</w:delText>
        </w:r>
        <w:r w:rsidR="000D4EBA" w:rsidRPr="000D4EBA" w:rsidDel="00832E7E">
          <w:delText>, serà el que aparegui al formulari.</w:delText>
        </w:r>
        <w:bookmarkStart w:id="8518" w:name="_Toc369528892"/>
        <w:bookmarkStart w:id="8519" w:name="_Toc369530919"/>
        <w:bookmarkStart w:id="8520" w:name="_Toc369593117"/>
        <w:bookmarkEnd w:id="8518"/>
        <w:bookmarkEnd w:id="8519"/>
        <w:bookmarkEnd w:id="8520"/>
      </w:del>
    </w:p>
    <w:p w:rsidR="000D4EBA" w:rsidDel="00832E7E" w:rsidRDefault="00C017F7" w:rsidP="00753AA4">
      <w:pPr>
        <w:numPr>
          <w:ilvl w:val="0"/>
          <w:numId w:val="2"/>
        </w:numPr>
        <w:rPr>
          <w:del w:id="8521" w:author="paulac" w:date="2013-10-11T17:34:00Z"/>
        </w:rPr>
      </w:pPr>
      <w:del w:id="8522" w:author="paulac" w:date="2013-10-11T17:34:00Z">
        <w:r w:rsidDel="00832E7E">
          <w:rPr>
            <w:b/>
          </w:rPr>
          <w:delText>Tipus</w:delText>
        </w:r>
        <w:r w:rsidR="000D4EBA" w:rsidRPr="000D4EBA" w:rsidDel="00832E7E">
          <w:delText xml:space="preserve">: </w:delText>
        </w:r>
        <w:r w:rsidDel="00832E7E">
          <w:delText>tipus de consulta</w:delText>
        </w:r>
        <w:r w:rsidR="000D4EBA" w:rsidRPr="000D4EBA" w:rsidDel="00832E7E">
          <w:delText>.</w:delText>
        </w:r>
        <w:r w:rsidDel="00832E7E">
          <w:delText xml:space="preserve"> Pot ser o bé una consulta SQL (CONSULTA_SQL) o bé una consulta a un Web Service (CONSULTA_WS).</w:delText>
        </w:r>
        <w:bookmarkStart w:id="8523" w:name="_Toc369528893"/>
        <w:bookmarkStart w:id="8524" w:name="_Toc369530920"/>
        <w:bookmarkStart w:id="8525" w:name="_Toc369593118"/>
        <w:bookmarkEnd w:id="8523"/>
        <w:bookmarkEnd w:id="8524"/>
        <w:bookmarkEnd w:id="8525"/>
      </w:del>
    </w:p>
    <w:p w:rsidR="00C017F7" w:rsidDel="00832E7E" w:rsidRDefault="00C017F7" w:rsidP="00753AA4">
      <w:pPr>
        <w:numPr>
          <w:ilvl w:val="0"/>
          <w:numId w:val="2"/>
        </w:numPr>
        <w:rPr>
          <w:del w:id="8526" w:author="paulac" w:date="2013-10-11T17:34:00Z"/>
        </w:rPr>
      </w:pPr>
      <w:del w:id="8527" w:author="paulac" w:date="2013-10-11T17:34:00Z">
        <w:r w:rsidDel="00832E7E">
          <w:rPr>
            <w:b/>
          </w:rPr>
          <w:delText>Descripció</w:delText>
        </w:r>
        <w:r w:rsidRPr="00C017F7" w:rsidDel="00832E7E">
          <w:delText>:</w:delText>
        </w:r>
        <w:r w:rsidDel="00832E7E">
          <w:delText xml:space="preserve"> descripció de la consulta.</w:delText>
        </w:r>
        <w:bookmarkStart w:id="8528" w:name="_Toc369528894"/>
        <w:bookmarkStart w:id="8529" w:name="_Toc369530921"/>
        <w:bookmarkStart w:id="8530" w:name="_Toc369593119"/>
        <w:bookmarkEnd w:id="8528"/>
        <w:bookmarkEnd w:id="8529"/>
        <w:bookmarkEnd w:id="8530"/>
      </w:del>
    </w:p>
    <w:p w:rsidR="00C017F7" w:rsidDel="00832E7E" w:rsidRDefault="00C017F7" w:rsidP="00753AA4">
      <w:pPr>
        <w:numPr>
          <w:ilvl w:val="0"/>
          <w:numId w:val="2"/>
        </w:numPr>
        <w:rPr>
          <w:del w:id="8531" w:author="paulac" w:date="2013-10-11T17:34:00Z"/>
        </w:rPr>
      </w:pPr>
      <w:del w:id="8532" w:author="paulac" w:date="2013-10-11T17:34:00Z">
        <w:r w:rsidDel="00832E7E">
          <w:rPr>
            <w:b/>
          </w:rPr>
          <w:delText>URL</w:delText>
        </w:r>
        <w:r w:rsidDel="00832E7E">
          <w:delText>: si el tipus de consulta és de tipus Web Service s’ha d’emplenar aquest camp amb la URL que apunta al servei.</w:delText>
        </w:r>
        <w:bookmarkStart w:id="8533" w:name="_Toc369528895"/>
        <w:bookmarkStart w:id="8534" w:name="_Toc369530922"/>
        <w:bookmarkStart w:id="8535" w:name="_Toc369593120"/>
        <w:bookmarkEnd w:id="8533"/>
        <w:bookmarkEnd w:id="8534"/>
        <w:bookmarkEnd w:id="8535"/>
      </w:del>
    </w:p>
    <w:p w:rsidR="00C017F7" w:rsidDel="00832E7E" w:rsidRDefault="00C017F7" w:rsidP="00753AA4">
      <w:pPr>
        <w:numPr>
          <w:ilvl w:val="0"/>
          <w:numId w:val="2"/>
        </w:numPr>
        <w:rPr>
          <w:del w:id="8536" w:author="paulac" w:date="2013-10-11T17:34:00Z"/>
        </w:rPr>
      </w:pPr>
      <w:del w:id="8537" w:author="paulac" w:date="2013-10-11T17:34:00Z">
        <w:r w:rsidDel="00832E7E">
          <w:rPr>
            <w:b/>
          </w:rPr>
          <w:delText>JNDI del datasource</w:delText>
        </w:r>
        <w:r w:rsidRPr="00C017F7" w:rsidDel="00832E7E">
          <w:delText>:</w:delText>
        </w:r>
        <w:r w:rsidDel="00832E7E">
          <w:delText xml:space="preserve"> si la consulta és de tipus SQL s’ha d’emplenar aquest camp amb el JNDI del datasource.</w:delText>
        </w:r>
        <w:bookmarkStart w:id="8538" w:name="_Toc369528896"/>
        <w:bookmarkStart w:id="8539" w:name="_Toc369530923"/>
        <w:bookmarkStart w:id="8540" w:name="_Toc369593121"/>
        <w:bookmarkEnd w:id="8538"/>
        <w:bookmarkEnd w:id="8539"/>
        <w:bookmarkEnd w:id="8540"/>
      </w:del>
    </w:p>
    <w:p w:rsidR="00C017F7" w:rsidRPr="000D4EBA" w:rsidDel="00832E7E" w:rsidRDefault="00C017F7" w:rsidP="00753AA4">
      <w:pPr>
        <w:numPr>
          <w:ilvl w:val="0"/>
          <w:numId w:val="2"/>
        </w:numPr>
        <w:rPr>
          <w:del w:id="8541" w:author="paulac" w:date="2013-10-11T17:34:00Z"/>
        </w:rPr>
      </w:pPr>
      <w:del w:id="8542" w:author="paulac" w:date="2013-10-11T17:34:00Z">
        <w:r w:rsidDel="00832E7E">
          <w:rPr>
            <w:b/>
          </w:rPr>
          <w:delText>SQL</w:delText>
        </w:r>
        <w:r w:rsidRPr="00C017F7" w:rsidDel="00832E7E">
          <w:delText>:</w:delText>
        </w:r>
        <w:r w:rsidDel="00832E7E">
          <w:delText xml:space="preserve"> si la consulta és de tipus SQL aquí hi anirà la consulta SQL corresponent. La consulta pot ser qualsevol i l’única restricció que té és que la consulta ha de tenir dues columnes: la primera amb el codi del camp i la segona amb el valor.</w:delText>
        </w:r>
        <w:bookmarkStart w:id="8543" w:name="_Toc369528897"/>
        <w:bookmarkStart w:id="8544" w:name="_Toc369530924"/>
        <w:bookmarkStart w:id="8545" w:name="_Toc369593122"/>
        <w:bookmarkEnd w:id="8543"/>
        <w:bookmarkEnd w:id="8544"/>
        <w:bookmarkEnd w:id="8545"/>
      </w:del>
    </w:p>
    <w:p w:rsidR="000D4EBA" w:rsidRPr="000D4EBA" w:rsidDel="00832E7E" w:rsidRDefault="000D4EBA" w:rsidP="000D4EBA">
      <w:pPr>
        <w:rPr>
          <w:del w:id="8546" w:author="paulac" w:date="2013-10-11T17:34:00Z"/>
        </w:rPr>
      </w:pPr>
      <w:del w:id="8547" w:author="paulac" w:date="2013-10-11T17:34:00Z">
        <w:r w:rsidRPr="000D4EBA" w:rsidDel="00832E7E">
          <w:delText>Per a esborrar un</w:delText>
        </w:r>
        <w:r w:rsidR="00A467DE" w:rsidDel="00832E7E">
          <w:delText xml:space="preserve"> domini </w:delText>
        </w:r>
        <w:r w:rsidRPr="000D4EBA" w:rsidDel="00832E7E">
          <w:delText>cal fer clic damunt la creu vermella (Veure</w:delText>
        </w:r>
        <w:r w:rsidR="00AB75FC" w:rsidDel="00832E7E">
          <w:delText xml:space="preserve"> </w:delText>
        </w:r>
        <w:r w:rsidR="000D0864" w:rsidDel="00832E7E">
          <w:rPr>
            <w:i/>
          </w:rPr>
          <w:fldChar w:fldCharType="begin"/>
        </w:r>
        <w:r w:rsidR="00AB75FC" w:rsidDel="00832E7E">
          <w:delInstrText xml:space="preserve"> REF _Ref260129693 \h </w:delInstrText>
        </w:r>
        <w:r w:rsidR="000D0864" w:rsidDel="00832E7E">
          <w:rPr>
            <w:i/>
          </w:rPr>
        </w:r>
        <w:r w:rsidR="000D0864" w:rsidDel="00832E7E">
          <w:rPr>
            <w:i/>
          </w:rPr>
          <w:fldChar w:fldCharType="separate"/>
        </w:r>
      </w:del>
      <w:del w:id="8548" w:author="paulac" w:date="2013-10-10T13:09:00Z">
        <w:r w:rsidR="00C6521E" w:rsidRPr="000D4EBA" w:rsidDel="00EF3840">
          <w:rPr>
            <w:bCs/>
            <w:i/>
          </w:rPr>
          <w:delText xml:space="preserve">Figura </w:delText>
        </w:r>
        <w:r w:rsidR="00C6521E" w:rsidDel="00EF3840">
          <w:rPr>
            <w:bCs/>
            <w:i/>
            <w:noProof/>
          </w:rPr>
          <w:delText>46</w:delText>
        </w:r>
      </w:del>
      <w:del w:id="8549" w:author="paulac" w:date="2013-10-11T17:34:00Z">
        <w:r w:rsidR="000D0864" w:rsidDel="00832E7E">
          <w:rPr>
            <w:i/>
          </w:rPr>
          <w:fldChar w:fldCharType="end"/>
        </w:r>
        <w:r w:rsidRPr="000D4EBA" w:rsidDel="00832E7E">
          <w:delText xml:space="preserve">). Aleshores, Helium ens demanarà si estam segurs d’eliminar el </w:delText>
        </w:r>
        <w:r w:rsidR="00AB75FC" w:rsidDel="00832E7E">
          <w:delText>domini</w:delText>
        </w:r>
        <w:r w:rsidRPr="000D4EBA" w:rsidDel="00832E7E">
          <w:delText xml:space="preserve"> (ja que és una acció irreversible). Si és així, premem en acceptar i s’esborrarà el </w:delText>
        </w:r>
        <w:r w:rsidR="00AB75FC" w:rsidDel="00832E7E">
          <w:delText>domini</w:delText>
        </w:r>
        <w:r w:rsidRPr="000D4EBA" w:rsidDel="00832E7E">
          <w:delText>.</w:delText>
        </w:r>
        <w:bookmarkStart w:id="8550" w:name="_Toc369528898"/>
        <w:bookmarkStart w:id="8551" w:name="_Toc369530925"/>
        <w:bookmarkStart w:id="8552" w:name="_Toc369593123"/>
        <w:bookmarkEnd w:id="8550"/>
        <w:bookmarkEnd w:id="8551"/>
        <w:bookmarkEnd w:id="8552"/>
      </w:del>
    </w:p>
    <w:p w:rsidR="00484EFD" w:rsidRDefault="00484EFD" w:rsidP="00484EFD">
      <w:pPr>
        <w:pStyle w:val="Ttol2"/>
      </w:pPr>
      <w:bookmarkStart w:id="8553" w:name="_Toc369593124"/>
      <w:r>
        <w:t>Consultes</w:t>
      </w:r>
      <w:ins w:id="8554" w:author="paulac" w:date="2013-10-14T15:05:00Z">
        <w:r w:rsidR="00AA4958">
          <w:t xml:space="preserve"> per tipus</w:t>
        </w:r>
      </w:ins>
      <w:bookmarkEnd w:id="8553"/>
    </w:p>
    <w:p w:rsidR="00151204" w:rsidRPr="00151204" w:rsidRDefault="00151204" w:rsidP="00151204">
      <w:r w:rsidRPr="00151204">
        <w:t xml:space="preserve">Per a configurar les </w:t>
      </w:r>
      <w:r>
        <w:t>consultes</w:t>
      </w:r>
      <w:r w:rsidRPr="00151204">
        <w:t xml:space="preserve"> i posteriorment poder-les emprar, hem d’anar a l’opció “Disseny → </w:t>
      </w:r>
      <w:r>
        <w:t>Consultes</w:t>
      </w:r>
      <w:r w:rsidRPr="00151204">
        <w:t xml:space="preserve">”. Una vegada allà, ens apareixeran un llistat amb les </w:t>
      </w:r>
      <w:r>
        <w:t>consultes</w:t>
      </w:r>
      <w:r w:rsidRPr="00151204">
        <w:t xml:space="preserve"> que tenim inserides, així com la possibilitat d’inserir-ne de noves, modificar les que hi ha o eliminar-les</w:t>
      </w:r>
      <w:del w:id="8555" w:author="paulac" w:date="2013-10-14T15:34:00Z">
        <w:r w:rsidRPr="00151204" w:rsidDel="00726D47">
          <w:delText xml:space="preserve"> (Veure</w:delText>
        </w:r>
        <w:r w:rsidR="006C2AAA" w:rsidDel="00726D47">
          <w:delText xml:space="preserve"> </w:delText>
        </w:r>
        <w:r w:rsidR="000D0864" w:rsidDel="00726D47">
          <w:fldChar w:fldCharType="begin"/>
        </w:r>
        <w:r w:rsidR="006C2AAA" w:rsidDel="00726D47">
          <w:delInstrText xml:space="preserve"> REF _Ref260131117 \h </w:delInstrText>
        </w:r>
        <w:r w:rsidR="000D0864" w:rsidDel="00726D47">
          <w:fldChar w:fldCharType="separate"/>
        </w:r>
      </w:del>
      <w:del w:id="8556" w:author="paulac" w:date="2013-10-10T13:09:00Z">
        <w:r w:rsidR="00C6521E" w:rsidRPr="00151204" w:rsidDel="00EF3840">
          <w:rPr>
            <w:bCs/>
            <w:i/>
          </w:rPr>
          <w:delText xml:space="preserve">Figura </w:delText>
        </w:r>
        <w:r w:rsidR="00C6521E" w:rsidDel="00EF3840">
          <w:rPr>
            <w:bCs/>
            <w:i/>
            <w:noProof/>
          </w:rPr>
          <w:delText>48</w:delText>
        </w:r>
      </w:del>
      <w:del w:id="8557" w:author="paulac" w:date="2013-10-14T15:34:00Z">
        <w:r w:rsidR="000D0864" w:rsidDel="00726D47">
          <w:fldChar w:fldCharType="end"/>
        </w:r>
        <w:r w:rsidRPr="00151204" w:rsidDel="00726D47">
          <w:delText>)</w:delText>
        </w:r>
      </w:del>
      <w:r w:rsidRPr="00151204">
        <w:t>.</w:t>
      </w:r>
    </w:p>
    <w:p w:rsidR="00151204" w:rsidRPr="00151204" w:rsidDel="00726D47" w:rsidRDefault="00E21426" w:rsidP="006C2AAA">
      <w:pPr>
        <w:jc w:val="center"/>
        <w:rPr>
          <w:del w:id="8558" w:author="paulac" w:date="2013-10-14T15:34:00Z"/>
        </w:rPr>
      </w:pPr>
      <w:del w:id="8559" w:author="paulac" w:date="2013-10-14T15:33:00Z">
        <w:r>
          <w:rPr>
            <w:noProof/>
            <w:lang w:val="es-ES" w:eastAsia="es-ES"/>
            <w:rPrChange w:id="8560" w:author="Unknown">
              <w:rPr>
                <w:rFonts w:asciiTheme="majorHAnsi" w:eastAsiaTheme="majorEastAsia" w:hAnsiTheme="majorHAnsi" w:cstheme="majorBidi"/>
                <w:b/>
                <w:bCs/>
                <w:noProof/>
                <w:color w:val="0000FF" w:themeColor="hyperlink"/>
                <w:sz w:val="26"/>
                <w:szCs w:val="26"/>
                <w:u w:val="single"/>
                <w:lang w:val="es-ES" w:eastAsia="es-ES"/>
              </w:rPr>
            </w:rPrChange>
          </w:rPr>
          <w:drawing>
            <wp:inline distT="0" distB="0" distL="0" distR="0">
              <wp:extent cx="5407592" cy="1933575"/>
              <wp:effectExtent l="19050" t="0" r="2608" b="0"/>
              <wp:docPr id="135" name="Imagen 198" descr="C:\Documents and Settings\joanga\Escritorio\heliu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C:\Documents and Settings\joanga\Escritorio\helium.JPG"/>
                      <pic:cNvPicPr>
                        <a:picLocks noChangeAspect="1" noChangeArrowheads="1"/>
                      </pic:cNvPicPr>
                    </pic:nvPicPr>
                    <pic:blipFill>
                      <a:blip r:embed="rId114" cstate="print"/>
                      <a:stretch>
                        <a:fillRect/>
                      </a:stretch>
                    </pic:blipFill>
                    <pic:spPr bwMode="auto">
                      <a:xfrm>
                        <a:off x="0" y="0"/>
                        <a:ext cx="5415867" cy="1936534"/>
                      </a:xfrm>
                      <a:prstGeom prst="rect">
                        <a:avLst/>
                      </a:prstGeom>
                      <a:noFill/>
                      <a:ln w="9525">
                        <a:noFill/>
                        <a:miter lim="800000"/>
                        <a:headEnd/>
                        <a:tailEnd/>
                      </a:ln>
                    </pic:spPr>
                  </pic:pic>
                </a:graphicData>
              </a:graphic>
            </wp:inline>
          </w:drawing>
        </w:r>
      </w:del>
    </w:p>
    <w:p w:rsidR="00151204" w:rsidRPr="00151204" w:rsidDel="00726D47" w:rsidRDefault="00151204" w:rsidP="006C2AAA">
      <w:pPr>
        <w:jc w:val="center"/>
        <w:rPr>
          <w:del w:id="8561" w:author="paulac" w:date="2013-10-14T15:34:00Z"/>
          <w:bCs/>
          <w:i/>
        </w:rPr>
      </w:pPr>
      <w:bookmarkStart w:id="8562" w:name="_Ref260131117"/>
      <w:del w:id="8563" w:author="paulac" w:date="2013-10-14T15:34:00Z">
        <w:r w:rsidRPr="00151204" w:rsidDel="00726D47">
          <w:rPr>
            <w:bCs/>
            <w:i/>
          </w:rPr>
          <w:delText xml:space="preserve">Figura </w:delText>
        </w:r>
        <w:r w:rsidR="000D0864" w:rsidRPr="000D0864" w:rsidDel="00726D47">
          <w:rPr>
            <w:bCs/>
            <w:i/>
          </w:rPr>
          <w:fldChar w:fldCharType="begin"/>
        </w:r>
        <w:r w:rsidRPr="00151204" w:rsidDel="00726D47">
          <w:rPr>
            <w:bCs/>
            <w:i/>
          </w:rPr>
          <w:delInstrText xml:space="preserve"> SEQ Figura \* ARABIC </w:delInstrText>
        </w:r>
        <w:r w:rsidR="000D0864" w:rsidRPr="000D0864" w:rsidDel="00726D47">
          <w:rPr>
            <w:bCs/>
            <w:i/>
          </w:rPr>
          <w:fldChar w:fldCharType="separate"/>
        </w:r>
      </w:del>
      <w:ins w:id="8564" w:author="sion" w:date="2013-09-19T17:54:00Z">
        <w:del w:id="8565" w:author="paulac" w:date="2013-10-10T13:09:00Z">
          <w:r w:rsidR="008D6167" w:rsidDel="00EF3840">
            <w:rPr>
              <w:bCs/>
              <w:i/>
              <w:noProof/>
            </w:rPr>
            <w:delText>54</w:delText>
          </w:r>
        </w:del>
      </w:ins>
      <w:del w:id="8566" w:author="paulac" w:date="2013-10-10T13:09:00Z">
        <w:r w:rsidR="00C6521E" w:rsidDel="00EF3840">
          <w:rPr>
            <w:bCs/>
            <w:i/>
            <w:noProof/>
          </w:rPr>
          <w:delText>48</w:delText>
        </w:r>
      </w:del>
      <w:del w:id="8567" w:author="paulac" w:date="2013-10-14T15:34:00Z">
        <w:r w:rsidR="000D0864" w:rsidRPr="00151204" w:rsidDel="00726D47">
          <w:fldChar w:fldCharType="end"/>
        </w:r>
        <w:bookmarkEnd w:id="8562"/>
        <w:r w:rsidRPr="00151204" w:rsidDel="00726D47">
          <w:rPr>
            <w:bCs/>
            <w:i/>
          </w:rPr>
          <w:delText xml:space="preserve">. Pantalla de visualització de les </w:delText>
        </w:r>
        <w:r w:rsidR="006C2AAA" w:rsidDel="00726D47">
          <w:rPr>
            <w:bCs/>
            <w:i/>
          </w:rPr>
          <w:delText>consultes</w:delText>
        </w:r>
        <w:r w:rsidRPr="00151204" w:rsidDel="00726D47">
          <w:rPr>
            <w:bCs/>
            <w:i/>
          </w:rPr>
          <w:delText>.</w:delText>
        </w:r>
      </w:del>
    </w:p>
    <w:p w:rsidR="006B47DD" w:rsidRDefault="006B47DD" w:rsidP="006B47DD">
      <w:pPr>
        <w:rPr>
          <w:ins w:id="8568" w:author="paulac" w:date="2013-10-14T15:13:00Z"/>
        </w:rPr>
      </w:pPr>
      <w:ins w:id="8569" w:author="paulac" w:date="2013-10-14T15:13:00Z">
        <w:r>
          <w:t>La gestió de consultes a nivell d’entorn segueix el mateix esquema que a nivell de tipus d’expedient</w:t>
        </w:r>
      </w:ins>
      <w:ins w:id="8570" w:author="paulac" w:date="2013-10-14T15:18:00Z">
        <w:r>
          <w:t>, amb la diferència que en crear-ne una de nova s</w:t>
        </w:r>
      </w:ins>
      <w:ins w:id="8571" w:author="paulac" w:date="2013-10-14T15:19:00Z">
        <w:r>
          <w:t>’ha d’indicar el tipus d’expedient</w:t>
        </w:r>
      </w:ins>
      <w:ins w:id="8572" w:author="paulac" w:date="2013-10-14T15:13:00Z">
        <w:r>
          <w:t>. Veure apartat 5.1.2.9.</w:t>
        </w:r>
      </w:ins>
    </w:p>
    <w:p w:rsidR="00151204" w:rsidRPr="00151204" w:rsidDel="006B47DD" w:rsidRDefault="00151204" w:rsidP="00151204">
      <w:pPr>
        <w:rPr>
          <w:del w:id="8573" w:author="paulac" w:date="2013-10-14T15:13:00Z"/>
        </w:rPr>
      </w:pPr>
      <w:del w:id="8574" w:author="paulac" w:date="2013-10-14T15:13:00Z">
        <w:r w:rsidRPr="00151204" w:rsidDel="006B47DD">
          <w:delText xml:space="preserve">Per a inserir una nova </w:delText>
        </w:r>
        <w:r w:rsidR="006C2AAA" w:rsidDel="006B47DD">
          <w:delText>consulta</w:delText>
        </w:r>
        <w:r w:rsidRPr="00151204" w:rsidDel="006B47DD">
          <w:delText xml:space="preserve"> hem de fer clic damunt el botó “Nova </w:delText>
        </w:r>
        <w:r w:rsidR="006C2AAA" w:rsidDel="006B47DD">
          <w:delText>consulta</w:delText>
        </w:r>
        <w:r w:rsidRPr="00151204" w:rsidDel="006B47DD">
          <w:delText xml:space="preserve">” i per modificar-ne una hem de fer clic damunt el codi de </w:delText>
        </w:r>
        <w:r w:rsidR="006C2AAA" w:rsidDel="006B47DD">
          <w:delText>la consulta</w:delText>
        </w:r>
        <w:r w:rsidRPr="00151204" w:rsidDel="006B47DD">
          <w:delText>. En qualsevol d’ambdós casos, ens sortirà un formulari que haurem d’emplenar (Veure</w:delText>
        </w:r>
        <w:r w:rsidR="00E9198E" w:rsidDel="006B47DD">
          <w:delText xml:space="preserve"> </w:delText>
        </w:r>
        <w:r w:rsidR="000D0864" w:rsidDel="006B47DD">
          <w:fldChar w:fldCharType="begin"/>
        </w:r>
        <w:r w:rsidR="00E9198E" w:rsidDel="006B47DD">
          <w:delInstrText xml:space="preserve"> REF _Ref260131294 \h </w:delInstrText>
        </w:r>
        <w:r w:rsidR="000D0864" w:rsidDel="006B47DD">
          <w:fldChar w:fldCharType="separate"/>
        </w:r>
      </w:del>
      <w:del w:id="8575" w:author="paulac" w:date="2013-10-10T13:09:00Z">
        <w:r w:rsidR="00C6521E" w:rsidRPr="00151204" w:rsidDel="00EF3840">
          <w:rPr>
            <w:bCs/>
            <w:i/>
          </w:rPr>
          <w:delText xml:space="preserve">Figura </w:delText>
        </w:r>
        <w:r w:rsidR="00C6521E" w:rsidDel="00EF3840">
          <w:rPr>
            <w:bCs/>
            <w:i/>
            <w:noProof/>
          </w:rPr>
          <w:delText>49</w:delText>
        </w:r>
      </w:del>
      <w:del w:id="8576" w:author="paulac" w:date="2013-10-14T15:13:00Z">
        <w:r w:rsidR="000D0864" w:rsidDel="006B47DD">
          <w:fldChar w:fldCharType="end"/>
        </w:r>
        <w:r w:rsidRPr="00151204" w:rsidDel="006B47DD">
          <w:delText>).</w:delText>
        </w:r>
        <w:bookmarkStart w:id="8577" w:name="_Toc369528900"/>
        <w:bookmarkStart w:id="8578" w:name="_Toc369530927"/>
        <w:bookmarkStart w:id="8579" w:name="_Toc369593125"/>
        <w:bookmarkEnd w:id="8577"/>
        <w:bookmarkEnd w:id="8578"/>
        <w:bookmarkEnd w:id="8579"/>
      </w:del>
    </w:p>
    <w:p w:rsidR="00151204" w:rsidRPr="00151204" w:rsidDel="006B47DD" w:rsidRDefault="00E21426" w:rsidP="00151204">
      <w:pPr>
        <w:rPr>
          <w:del w:id="8580" w:author="paulac" w:date="2013-10-14T15:13:00Z"/>
        </w:rPr>
      </w:pPr>
      <w:del w:id="8581" w:author="paulac" w:date="2013-10-14T15:13:00Z">
        <w:r>
          <w:rPr>
            <w:noProof/>
            <w:lang w:val="es-ES" w:eastAsia="es-ES"/>
            <w:rPrChange w:id="8582" w:author="Unknown">
              <w:rPr>
                <w:rFonts w:asciiTheme="majorHAnsi" w:eastAsiaTheme="majorEastAsia" w:hAnsiTheme="majorHAnsi" w:cstheme="majorBidi"/>
                <w:b/>
                <w:bCs/>
                <w:noProof/>
                <w:color w:val="0000FF" w:themeColor="hyperlink"/>
                <w:sz w:val="26"/>
                <w:szCs w:val="26"/>
                <w:u w:val="single"/>
                <w:lang w:val="es-ES" w:eastAsia="es-ES"/>
              </w:rPr>
            </w:rPrChange>
          </w:rPr>
          <w:drawing>
            <wp:inline distT="0" distB="0" distL="0" distR="0">
              <wp:extent cx="5391150" cy="3058137"/>
              <wp:effectExtent l="19050" t="0" r="0" b="0"/>
              <wp:docPr id="136" name="Imagen 200" descr="C:\Documents and Settings\joanga\Escritorio\heliu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descr="C:\Documents and Settings\joanga\Escritorio\helium.JPG"/>
                      <pic:cNvPicPr>
                        <a:picLocks noChangeAspect="1" noChangeArrowheads="1"/>
                      </pic:cNvPicPr>
                    </pic:nvPicPr>
                    <pic:blipFill>
                      <a:blip r:embed="rId115" cstate="print"/>
                      <a:stretch>
                        <a:fillRect/>
                      </a:stretch>
                    </pic:blipFill>
                    <pic:spPr bwMode="auto">
                      <a:xfrm>
                        <a:off x="0" y="0"/>
                        <a:ext cx="5391150" cy="3058137"/>
                      </a:xfrm>
                      <a:prstGeom prst="rect">
                        <a:avLst/>
                      </a:prstGeom>
                      <a:noFill/>
                      <a:ln w="9525">
                        <a:noFill/>
                        <a:miter lim="800000"/>
                        <a:headEnd/>
                        <a:tailEnd/>
                      </a:ln>
                    </pic:spPr>
                  </pic:pic>
                </a:graphicData>
              </a:graphic>
            </wp:inline>
          </w:drawing>
        </w:r>
        <w:bookmarkStart w:id="8583" w:name="_Toc369528901"/>
        <w:bookmarkStart w:id="8584" w:name="_Toc369530928"/>
        <w:bookmarkStart w:id="8585" w:name="_Toc369593126"/>
        <w:bookmarkEnd w:id="8583"/>
        <w:bookmarkEnd w:id="8584"/>
        <w:bookmarkEnd w:id="8585"/>
      </w:del>
    </w:p>
    <w:p w:rsidR="00151204" w:rsidRPr="00151204" w:rsidDel="006B47DD" w:rsidRDefault="00151204" w:rsidP="00E9198E">
      <w:pPr>
        <w:jc w:val="center"/>
        <w:rPr>
          <w:del w:id="8586" w:author="paulac" w:date="2013-10-14T15:13:00Z"/>
          <w:bCs/>
          <w:i/>
        </w:rPr>
      </w:pPr>
      <w:bookmarkStart w:id="8587" w:name="_Ref260131294"/>
      <w:del w:id="8588" w:author="paulac" w:date="2013-10-14T15:13:00Z">
        <w:r w:rsidRPr="00151204" w:rsidDel="006B47DD">
          <w:rPr>
            <w:bCs/>
            <w:i/>
          </w:rPr>
          <w:delText xml:space="preserve">Figura </w:delText>
        </w:r>
        <w:r w:rsidR="000D0864" w:rsidRPr="000D0864" w:rsidDel="006B47DD">
          <w:rPr>
            <w:bCs/>
            <w:i/>
          </w:rPr>
          <w:fldChar w:fldCharType="begin"/>
        </w:r>
        <w:r w:rsidRPr="00151204" w:rsidDel="006B47DD">
          <w:rPr>
            <w:bCs/>
            <w:i/>
          </w:rPr>
          <w:delInstrText xml:space="preserve"> SEQ Figura \* ARABIC </w:delInstrText>
        </w:r>
        <w:r w:rsidR="000D0864" w:rsidRPr="000D0864" w:rsidDel="006B47DD">
          <w:rPr>
            <w:bCs/>
            <w:i/>
          </w:rPr>
          <w:fldChar w:fldCharType="separate"/>
        </w:r>
      </w:del>
      <w:ins w:id="8589" w:author="sion" w:date="2013-09-19T17:54:00Z">
        <w:del w:id="8590" w:author="paulac" w:date="2013-10-10T13:09:00Z">
          <w:r w:rsidR="008D6167" w:rsidDel="00EF3840">
            <w:rPr>
              <w:bCs/>
              <w:i/>
              <w:noProof/>
            </w:rPr>
            <w:delText>55</w:delText>
          </w:r>
        </w:del>
      </w:ins>
      <w:del w:id="8591" w:author="paulac" w:date="2013-10-10T13:09:00Z">
        <w:r w:rsidR="00C6521E" w:rsidDel="00EF3840">
          <w:rPr>
            <w:bCs/>
            <w:i/>
            <w:noProof/>
          </w:rPr>
          <w:delText>49</w:delText>
        </w:r>
      </w:del>
      <w:del w:id="8592" w:author="paulac" w:date="2013-10-14T15:13:00Z">
        <w:r w:rsidR="000D0864" w:rsidRPr="00151204" w:rsidDel="006B47DD">
          <w:fldChar w:fldCharType="end"/>
        </w:r>
        <w:bookmarkEnd w:id="8587"/>
        <w:r w:rsidRPr="00151204" w:rsidDel="006B47DD">
          <w:rPr>
            <w:bCs/>
            <w:i/>
          </w:rPr>
          <w:delText>. Formulari per a inserir o modificar una enumeració.</w:delText>
        </w:r>
        <w:bookmarkStart w:id="8593" w:name="_Toc369528902"/>
        <w:bookmarkStart w:id="8594" w:name="_Toc369530929"/>
        <w:bookmarkStart w:id="8595" w:name="_Toc369593127"/>
        <w:bookmarkEnd w:id="8593"/>
        <w:bookmarkEnd w:id="8594"/>
        <w:bookmarkEnd w:id="8595"/>
      </w:del>
    </w:p>
    <w:p w:rsidR="00151204" w:rsidRPr="00151204" w:rsidDel="006B47DD" w:rsidRDefault="00151204" w:rsidP="00151204">
      <w:pPr>
        <w:rPr>
          <w:del w:id="8596" w:author="paulac" w:date="2013-10-14T15:13:00Z"/>
        </w:rPr>
      </w:pPr>
      <w:del w:id="8597" w:author="paulac" w:date="2013-10-14T15:13:00Z">
        <w:r w:rsidRPr="00151204" w:rsidDel="006B47DD">
          <w:delText>Camps del formulari:</w:delText>
        </w:r>
        <w:bookmarkStart w:id="8598" w:name="_Toc369528903"/>
        <w:bookmarkStart w:id="8599" w:name="_Toc369530930"/>
        <w:bookmarkStart w:id="8600" w:name="_Toc369593128"/>
        <w:bookmarkEnd w:id="8598"/>
        <w:bookmarkEnd w:id="8599"/>
        <w:bookmarkEnd w:id="8600"/>
      </w:del>
    </w:p>
    <w:p w:rsidR="00151204" w:rsidRPr="00151204" w:rsidDel="006B47DD" w:rsidRDefault="00151204" w:rsidP="00753AA4">
      <w:pPr>
        <w:numPr>
          <w:ilvl w:val="0"/>
          <w:numId w:val="2"/>
        </w:numPr>
        <w:rPr>
          <w:del w:id="8601" w:author="paulac" w:date="2013-10-14T15:13:00Z"/>
        </w:rPr>
      </w:pPr>
      <w:del w:id="8602" w:author="paulac" w:date="2013-10-14T15:13:00Z">
        <w:r w:rsidRPr="00151204" w:rsidDel="006B47DD">
          <w:rPr>
            <w:b/>
          </w:rPr>
          <w:delText>Codi</w:delText>
        </w:r>
        <w:r w:rsidRPr="00151204" w:rsidDel="006B47DD">
          <w:delText xml:space="preserve">: codi identificatiu únic de </w:delText>
        </w:r>
        <w:r w:rsidR="00E9198E" w:rsidDel="006B47DD">
          <w:delText>la consulta</w:delText>
        </w:r>
        <w:r w:rsidRPr="00151204" w:rsidDel="006B47DD">
          <w:delText>.</w:delText>
        </w:r>
        <w:bookmarkStart w:id="8603" w:name="_Toc369528904"/>
        <w:bookmarkStart w:id="8604" w:name="_Toc369530931"/>
        <w:bookmarkStart w:id="8605" w:name="_Toc369593129"/>
        <w:bookmarkEnd w:id="8603"/>
        <w:bookmarkEnd w:id="8604"/>
        <w:bookmarkEnd w:id="8605"/>
      </w:del>
    </w:p>
    <w:p w:rsidR="00151204" w:rsidRPr="00151204" w:rsidDel="006B47DD" w:rsidRDefault="00151204" w:rsidP="00753AA4">
      <w:pPr>
        <w:numPr>
          <w:ilvl w:val="0"/>
          <w:numId w:val="2"/>
        </w:numPr>
        <w:rPr>
          <w:del w:id="8606" w:author="paulac" w:date="2013-10-14T15:13:00Z"/>
        </w:rPr>
      </w:pPr>
      <w:del w:id="8607" w:author="paulac" w:date="2013-10-14T15:13:00Z">
        <w:r w:rsidRPr="00151204" w:rsidDel="006B47DD">
          <w:rPr>
            <w:b/>
          </w:rPr>
          <w:delText>Títol</w:delText>
        </w:r>
        <w:r w:rsidRPr="00151204" w:rsidDel="006B47DD">
          <w:delText xml:space="preserve">: nom descriptiu de </w:delText>
        </w:r>
        <w:r w:rsidR="00E9198E" w:rsidDel="006B47DD">
          <w:delText>la consulta</w:delText>
        </w:r>
        <w:r w:rsidRPr="00151204" w:rsidDel="006B47DD">
          <w:delText>, serà el que aparegui al formulari.</w:delText>
        </w:r>
        <w:bookmarkStart w:id="8608" w:name="_Toc369528905"/>
        <w:bookmarkStart w:id="8609" w:name="_Toc369530932"/>
        <w:bookmarkStart w:id="8610" w:name="_Toc369593130"/>
        <w:bookmarkEnd w:id="8608"/>
        <w:bookmarkEnd w:id="8609"/>
        <w:bookmarkEnd w:id="8610"/>
      </w:del>
    </w:p>
    <w:p w:rsidR="00151204" w:rsidDel="006B47DD" w:rsidRDefault="00E9198E" w:rsidP="00753AA4">
      <w:pPr>
        <w:numPr>
          <w:ilvl w:val="0"/>
          <w:numId w:val="2"/>
        </w:numPr>
        <w:rPr>
          <w:del w:id="8611" w:author="paulac" w:date="2013-10-14T15:13:00Z"/>
        </w:rPr>
      </w:pPr>
      <w:del w:id="8612" w:author="paulac" w:date="2013-10-14T15:13:00Z">
        <w:r w:rsidDel="006B47DD">
          <w:rPr>
            <w:b/>
          </w:rPr>
          <w:delText>Descripció</w:delText>
        </w:r>
        <w:r w:rsidR="00151204" w:rsidRPr="00151204" w:rsidDel="006B47DD">
          <w:delText xml:space="preserve">: </w:delText>
        </w:r>
        <w:r w:rsidDel="006B47DD">
          <w:delText>descripció de la consulta</w:delText>
        </w:r>
        <w:r w:rsidR="00151204" w:rsidRPr="00151204" w:rsidDel="006B47DD">
          <w:delText>.</w:delText>
        </w:r>
        <w:bookmarkStart w:id="8613" w:name="_Toc369528906"/>
        <w:bookmarkStart w:id="8614" w:name="_Toc369530933"/>
        <w:bookmarkStart w:id="8615" w:name="_Toc369593131"/>
        <w:bookmarkEnd w:id="8613"/>
        <w:bookmarkEnd w:id="8614"/>
        <w:bookmarkEnd w:id="8615"/>
      </w:del>
    </w:p>
    <w:p w:rsidR="00E9198E" w:rsidRPr="00151204" w:rsidDel="006B47DD" w:rsidRDefault="00E9198E" w:rsidP="00753AA4">
      <w:pPr>
        <w:numPr>
          <w:ilvl w:val="0"/>
          <w:numId w:val="2"/>
        </w:numPr>
        <w:rPr>
          <w:del w:id="8616" w:author="paulac" w:date="2013-10-14T15:13:00Z"/>
        </w:rPr>
      </w:pPr>
      <w:del w:id="8617" w:author="paulac" w:date="2013-10-14T15:13:00Z">
        <w:r w:rsidDel="006B47DD">
          <w:rPr>
            <w:b/>
          </w:rPr>
          <w:delText>Tipus d’expedient</w:delText>
        </w:r>
        <w:r w:rsidRPr="00E9198E" w:rsidDel="006B47DD">
          <w:delText>:</w:delText>
        </w:r>
        <w:r w:rsidDel="006B47DD">
          <w:delText xml:space="preserve"> tipus d’expedient al qual va associada la consulta.</w:delText>
        </w:r>
        <w:bookmarkStart w:id="8618" w:name="_Toc369528907"/>
        <w:bookmarkStart w:id="8619" w:name="_Toc369530934"/>
        <w:bookmarkStart w:id="8620" w:name="_Toc369593132"/>
        <w:bookmarkEnd w:id="8618"/>
        <w:bookmarkEnd w:id="8619"/>
        <w:bookmarkEnd w:id="8620"/>
      </w:del>
    </w:p>
    <w:p w:rsidR="00151204" w:rsidDel="006B47DD" w:rsidRDefault="00151204" w:rsidP="00151204">
      <w:pPr>
        <w:rPr>
          <w:del w:id="8621" w:author="paulac" w:date="2013-10-14T15:13:00Z"/>
        </w:rPr>
      </w:pPr>
      <w:del w:id="8622" w:author="paulac" w:date="2013-10-14T15:13:00Z">
        <w:r w:rsidRPr="00151204" w:rsidDel="006B47DD">
          <w:delText xml:space="preserve">Per a esborrar una </w:delText>
        </w:r>
        <w:r w:rsidR="00E9198E" w:rsidDel="006B47DD">
          <w:delText>consulta</w:delText>
        </w:r>
        <w:r w:rsidRPr="00151204" w:rsidDel="006B47DD">
          <w:delText xml:space="preserve"> cal fer clic damunt la creu vermella (Veure</w:delText>
        </w:r>
        <w:r w:rsidR="00E9198E" w:rsidDel="006B47DD">
          <w:delText xml:space="preserve"> </w:delText>
        </w:r>
        <w:r w:rsidR="000D0864" w:rsidDel="006B47DD">
          <w:rPr>
            <w:i/>
          </w:rPr>
          <w:fldChar w:fldCharType="begin"/>
        </w:r>
        <w:r w:rsidR="00E9198E" w:rsidDel="006B47DD">
          <w:delInstrText xml:space="preserve"> REF _Ref260131117 \h </w:delInstrText>
        </w:r>
        <w:r w:rsidR="000D0864" w:rsidDel="006B47DD">
          <w:rPr>
            <w:i/>
          </w:rPr>
        </w:r>
        <w:r w:rsidR="000D0864" w:rsidDel="006B47DD">
          <w:rPr>
            <w:i/>
          </w:rPr>
          <w:fldChar w:fldCharType="separate"/>
        </w:r>
      </w:del>
      <w:del w:id="8623" w:author="paulac" w:date="2013-10-10T13:09:00Z">
        <w:r w:rsidR="00C6521E" w:rsidRPr="00151204" w:rsidDel="00EF3840">
          <w:rPr>
            <w:bCs/>
            <w:i/>
          </w:rPr>
          <w:delText xml:space="preserve">Figura </w:delText>
        </w:r>
        <w:r w:rsidR="00C6521E" w:rsidDel="00EF3840">
          <w:rPr>
            <w:bCs/>
            <w:i/>
            <w:noProof/>
          </w:rPr>
          <w:delText>48</w:delText>
        </w:r>
      </w:del>
      <w:del w:id="8624" w:author="paulac" w:date="2013-10-14T15:13:00Z">
        <w:r w:rsidR="000D0864" w:rsidDel="006B47DD">
          <w:rPr>
            <w:i/>
          </w:rPr>
          <w:fldChar w:fldCharType="end"/>
        </w:r>
        <w:r w:rsidRPr="00151204" w:rsidDel="006B47DD">
          <w:delText xml:space="preserve">). Aleshores, Helium ens demanarà si estam segurs d’eliminar </w:delText>
        </w:r>
        <w:r w:rsidR="00E9198E" w:rsidDel="006B47DD">
          <w:delText>la consulta</w:delText>
        </w:r>
        <w:r w:rsidRPr="00151204" w:rsidDel="006B47DD">
          <w:delText xml:space="preserve"> (ja que és una acció irreversible). Si és així, premem en acceptar i s’esborrarà </w:delText>
        </w:r>
        <w:r w:rsidR="00E9198E" w:rsidDel="006B47DD">
          <w:delText>la consulta</w:delText>
        </w:r>
        <w:r w:rsidRPr="00151204" w:rsidDel="006B47DD">
          <w:delText>.</w:delText>
        </w:r>
        <w:bookmarkStart w:id="8625" w:name="_Toc369528908"/>
        <w:bookmarkStart w:id="8626" w:name="_Toc369530935"/>
        <w:bookmarkStart w:id="8627" w:name="_Toc369593133"/>
        <w:bookmarkEnd w:id="8625"/>
        <w:bookmarkEnd w:id="8626"/>
        <w:bookmarkEnd w:id="8627"/>
      </w:del>
    </w:p>
    <w:p w:rsidR="00224DBF" w:rsidDel="006B47DD" w:rsidRDefault="00224DBF" w:rsidP="00224DBF">
      <w:pPr>
        <w:pStyle w:val="Ttol3"/>
        <w:rPr>
          <w:del w:id="8628" w:author="paulac" w:date="2013-10-14T15:13:00Z"/>
        </w:rPr>
      </w:pPr>
      <w:del w:id="8629" w:author="paulac" w:date="2013-10-14T15:13:00Z">
        <w:r w:rsidDel="006B47DD">
          <w:delText>Variables del filtre</w:delText>
        </w:r>
        <w:bookmarkStart w:id="8630" w:name="_Toc369528909"/>
        <w:bookmarkStart w:id="8631" w:name="_Toc369530936"/>
        <w:bookmarkStart w:id="8632" w:name="_Toc369593134"/>
        <w:bookmarkEnd w:id="8630"/>
        <w:bookmarkEnd w:id="8631"/>
        <w:bookmarkEnd w:id="8632"/>
      </w:del>
    </w:p>
    <w:p w:rsidR="00397A20" w:rsidDel="006B47DD" w:rsidRDefault="00397A20" w:rsidP="00397A20">
      <w:pPr>
        <w:rPr>
          <w:del w:id="8633" w:author="paulac" w:date="2013-10-14T15:13:00Z"/>
        </w:rPr>
      </w:pPr>
      <w:del w:id="8634" w:author="paulac" w:date="2013-10-14T15:13:00Z">
        <w:r w:rsidDel="006B47DD">
          <w:delText>Les variables del filtre són les variables per les quals els usuaris podran realitzar la consulta, en altres paraules, són les variables que conformaran el formulari de consulta.</w:delText>
        </w:r>
        <w:r w:rsidR="00A64EE1" w:rsidDel="006B47DD">
          <w:delText xml:space="preserve"> Per accedir a la seva gestió, hem de fer clic al botó “Variables del filtre” (Veure </w:delText>
        </w:r>
        <w:r w:rsidR="000D0864" w:rsidDel="006B47DD">
          <w:fldChar w:fldCharType="begin"/>
        </w:r>
        <w:r w:rsidR="00A64EE1" w:rsidDel="006B47DD">
          <w:delInstrText xml:space="preserve"> REF _Ref260131117 \h </w:delInstrText>
        </w:r>
        <w:r w:rsidR="000D0864" w:rsidDel="006B47DD">
          <w:fldChar w:fldCharType="separate"/>
        </w:r>
      </w:del>
      <w:del w:id="8635" w:author="paulac" w:date="2013-10-10T13:09:00Z">
        <w:r w:rsidR="00C6521E" w:rsidRPr="00151204" w:rsidDel="00EF3840">
          <w:rPr>
            <w:bCs/>
            <w:i/>
          </w:rPr>
          <w:delText xml:space="preserve">Figura </w:delText>
        </w:r>
        <w:r w:rsidR="00C6521E" w:rsidDel="00EF3840">
          <w:rPr>
            <w:bCs/>
            <w:i/>
            <w:noProof/>
          </w:rPr>
          <w:delText>48</w:delText>
        </w:r>
      </w:del>
      <w:del w:id="8636" w:author="paulac" w:date="2013-10-14T15:13:00Z">
        <w:r w:rsidR="000D0864" w:rsidDel="006B47DD">
          <w:fldChar w:fldCharType="end"/>
        </w:r>
        <w:r w:rsidR="00A64EE1" w:rsidDel="006B47DD">
          <w:delText>). Una vegada a dins, ens sortirà un llistat amb les variables que tenim inserides i la possibilitat d’inserir-ne més i modificar o esborrar les que ja hi ha</w:delText>
        </w:r>
        <w:r w:rsidR="00070336" w:rsidDel="006B47DD">
          <w:delText xml:space="preserve"> (Veure </w:delText>
        </w:r>
        <w:r w:rsidR="000D0864" w:rsidDel="006B47DD">
          <w:fldChar w:fldCharType="begin"/>
        </w:r>
        <w:r w:rsidR="00332AF3" w:rsidDel="006B47DD">
          <w:delInstrText xml:space="preserve"> REF _Ref260132708 \h  \* MERGEFORMAT </w:delInstrText>
        </w:r>
        <w:r w:rsidR="000D0864" w:rsidDel="006B47DD">
          <w:fldChar w:fldCharType="separate"/>
        </w:r>
      </w:del>
      <w:del w:id="8637" w:author="paulac" w:date="2013-10-10T13:09:00Z">
        <w:r w:rsidR="00C6521E" w:rsidRPr="00C6521E" w:rsidDel="00EF3840">
          <w:rPr>
            <w:i/>
          </w:rPr>
          <w:delText xml:space="preserve">Figura </w:delText>
        </w:r>
        <w:r w:rsidR="00C6521E" w:rsidRPr="00C6521E" w:rsidDel="00EF3840">
          <w:rPr>
            <w:i/>
            <w:noProof/>
          </w:rPr>
          <w:delText>50</w:delText>
        </w:r>
      </w:del>
      <w:del w:id="8638" w:author="paulac" w:date="2013-10-14T15:13:00Z">
        <w:r w:rsidR="000D0864" w:rsidDel="006B47DD">
          <w:fldChar w:fldCharType="end"/>
        </w:r>
        <w:r w:rsidR="00070336" w:rsidDel="006B47DD">
          <w:delText>).</w:delText>
        </w:r>
        <w:bookmarkStart w:id="8639" w:name="_Toc369528910"/>
        <w:bookmarkStart w:id="8640" w:name="_Toc369530937"/>
        <w:bookmarkStart w:id="8641" w:name="_Toc369593135"/>
        <w:bookmarkEnd w:id="8639"/>
        <w:bookmarkEnd w:id="8640"/>
        <w:bookmarkEnd w:id="8641"/>
      </w:del>
    </w:p>
    <w:p w:rsidR="00070336" w:rsidDel="006B47DD" w:rsidRDefault="00E21426" w:rsidP="00070336">
      <w:pPr>
        <w:keepNext/>
        <w:jc w:val="center"/>
        <w:rPr>
          <w:del w:id="8642" w:author="paulac" w:date="2013-10-14T15:13:00Z"/>
        </w:rPr>
      </w:pPr>
      <w:del w:id="8643" w:author="paulac" w:date="2013-10-14T15:13:00Z">
        <w:r>
          <w:rPr>
            <w:noProof/>
            <w:lang w:val="es-ES" w:eastAsia="es-ES"/>
            <w:rPrChange w:id="8644" w:author="Unknown">
              <w:rPr>
                <w:rFonts w:asciiTheme="majorHAnsi" w:eastAsiaTheme="majorEastAsia" w:hAnsiTheme="majorHAnsi" w:cstheme="majorBidi"/>
                <w:b/>
                <w:bCs/>
                <w:noProof/>
                <w:color w:val="0000FF" w:themeColor="hyperlink"/>
                <w:sz w:val="26"/>
                <w:szCs w:val="26"/>
                <w:u w:val="single"/>
                <w:lang w:val="es-ES" w:eastAsia="es-ES"/>
              </w:rPr>
            </w:rPrChange>
          </w:rPr>
          <w:drawing>
            <wp:inline distT="0" distB="0" distL="0" distR="0">
              <wp:extent cx="5400675" cy="2362200"/>
              <wp:effectExtent l="19050" t="0" r="9525" b="0"/>
              <wp:docPr id="205" name="Imagen 205" descr="C:\Documents and Settings\joanga\Escritorio\heliu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C:\Documents and Settings\joanga\Escritorio\helium.JPG"/>
                      <pic:cNvPicPr>
                        <a:picLocks noChangeAspect="1" noChangeArrowheads="1"/>
                      </pic:cNvPicPr>
                    </pic:nvPicPr>
                    <pic:blipFill>
                      <a:blip r:embed="rId116" cstate="print"/>
                      <a:srcRect/>
                      <a:stretch>
                        <a:fillRect/>
                      </a:stretch>
                    </pic:blipFill>
                    <pic:spPr bwMode="auto">
                      <a:xfrm>
                        <a:off x="0" y="0"/>
                        <a:ext cx="5400675" cy="2362200"/>
                      </a:xfrm>
                      <a:prstGeom prst="rect">
                        <a:avLst/>
                      </a:prstGeom>
                      <a:noFill/>
                      <a:ln w="9525">
                        <a:noFill/>
                        <a:miter lim="800000"/>
                        <a:headEnd/>
                        <a:tailEnd/>
                      </a:ln>
                    </pic:spPr>
                  </pic:pic>
                </a:graphicData>
              </a:graphic>
            </wp:inline>
          </w:drawing>
        </w:r>
        <w:bookmarkStart w:id="8645" w:name="_Toc369528911"/>
        <w:bookmarkStart w:id="8646" w:name="_Toc369530938"/>
        <w:bookmarkStart w:id="8647" w:name="_Toc369593136"/>
        <w:bookmarkEnd w:id="8645"/>
        <w:bookmarkEnd w:id="8646"/>
        <w:bookmarkEnd w:id="8647"/>
      </w:del>
    </w:p>
    <w:p w:rsidR="00070336" w:rsidDel="006B47DD" w:rsidRDefault="00070336" w:rsidP="009242E7">
      <w:pPr>
        <w:pStyle w:val="Llegenda"/>
        <w:rPr>
          <w:del w:id="8648" w:author="paulac" w:date="2013-10-14T15:13:00Z"/>
        </w:rPr>
      </w:pPr>
      <w:bookmarkStart w:id="8649" w:name="_Ref260132708"/>
      <w:del w:id="8650" w:author="paulac" w:date="2013-10-14T15:13:00Z">
        <w:r w:rsidDel="006B47DD">
          <w:delText xml:space="preserve">Figura </w:delText>
        </w:r>
        <w:r w:rsidR="000D0864" w:rsidDel="006B47DD">
          <w:rPr>
            <w:bCs w:val="0"/>
            <w:i w:val="0"/>
          </w:rPr>
          <w:fldChar w:fldCharType="begin"/>
        </w:r>
        <w:r w:rsidR="00332AF3" w:rsidDel="006B47DD">
          <w:delInstrText xml:space="preserve"> SEQ Figura \* ARABIC </w:delInstrText>
        </w:r>
        <w:r w:rsidR="000D0864" w:rsidDel="006B47DD">
          <w:rPr>
            <w:bCs w:val="0"/>
            <w:i w:val="0"/>
          </w:rPr>
          <w:fldChar w:fldCharType="separate"/>
        </w:r>
      </w:del>
      <w:ins w:id="8651" w:author="sion" w:date="2013-09-19T17:54:00Z">
        <w:del w:id="8652" w:author="paulac" w:date="2013-10-10T13:09:00Z">
          <w:r w:rsidR="008D6167" w:rsidDel="00EF3840">
            <w:rPr>
              <w:noProof/>
            </w:rPr>
            <w:delText>56</w:delText>
          </w:r>
        </w:del>
      </w:ins>
      <w:del w:id="8653" w:author="paulac" w:date="2013-10-10T13:09:00Z">
        <w:r w:rsidR="00C6521E" w:rsidDel="00EF3840">
          <w:rPr>
            <w:noProof/>
          </w:rPr>
          <w:delText>50</w:delText>
        </w:r>
      </w:del>
      <w:del w:id="8654" w:author="paulac" w:date="2013-10-14T15:13:00Z">
        <w:r w:rsidR="000D0864" w:rsidDel="006B47DD">
          <w:rPr>
            <w:bCs w:val="0"/>
            <w:i w:val="0"/>
          </w:rPr>
          <w:fldChar w:fldCharType="end"/>
        </w:r>
        <w:bookmarkEnd w:id="8649"/>
        <w:r w:rsidDel="006B47DD">
          <w:delText>. Pantalla de visualització del filtre de variables d’una consulta.</w:delText>
        </w:r>
        <w:bookmarkStart w:id="8655" w:name="_Toc369528912"/>
        <w:bookmarkStart w:id="8656" w:name="_Toc369530939"/>
        <w:bookmarkStart w:id="8657" w:name="_Toc369593137"/>
        <w:bookmarkEnd w:id="8655"/>
        <w:bookmarkEnd w:id="8656"/>
        <w:bookmarkEnd w:id="8657"/>
      </w:del>
    </w:p>
    <w:p w:rsidR="006F26B0" w:rsidRPr="006F26B0" w:rsidDel="006B47DD" w:rsidRDefault="006F26B0" w:rsidP="006F26B0">
      <w:pPr>
        <w:rPr>
          <w:del w:id="8658" w:author="paulac" w:date="2013-10-14T15:13:00Z"/>
        </w:rPr>
      </w:pPr>
      <w:del w:id="8659" w:author="paulac" w:date="2013-10-14T15:13:00Z">
        <w:r w:rsidRPr="006F26B0" w:rsidDel="006B47DD">
          <w:delText>Per a inserir un</w:delText>
        </w:r>
        <w:r w:rsidDel="006B47DD">
          <w:delText>a</w:delText>
        </w:r>
        <w:r w:rsidRPr="006F26B0" w:rsidDel="006B47DD">
          <w:delText xml:space="preserve"> </w:delText>
        </w:r>
        <w:r w:rsidDel="006B47DD">
          <w:delText xml:space="preserve">nova variable de filtre hem d’emplenar el formulari que apareix a la part inferior i fer clic sobre “Afegir”. Si volem esborrar una variable nomes caldrà fer clic damunt la creu vermella i acceptar la confirmació del missatge que ens sortirà (Veure </w:delText>
        </w:r>
        <w:r w:rsidR="000D0864" w:rsidDel="006B47DD">
          <w:fldChar w:fldCharType="begin"/>
        </w:r>
        <w:r w:rsidR="00332AF3" w:rsidDel="006B47DD">
          <w:delInstrText xml:space="preserve"> REF _Ref260132708 \h  \* MERGEFORMAT </w:delInstrText>
        </w:r>
        <w:r w:rsidR="000D0864" w:rsidDel="006B47DD">
          <w:fldChar w:fldCharType="separate"/>
        </w:r>
      </w:del>
      <w:del w:id="8660" w:author="paulac" w:date="2013-10-10T13:09:00Z">
        <w:r w:rsidR="00C6521E" w:rsidRPr="00C6521E" w:rsidDel="00EF3840">
          <w:rPr>
            <w:i/>
          </w:rPr>
          <w:delText xml:space="preserve">Figura </w:delText>
        </w:r>
        <w:r w:rsidR="00C6521E" w:rsidRPr="00C6521E" w:rsidDel="00EF3840">
          <w:rPr>
            <w:i/>
            <w:noProof/>
          </w:rPr>
          <w:delText>50</w:delText>
        </w:r>
      </w:del>
      <w:del w:id="8661" w:author="paulac" w:date="2013-10-14T15:13:00Z">
        <w:r w:rsidR="000D0864" w:rsidDel="006B47DD">
          <w:fldChar w:fldCharType="end"/>
        </w:r>
        <w:r w:rsidDel="006B47DD">
          <w:delText>).</w:delText>
        </w:r>
        <w:bookmarkStart w:id="8662" w:name="_Toc369528913"/>
        <w:bookmarkStart w:id="8663" w:name="_Toc369530940"/>
        <w:bookmarkStart w:id="8664" w:name="_Toc369593138"/>
        <w:bookmarkEnd w:id="8662"/>
        <w:bookmarkEnd w:id="8663"/>
        <w:bookmarkEnd w:id="8664"/>
      </w:del>
    </w:p>
    <w:p w:rsidR="006F26B0" w:rsidRPr="006F26B0" w:rsidDel="006B47DD" w:rsidRDefault="00DF6FAE" w:rsidP="006F26B0">
      <w:pPr>
        <w:rPr>
          <w:del w:id="8665" w:author="paulac" w:date="2013-10-14T15:13:00Z"/>
        </w:rPr>
      </w:pPr>
      <w:del w:id="8666" w:author="paulac" w:date="2013-10-14T15:13:00Z">
        <w:r w:rsidDel="006B47DD">
          <w:delText>Els c</w:delText>
        </w:r>
        <w:r w:rsidR="006F26B0" w:rsidRPr="006F26B0" w:rsidDel="006B47DD">
          <w:delText>amps del formulari</w:delText>
        </w:r>
        <w:r w:rsidDel="006B47DD">
          <w:delText xml:space="preserve"> a emplenar per afegir una nova variable de filtre són els següents</w:delText>
        </w:r>
        <w:r w:rsidR="006F26B0" w:rsidRPr="006F26B0" w:rsidDel="006B47DD">
          <w:delText>:</w:delText>
        </w:r>
        <w:bookmarkStart w:id="8667" w:name="_Toc369528914"/>
        <w:bookmarkStart w:id="8668" w:name="_Toc369530941"/>
        <w:bookmarkStart w:id="8669" w:name="_Toc369593139"/>
        <w:bookmarkEnd w:id="8667"/>
        <w:bookmarkEnd w:id="8668"/>
        <w:bookmarkEnd w:id="8669"/>
      </w:del>
    </w:p>
    <w:p w:rsidR="006F26B0" w:rsidRPr="006F26B0" w:rsidDel="006B47DD" w:rsidRDefault="00DF6FAE" w:rsidP="00753AA4">
      <w:pPr>
        <w:numPr>
          <w:ilvl w:val="0"/>
          <w:numId w:val="2"/>
        </w:numPr>
        <w:rPr>
          <w:del w:id="8670" w:author="paulac" w:date="2013-10-14T15:13:00Z"/>
        </w:rPr>
      </w:pPr>
      <w:del w:id="8671" w:author="paulac" w:date="2013-10-14T15:13:00Z">
        <w:r w:rsidDel="006B47DD">
          <w:rPr>
            <w:b/>
          </w:rPr>
          <w:delText>Definició de procés</w:delText>
        </w:r>
        <w:r w:rsidR="006F26B0" w:rsidRPr="006F26B0" w:rsidDel="006B47DD">
          <w:delText xml:space="preserve">: </w:delText>
        </w:r>
        <w:r w:rsidDel="006B47DD">
          <w:delText>definició de procés al qual pertany la variable que volem inserir</w:delText>
        </w:r>
        <w:r w:rsidR="006F26B0" w:rsidRPr="006F26B0" w:rsidDel="006B47DD">
          <w:delText>.</w:delText>
        </w:r>
        <w:bookmarkStart w:id="8672" w:name="_Toc369528915"/>
        <w:bookmarkStart w:id="8673" w:name="_Toc369530942"/>
        <w:bookmarkStart w:id="8674" w:name="_Toc369593140"/>
        <w:bookmarkEnd w:id="8672"/>
        <w:bookmarkEnd w:id="8673"/>
        <w:bookmarkEnd w:id="8674"/>
      </w:del>
    </w:p>
    <w:p w:rsidR="006F26B0" w:rsidRPr="006F26B0" w:rsidDel="006B47DD" w:rsidRDefault="00DF6FAE" w:rsidP="00753AA4">
      <w:pPr>
        <w:numPr>
          <w:ilvl w:val="0"/>
          <w:numId w:val="2"/>
        </w:numPr>
        <w:rPr>
          <w:del w:id="8675" w:author="paulac" w:date="2013-10-14T15:13:00Z"/>
        </w:rPr>
      </w:pPr>
      <w:del w:id="8676" w:author="paulac" w:date="2013-10-14T15:13:00Z">
        <w:r w:rsidDel="006B47DD">
          <w:rPr>
            <w:b/>
          </w:rPr>
          <w:delText>Variable</w:delText>
        </w:r>
        <w:r w:rsidR="006F26B0" w:rsidRPr="006F26B0" w:rsidDel="006B47DD">
          <w:delText xml:space="preserve">: </w:delText>
        </w:r>
        <w:r w:rsidDel="006B47DD">
          <w:delText>variable que volem afegir</w:delText>
        </w:r>
        <w:r w:rsidR="006F26B0" w:rsidRPr="006F26B0" w:rsidDel="006B47DD">
          <w:delText>.</w:delText>
        </w:r>
        <w:bookmarkStart w:id="8677" w:name="_Toc369528916"/>
        <w:bookmarkStart w:id="8678" w:name="_Toc369530943"/>
        <w:bookmarkStart w:id="8679" w:name="_Toc369593141"/>
        <w:bookmarkEnd w:id="8677"/>
        <w:bookmarkEnd w:id="8678"/>
        <w:bookmarkEnd w:id="8679"/>
      </w:del>
    </w:p>
    <w:p w:rsidR="00430C55" w:rsidRDefault="00430C55" w:rsidP="00430C55">
      <w:pPr>
        <w:pStyle w:val="Ttol1"/>
      </w:pPr>
      <w:bookmarkStart w:id="8680" w:name="_Toc369593142"/>
      <w:r>
        <w:t xml:space="preserve">Disseny de plantilles </w:t>
      </w:r>
      <w:r w:rsidR="007603B1">
        <w:t>pe</w:t>
      </w:r>
      <w:r>
        <w:t>ls documents</w:t>
      </w:r>
      <w:bookmarkEnd w:id="8680"/>
    </w:p>
    <w:p w:rsidR="00C0732E" w:rsidRPr="00C0732E" w:rsidRDefault="00C0732E" w:rsidP="00C0732E">
      <w:r w:rsidRPr="00C0732E">
        <w:t>En la generació d'un document mitjançant plantilles hi intervenen els següents components:</w:t>
      </w:r>
    </w:p>
    <w:p w:rsidR="00C0732E" w:rsidRPr="00C0732E" w:rsidRDefault="00C0732E" w:rsidP="00753AA4">
      <w:pPr>
        <w:pStyle w:val="Pargrafdellista"/>
        <w:numPr>
          <w:ilvl w:val="0"/>
          <w:numId w:val="2"/>
        </w:numPr>
      </w:pPr>
      <w:r w:rsidRPr="00C0732E">
        <w:t>Plantilla</w:t>
      </w:r>
    </w:p>
    <w:p w:rsidR="00C0732E" w:rsidRPr="00C0732E" w:rsidRDefault="00C0732E" w:rsidP="00753AA4">
      <w:pPr>
        <w:pStyle w:val="Pargrafdellista"/>
        <w:numPr>
          <w:ilvl w:val="0"/>
          <w:numId w:val="2"/>
        </w:numPr>
      </w:pPr>
      <w:r w:rsidRPr="00C0732E">
        <w:t>Model de dades</w:t>
      </w:r>
    </w:p>
    <w:p w:rsidR="00C0732E" w:rsidRPr="00C0732E" w:rsidRDefault="00C0732E" w:rsidP="00753AA4">
      <w:pPr>
        <w:pStyle w:val="Pargrafdellista"/>
        <w:numPr>
          <w:ilvl w:val="0"/>
          <w:numId w:val="2"/>
        </w:numPr>
      </w:pPr>
      <w:r w:rsidRPr="00C0732E">
        <w:rPr>
          <w:i/>
          <w:iCs/>
        </w:rPr>
        <w:t>Freemarker</w:t>
      </w:r>
    </w:p>
    <w:p w:rsidR="00C0732E" w:rsidRPr="00C0732E" w:rsidRDefault="00C0732E" w:rsidP="00C0732E">
      <w:r w:rsidRPr="00C0732E">
        <w:t>Les plantilles són documents creats amb OpenOffice Writer amb el format Open Document (</w:t>
      </w:r>
      <w:r w:rsidR="001768D9">
        <w:t>.</w:t>
      </w:r>
      <w:r w:rsidRPr="00C0732E">
        <w:t>odt).</w:t>
      </w:r>
    </w:p>
    <w:p w:rsidR="00C0732E" w:rsidRPr="00C0732E" w:rsidRDefault="00C0732E" w:rsidP="00C0732E">
      <w:r w:rsidRPr="00C0732E">
        <w:t>El model de dades està format per les variables de la instància de procés, juntament amb una sèrie de funcions que es detallen més endavant.</w:t>
      </w:r>
    </w:p>
    <w:p w:rsidR="00C0732E" w:rsidRPr="00C0732E" w:rsidRDefault="00C0732E" w:rsidP="00C0732E">
      <w:r w:rsidRPr="00C0732E">
        <w:t xml:space="preserve">Per donar funcionalitat a la plantilla </w:t>
      </w:r>
      <w:r w:rsidR="00077CF2">
        <w:t>s’insereixen</w:t>
      </w:r>
      <w:r w:rsidRPr="00C0732E">
        <w:t xml:space="preserve"> expressions del llenguatge de programació </w:t>
      </w:r>
      <w:r w:rsidRPr="00C0732E">
        <w:rPr>
          <w:i/>
          <w:iCs/>
        </w:rPr>
        <w:t>Freemarker</w:t>
      </w:r>
      <w:r w:rsidRPr="00C0732E">
        <w:t xml:space="preserve">. Quan es generi un document mitjançant una plantilla aquestes expressions </w:t>
      </w:r>
      <w:del w:id="8681" w:author="paulac" w:date="2013-10-14T16:09:00Z">
        <w:r w:rsidRPr="00C0732E" w:rsidDel="004C4FB6">
          <w:delText>e</w:delText>
        </w:r>
      </w:del>
      <w:r w:rsidRPr="00C0732E">
        <w:t>s</w:t>
      </w:r>
      <w:ins w:id="8682" w:author="paulac" w:date="2013-10-14T16:09:00Z">
        <w:r w:rsidR="004C4FB6">
          <w:t>e</w:t>
        </w:r>
      </w:ins>
      <w:r w:rsidRPr="00C0732E">
        <w:t xml:space="preserve"> </w:t>
      </w:r>
      <w:r w:rsidRPr="00C0732E">
        <w:lastRenderedPageBreak/>
        <w:t>substituir</w:t>
      </w:r>
      <w:r w:rsidR="00077CF2">
        <w:t>a</w:t>
      </w:r>
      <w:r w:rsidRPr="00C0732E">
        <w:t xml:space="preserve">n pel text resultant d'avaluar cada expressió emprant </w:t>
      </w:r>
      <w:r w:rsidRPr="00C0732E">
        <w:rPr>
          <w:i/>
          <w:iCs/>
        </w:rPr>
        <w:t>Freemarker</w:t>
      </w:r>
      <w:r w:rsidRPr="00C0732E">
        <w:t xml:space="preserve">. Per a més informació sobre aquest llenguatge podeu consultar la pàgina web de </w:t>
      </w:r>
      <w:r w:rsidRPr="00C0732E">
        <w:rPr>
          <w:i/>
          <w:iCs/>
        </w:rPr>
        <w:t>Freemarker</w:t>
      </w:r>
      <w:r w:rsidRPr="00C0732E">
        <w:t xml:space="preserve">: </w:t>
      </w:r>
      <w:hyperlink r:id="rId117" w:history="1">
        <w:r w:rsidRPr="00C0732E">
          <w:rPr>
            <w:rStyle w:val="Enlla"/>
          </w:rPr>
          <w:t>http://www.freemarker.org/</w:t>
        </w:r>
      </w:hyperlink>
      <w:r w:rsidRPr="00C0732E">
        <w:t>.</w:t>
      </w:r>
    </w:p>
    <w:p w:rsidR="00C0732E" w:rsidRPr="00C0732E" w:rsidRDefault="00C0732E" w:rsidP="00077CF2">
      <w:pPr>
        <w:pStyle w:val="Ttol2"/>
      </w:pPr>
      <w:bookmarkStart w:id="8683" w:name="_Toc369593143"/>
      <w:r w:rsidRPr="00C0732E">
        <w:t>Model de dades</w:t>
      </w:r>
      <w:bookmarkEnd w:id="8683"/>
    </w:p>
    <w:p w:rsidR="00C0732E" w:rsidRPr="00C0732E" w:rsidRDefault="00077CF2" w:rsidP="00C0732E">
      <w:r>
        <w:t xml:space="preserve">El model de dades per al </w:t>
      </w:r>
      <w:r w:rsidRPr="00077CF2">
        <w:rPr>
          <w:i/>
        </w:rPr>
        <w:t>F</w:t>
      </w:r>
      <w:r w:rsidR="00C0732E" w:rsidRPr="00077CF2">
        <w:rPr>
          <w:i/>
        </w:rPr>
        <w:t>reemarker</w:t>
      </w:r>
      <w:r w:rsidR="00C0732E" w:rsidRPr="00C0732E">
        <w:t xml:space="preserve"> és una taula hash a on s'hi fiquen objectes d'un dels següents tipus:</w:t>
      </w:r>
    </w:p>
    <w:p w:rsidR="00C0732E" w:rsidRPr="00C0732E" w:rsidRDefault="00C0732E" w:rsidP="00753AA4">
      <w:pPr>
        <w:pStyle w:val="Pargrafdellista"/>
        <w:numPr>
          <w:ilvl w:val="0"/>
          <w:numId w:val="2"/>
        </w:numPr>
      </w:pPr>
      <w:r w:rsidRPr="00C0732E">
        <w:t>Objecte context</w:t>
      </w:r>
    </w:p>
    <w:p w:rsidR="00C0732E" w:rsidRPr="00C0732E" w:rsidRDefault="00C0732E" w:rsidP="00753AA4">
      <w:pPr>
        <w:pStyle w:val="Pargrafdellista"/>
        <w:numPr>
          <w:ilvl w:val="0"/>
          <w:numId w:val="2"/>
        </w:numPr>
      </w:pPr>
      <w:r w:rsidRPr="00C0732E">
        <w:t>Variables</w:t>
      </w:r>
    </w:p>
    <w:p w:rsidR="00C0732E" w:rsidRPr="00C0732E" w:rsidRDefault="00C0732E" w:rsidP="00753AA4">
      <w:pPr>
        <w:pStyle w:val="Pargrafdellista"/>
        <w:numPr>
          <w:ilvl w:val="0"/>
          <w:numId w:val="2"/>
        </w:numPr>
      </w:pPr>
      <w:r w:rsidRPr="00C0732E">
        <w:t>Funcions</w:t>
      </w:r>
    </w:p>
    <w:p w:rsidR="00C0732E" w:rsidRPr="00C0732E" w:rsidRDefault="00C0732E" w:rsidP="00077CF2">
      <w:pPr>
        <w:pStyle w:val="Ttol3"/>
      </w:pPr>
      <w:bookmarkStart w:id="8684" w:name="_Toc369593144"/>
      <w:r w:rsidRPr="00C0732E">
        <w:t>Objecte context</w:t>
      </w:r>
      <w:bookmarkEnd w:id="8684"/>
    </w:p>
    <w:p w:rsidR="00C0732E" w:rsidRPr="00C0732E" w:rsidRDefault="00C0732E" w:rsidP="00C0732E">
      <w:r w:rsidRPr="00C0732E">
        <w:t xml:space="preserve">L'objecte context és una taula </w:t>
      </w:r>
      <w:r w:rsidR="005627C9">
        <w:t>H</w:t>
      </w:r>
      <w:r w:rsidRPr="00C0732E">
        <w:t>ash que conté les següents entrades:</w:t>
      </w:r>
    </w:p>
    <w:p w:rsidR="00C0732E" w:rsidRPr="00C0732E" w:rsidRDefault="00C0732E" w:rsidP="00753AA4">
      <w:pPr>
        <w:pStyle w:val="Pargrafdellista"/>
        <w:numPr>
          <w:ilvl w:val="0"/>
          <w:numId w:val="2"/>
        </w:numPr>
      </w:pPr>
      <w:r w:rsidRPr="00F41862">
        <w:rPr>
          <w:b/>
        </w:rPr>
        <w:t>expedient</w:t>
      </w:r>
      <w:r w:rsidRPr="00C0732E">
        <w:t>: objecte del tipus ExpedientDto que conté la informació de l'expedient actual</w:t>
      </w:r>
      <w:ins w:id="8685" w:author="paulac" w:date="2013-10-09T16:02:00Z">
        <w:r w:rsidR="001123EF">
          <w:t>.</w:t>
        </w:r>
      </w:ins>
    </w:p>
    <w:p w:rsidR="00C0732E" w:rsidRPr="00C0732E" w:rsidRDefault="00C0732E" w:rsidP="00753AA4">
      <w:pPr>
        <w:pStyle w:val="Pargrafdellista"/>
        <w:numPr>
          <w:ilvl w:val="0"/>
          <w:numId w:val="2"/>
        </w:numPr>
      </w:pPr>
      <w:r w:rsidRPr="00F41862">
        <w:rPr>
          <w:b/>
        </w:rPr>
        <w:t>tasca</w:t>
      </w:r>
      <w:r w:rsidRPr="00C0732E">
        <w:t>: objecte del tipus TascaDto que conté la informació de la tasca actual</w:t>
      </w:r>
      <w:ins w:id="8686" w:author="paulac" w:date="2013-10-09T16:02:00Z">
        <w:r w:rsidR="001123EF">
          <w:t>.</w:t>
        </w:r>
      </w:ins>
    </w:p>
    <w:p w:rsidR="00C0732E" w:rsidRPr="00C0732E" w:rsidRDefault="00C0732E" w:rsidP="00753AA4">
      <w:pPr>
        <w:pStyle w:val="Pargrafdellista"/>
        <w:numPr>
          <w:ilvl w:val="0"/>
          <w:numId w:val="2"/>
        </w:numPr>
      </w:pPr>
      <w:r w:rsidRPr="00F41862">
        <w:rPr>
          <w:b/>
        </w:rPr>
        <w:t>dataDocument</w:t>
      </w:r>
      <w:r w:rsidRPr="00C0732E">
        <w:t>: objecte de tipus Date amb la data del document</w:t>
      </w:r>
      <w:ins w:id="8687" w:author="paulac" w:date="2013-10-09T16:02:00Z">
        <w:r w:rsidR="001123EF">
          <w:t>.</w:t>
        </w:r>
      </w:ins>
    </w:p>
    <w:p w:rsidR="00C0732E" w:rsidRPr="00C0732E" w:rsidRDefault="00C0732E" w:rsidP="00753AA4">
      <w:pPr>
        <w:pStyle w:val="Pargrafdellista"/>
        <w:numPr>
          <w:ilvl w:val="0"/>
          <w:numId w:val="2"/>
        </w:numPr>
      </w:pPr>
      <w:r w:rsidRPr="00F41862">
        <w:rPr>
          <w:b/>
        </w:rPr>
        <w:t>data</w:t>
      </w:r>
      <w:r w:rsidR="00F41862" w:rsidRPr="00F41862">
        <w:rPr>
          <w:b/>
        </w:rPr>
        <w:t>Actual</w:t>
      </w:r>
      <w:r w:rsidRPr="00C0732E">
        <w:t>: objecte de tipus Date amb la data actual</w:t>
      </w:r>
      <w:ins w:id="8688" w:author="paulac" w:date="2013-10-09T16:02:00Z">
        <w:r w:rsidR="001123EF">
          <w:t>.</w:t>
        </w:r>
      </w:ins>
    </w:p>
    <w:p w:rsidR="00F41862" w:rsidRPr="00C0732E" w:rsidRDefault="00C0732E" w:rsidP="00753AA4">
      <w:pPr>
        <w:pStyle w:val="Pargrafdellista"/>
        <w:numPr>
          <w:ilvl w:val="0"/>
          <w:numId w:val="2"/>
        </w:numPr>
      </w:pPr>
      <w:r w:rsidRPr="00F41862">
        <w:rPr>
          <w:b/>
        </w:rPr>
        <w:t>responsable</w:t>
      </w:r>
      <w:r w:rsidRPr="00C0732E">
        <w:t>: objecte de tipus PersonaDto amb informació sobre el responsable del document</w:t>
      </w:r>
      <w:ins w:id="8689" w:author="paulac" w:date="2013-10-09T16:02:00Z">
        <w:r w:rsidR="001123EF">
          <w:t>.</w:t>
        </w:r>
      </w:ins>
    </w:p>
    <w:p w:rsidR="00C0732E" w:rsidRPr="00C0732E" w:rsidRDefault="00C0732E" w:rsidP="005627C9">
      <w:pPr>
        <w:pStyle w:val="Ttol3"/>
      </w:pPr>
      <w:bookmarkStart w:id="8690" w:name="_Toc369593145"/>
      <w:r w:rsidRPr="00C0732E">
        <w:t>Variables</w:t>
      </w:r>
      <w:bookmarkEnd w:id="8690"/>
    </w:p>
    <w:p w:rsidR="00C0732E" w:rsidRPr="00C0732E" w:rsidRDefault="00C0732E" w:rsidP="00C0732E">
      <w:r w:rsidRPr="00C0732E">
        <w:t>Per a cada una de les variables que existeixin dins de la mateixa instància de procés</w:t>
      </w:r>
      <w:ins w:id="8691" w:author="paulac" w:date="2013-10-09T16:03:00Z">
        <w:r w:rsidR="001123EF">
          <w:t>,</w:t>
        </w:r>
      </w:ins>
      <w:r w:rsidRPr="00C0732E">
        <w:t xml:space="preserve"> allà a on es genera el document s'afegirà una entrada al model. La clau per a cada entrada serà el codi de la variable i el valor serà el valor de la variable convertit en cadena de caràcters. Aquesta conversió es farà </w:t>
      </w:r>
      <w:del w:id="8692" w:author="paulac" w:date="2013-10-09T16:03:00Z">
        <w:r w:rsidRPr="00C0732E" w:rsidDel="001123EF">
          <w:delText xml:space="preserve">segons </w:delText>
        </w:r>
      </w:del>
      <w:ins w:id="8693" w:author="paulac" w:date="2013-10-09T16:03:00Z">
        <w:r w:rsidR="001123EF">
          <w:t>depenent</w:t>
        </w:r>
        <w:r w:rsidR="001123EF" w:rsidRPr="00C0732E">
          <w:t xml:space="preserve"> </w:t>
        </w:r>
        <w:r w:rsidR="001123EF">
          <w:t>d</w:t>
        </w:r>
      </w:ins>
      <w:r w:rsidRPr="00C0732E">
        <w:t>el tipus de dades de la variable segons la següent taula:</w:t>
      </w:r>
    </w:p>
    <w:tbl>
      <w:tblPr>
        <w:tblStyle w:val="LIMIT"/>
        <w:tblW w:w="5000" w:type="pct"/>
        <w:tblLook w:val="04A0"/>
        <w:tblPrChange w:id="8694" w:author="paulac" w:date="2013-10-10T12:41:00Z">
          <w:tblPr>
            <w:tblW w:w="5000" w:type="pct"/>
            <w:tblLook w:val="04A0"/>
          </w:tblPr>
        </w:tblPrChange>
      </w:tblPr>
      <w:tblGrid>
        <w:gridCol w:w="1373"/>
        <w:gridCol w:w="3379"/>
        <w:gridCol w:w="1373"/>
        <w:gridCol w:w="2595"/>
        <w:tblGridChange w:id="8695">
          <w:tblGrid>
            <w:gridCol w:w="1373"/>
            <w:gridCol w:w="3379"/>
            <w:gridCol w:w="1373"/>
            <w:gridCol w:w="2595"/>
          </w:tblGrid>
        </w:tblGridChange>
      </w:tblGrid>
      <w:tr w:rsidR="00C0732E" w:rsidRPr="00C0732E" w:rsidTr="005C2458">
        <w:trPr>
          <w:cnfStyle w:val="100000000000"/>
        </w:trPr>
        <w:tc>
          <w:tcPr>
            <w:cnfStyle w:val="001000000000"/>
            <w:tcW w:w="800" w:type="pct"/>
            <w:hideMark/>
            <w:tcPrChange w:id="8696" w:author="paulac" w:date="2013-10-10T12:41:00Z">
              <w:tcPr>
                <w:tcW w:w="800" w:type="pct"/>
                <w:hideMark/>
              </w:tcPr>
            </w:tcPrChange>
          </w:tcPr>
          <w:p w:rsidR="00C0732E" w:rsidRPr="00C0732E" w:rsidRDefault="00C0732E" w:rsidP="00C0732E">
            <w:pPr>
              <w:cnfStyle w:val="101000000000"/>
            </w:pPr>
            <w:r w:rsidRPr="00C0732E">
              <w:t>Tipus</w:t>
            </w:r>
          </w:p>
        </w:tc>
        <w:tc>
          <w:tcPr>
            <w:tcW w:w="1950" w:type="pct"/>
            <w:hideMark/>
            <w:tcPrChange w:id="8697" w:author="paulac" w:date="2013-10-10T12:41:00Z">
              <w:tcPr>
                <w:tcW w:w="1950" w:type="pct"/>
                <w:hideMark/>
              </w:tcPr>
            </w:tcPrChange>
          </w:tcPr>
          <w:p w:rsidR="00C0732E" w:rsidRPr="00C0732E" w:rsidRDefault="00C0732E" w:rsidP="00C0732E">
            <w:pPr>
              <w:cnfStyle w:val="100000000000"/>
            </w:pPr>
            <w:r w:rsidRPr="00C0732E">
              <w:t>Conversió</w:t>
            </w:r>
          </w:p>
        </w:tc>
        <w:tc>
          <w:tcPr>
            <w:tcW w:w="750" w:type="pct"/>
            <w:hideMark/>
            <w:tcPrChange w:id="8698" w:author="paulac" w:date="2013-10-10T12:41:00Z">
              <w:tcPr>
                <w:tcW w:w="750" w:type="pct"/>
                <w:hideMark/>
              </w:tcPr>
            </w:tcPrChange>
          </w:tcPr>
          <w:p w:rsidR="00C0732E" w:rsidRPr="00C0732E" w:rsidRDefault="00C0732E" w:rsidP="00C0732E">
            <w:pPr>
              <w:cnfStyle w:val="100000000000"/>
            </w:pPr>
            <w:r w:rsidRPr="00C0732E">
              <w:t>Valor exemple</w:t>
            </w:r>
          </w:p>
        </w:tc>
        <w:tc>
          <w:tcPr>
            <w:tcW w:w="1500" w:type="pct"/>
            <w:hideMark/>
            <w:tcPrChange w:id="8699" w:author="paulac" w:date="2013-10-10T12:41:00Z">
              <w:tcPr>
                <w:tcW w:w="1500" w:type="pct"/>
                <w:hideMark/>
              </w:tcPr>
            </w:tcPrChange>
          </w:tcPr>
          <w:p w:rsidR="00C0732E" w:rsidRPr="00C0732E" w:rsidRDefault="00C0732E" w:rsidP="00C0732E">
            <w:pPr>
              <w:cnfStyle w:val="100000000000"/>
            </w:pPr>
            <w:r w:rsidRPr="00C0732E">
              <w:t>Valor convertit</w:t>
            </w:r>
          </w:p>
        </w:tc>
      </w:tr>
      <w:tr w:rsidR="00C0732E" w:rsidRPr="00C0732E" w:rsidTr="005C2458">
        <w:trPr>
          <w:cnfStyle w:val="000000100000"/>
        </w:trPr>
        <w:tc>
          <w:tcPr>
            <w:cnfStyle w:val="001000000000"/>
            <w:tcW w:w="800" w:type="pct"/>
            <w:hideMark/>
            <w:tcPrChange w:id="8700" w:author="paulac" w:date="2013-10-10T12:41:00Z">
              <w:tcPr>
                <w:tcW w:w="800" w:type="pct"/>
                <w:hideMark/>
              </w:tcPr>
            </w:tcPrChange>
          </w:tcPr>
          <w:p w:rsidR="00C0732E" w:rsidRPr="00C0732E" w:rsidRDefault="00C0732E" w:rsidP="00C0732E">
            <w:pPr>
              <w:cnfStyle w:val="001000100000"/>
            </w:pPr>
            <w:r w:rsidRPr="00C0732E">
              <w:t>STRING</w:t>
            </w:r>
          </w:p>
        </w:tc>
        <w:tc>
          <w:tcPr>
            <w:tcW w:w="1950" w:type="pct"/>
            <w:hideMark/>
            <w:tcPrChange w:id="8701" w:author="paulac" w:date="2013-10-10T12:41:00Z">
              <w:tcPr>
                <w:tcW w:w="1950" w:type="pct"/>
                <w:hideMark/>
              </w:tcPr>
            </w:tcPrChange>
          </w:tcPr>
          <w:p w:rsidR="00C0732E" w:rsidRPr="00C0732E" w:rsidRDefault="00C0732E" w:rsidP="00C0732E">
            <w:pPr>
              <w:cnfStyle w:val="000000100000"/>
            </w:pPr>
            <w:r w:rsidRPr="00C0732E">
              <w:t>No es fa cap conversió</w:t>
            </w:r>
          </w:p>
        </w:tc>
        <w:tc>
          <w:tcPr>
            <w:tcW w:w="750" w:type="pct"/>
            <w:hideMark/>
            <w:tcPrChange w:id="8702" w:author="paulac" w:date="2013-10-10T12:41:00Z">
              <w:tcPr>
                <w:tcW w:w="750" w:type="pct"/>
                <w:hideMark/>
              </w:tcPr>
            </w:tcPrChange>
          </w:tcPr>
          <w:p w:rsidR="00C0732E" w:rsidRPr="00C0732E" w:rsidRDefault="00C0732E" w:rsidP="00C0732E">
            <w:pPr>
              <w:cnfStyle w:val="000000100000"/>
            </w:pPr>
            <w:r w:rsidRPr="00C0732E">
              <w:t>“Hola”</w:t>
            </w:r>
          </w:p>
        </w:tc>
        <w:tc>
          <w:tcPr>
            <w:tcW w:w="1500" w:type="pct"/>
            <w:hideMark/>
            <w:tcPrChange w:id="8703" w:author="paulac" w:date="2013-10-10T12:41:00Z">
              <w:tcPr>
                <w:tcW w:w="1500" w:type="pct"/>
                <w:hideMark/>
              </w:tcPr>
            </w:tcPrChange>
          </w:tcPr>
          <w:p w:rsidR="00C0732E" w:rsidRPr="00C0732E" w:rsidRDefault="00C0732E" w:rsidP="00C0732E">
            <w:pPr>
              <w:cnfStyle w:val="000000100000"/>
            </w:pPr>
            <w:r w:rsidRPr="00C0732E">
              <w:t>“Hola”</w:t>
            </w:r>
          </w:p>
        </w:tc>
      </w:tr>
      <w:tr w:rsidR="00C0732E" w:rsidRPr="00C0732E" w:rsidTr="005C2458">
        <w:tc>
          <w:tcPr>
            <w:cnfStyle w:val="001000000000"/>
            <w:tcW w:w="800" w:type="pct"/>
            <w:hideMark/>
            <w:tcPrChange w:id="8704" w:author="paulac" w:date="2013-10-10T12:41:00Z">
              <w:tcPr>
                <w:tcW w:w="800" w:type="pct"/>
                <w:hideMark/>
              </w:tcPr>
            </w:tcPrChange>
          </w:tcPr>
          <w:p w:rsidR="00C0732E" w:rsidRPr="00C0732E" w:rsidRDefault="00C0732E" w:rsidP="00C0732E">
            <w:r w:rsidRPr="00C0732E">
              <w:t>INTEGER</w:t>
            </w:r>
          </w:p>
        </w:tc>
        <w:tc>
          <w:tcPr>
            <w:tcW w:w="1950" w:type="pct"/>
            <w:hideMark/>
            <w:tcPrChange w:id="8705" w:author="paulac" w:date="2013-10-10T12:41:00Z">
              <w:tcPr>
                <w:tcW w:w="1950" w:type="pct"/>
                <w:hideMark/>
              </w:tcPr>
            </w:tcPrChange>
          </w:tcPr>
          <w:p w:rsidR="00C0732E" w:rsidRPr="00C0732E" w:rsidRDefault="00C0732E" w:rsidP="00C0732E">
            <w:pPr>
              <w:cnfStyle w:val="000000000000"/>
            </w:pPr>
            <w:r w:rsidRPr="00C0732E">
              <w:t>El nombre com a String</w:t>
            </w:r>
          </w:p>
        </w:tc>
        <w:tc>
          <w:tcPr>
            <w:tcW w:w="750" w:type="pct"/>
            <w:hideMark/>
            <w:tcPrChange w:id="8706" w:author="paulac" w:date="2013-10-10T12:41:00Z">
              <w:tcPr>
                <w:tcW w:w="750" w:type="pct"/>
                <w:hideMark/>
              </w:tcPr>
            </w:tcPrChange>
          </w:tcPr>
          <w:p w:rsidR="00C0732E" w:rsidRPr="00C0732E" w:rsidRDefault="00C0732E" w:rsidP="00C0732E">
            <w:pPr>
              <w:cnfStyle w:val="000000000000"/>
            </w:pPr>
            <w:r w:rsidRPr="00C0732E">
              <w:t>1234</w:t>
            </w:r>
          </w:p>
        </w:tc>
        <w:tc>
          <w:tcPr>
            <w:tcW w:w="1500" w:type="pct"/>
            <w:hideMark/>
            <w:tcPrChange w:id="8707" w:author="paulac" w:date="2013-10-10T12:41:00Z">
              <w:tcPr>
                <w:tcW w:w="1500" w:type="pct"/>
                <w:hideMark/>
              </w:tcPr>
            </w:tcPrChange>
          </w:tcPr>
          <w:p w:rsidR="00C0732E" w:rsidRPr="00C0732E" w:rsidRDefault="00C0732E" w:rsidP="00C0732E">
            <w:pPr>
              <w:cnfStyle w:val="000000000000"/>
            </w:pPr>
            <w:r w:rsidRPr="00C0732E">
              <w:t>“1234”</w:t>
            </w:r>
          </w:p>
        </w:tc>
      </w:tr>
      <w:tr w:rsidR="00C0732E" w:rsidRPr="00C0732E" w:rsidTr="005C2458">
        <w:trPr>
          <w:cnfStyle w:val="000000100000"/>
        </w:trPr>
        <w:tc>
          <w:tcPr>
            <w:cnfStyle w:val="001000000000"/>
            <w:tcW w:w="800" w:type="pct"/>
            <w:hideMark/>
            <w:tcPrChange w:id="8708" w:author="paulac" w:date="2013-10-10T12:41:00Z">
              <w:tcPr>
                <w:tcW w:w="800" w:type="pct"/>
                <w:hideMark/>
              </w:tcPr>
            </w:tcPrChange>
          </w:tcPr>
          <w:p w:rsidR="00C0732E" w:rsidRPr="00C0732E" w:rsidRDefault="00C0732E" w:rsidP="00C0732E">
            <w:pPr>
              <w:cnfStyle w:val="001000100000"/>
            </w:pPr>
            <w:r w:rsidRPr="00C0732E">
              <w:t>FLOAT</w:t>
            </w:r>
          </w:p>
        </w:tc>
        <w:tc>
          <w:tcPr>
            <w:tcW w:w="1950" w:type="pct"/>
            <w:hideMark/>
            <w:tcPrChange w:id="8709" w:author="paulac" w:date="2013-10-10T12:41:00Z">
              <w:tcPr>
                <w:tcW w:w="1950" w:type="pct"/>
                <w:hideMark/>
              </w:tcPr>
            </w:tcPrChange>
          </w:tcPr>
          <w:p w:rsidR="00C0732E" w:rsidRPr="00C0732E" w:rsidRDefault="00C0732E" w:rsidP="00C0732E">
            <w:pPr>
              <w:cnfStyle w:val="000000100000"/>
            </w:pPr>
            <w:r w:rsidRPr="00C0732E">
              <w:t>El nombre com a String</w:t>
            </w:r>
          </w:p>
        </w:tc>
        <w:tc>
          <w:tcPr>
            <w:tcW w:w="750" w:type="pct"/>
            <w:hideMark/>
            <w:tcPrChange w:id="8710" w:author="paulac" w:date="2013-10-10T12:41:00Z">
              <w:tcPr>
                <w:tcW w:w="750" w:type="pct"/>
                <w:hideMark/>
              </w:tcPr>
            </w:tcPrChange>
          </w:tcPr>
          <w:p w:rsidR="00C0732E" w:rsidRPr="00C0732E" w:rsidRDefault="00C0732E" w:rsidP="00C0732E">
            <w:pPr>
              <w:cnfStyle w:val="000000100000"/>
            </w:pPr>
            <w:r w:rsidRPr="00C0732E">
              <w:t>'123.45'</w:t>
            </w:r>
          </w:p>
        </w:tc>
        <w:tc>
          <w:tcPr>
            <w:tcW w:w="1500" w:type="pct"/>
            <w:hideMark/>
            <w:tcPrChange w:id="8711" w:author="paulac" w:date="2013-10-10T12:41:00Z">
              <w:tcPr>
                <w:tcW w:w="1500" w:type="pct"/>
                <w:hideMark/>
              </w:tcPr>
            </w:tcPrChange>
          </w:tcPr>
          <w:p w:rsidR="00C0732E" w:rsidRPr="00C0732E" w:rsidRDefault="00C0732E" w:rsidP="00C0732E">
            <w:pPr>
              <w:cnfStyle w:val="000000100000"/>
            </w:pPr>
            <w:r w:rsidRPr="00C0732E">
              <w:t>“123,45”</w:t>
            </w:r>
          </w:p>
        </w:tc>
      </w:tr>
      <w:tr w:rsidR="00C0732E" w:rsidRPr="00C0732E" w:rsidTr="005C2458">
        <w:tc>
          <w:tcPr>
            <w:cnfStyle w:val="001000000000"/>
            <w:tcW w:w="800" w:type="pct"/>
            <w:hideMark/>
            <w:tcPrChange w:id="8712" w:author="paulac" w:date="2013-10-10T12:41:00Z">
              <w:tcPr>
                <w:tcW w:w="800" w:type="pct"/>
                <w:hideMark/>
              </w:tcPr>
            </w:tcPrChange>
          </w:tcPr>
          <w:p w:rsidR="00C0732E" w:rsidRPr="00C0732E" w:rsidRDefault="00C0732E" w:rsidP="00C0732E">
            <w:r w:rsidRPr="00C0732E">
              <w:t>BOOLEAN</w:t>
            </w:r>
          </w:p>
        </w:tc>
        <w:tc>
          <w:tcPr>
            <w:tcW w:w="1950" w:type="pct"/>
            <w:hideMark/>
            <w:tcPrChange w:id="8713" w:author="paulac" w:date="2013-10-10T12:41:00Z">
              <w:tcPr>
                <w:tcW w:w="1950" w:type="pct"/>
                <w:hideMark/>
              </w:tcPr>
            </w:tcPrChange>
          </w:tcPr>
          <w:p w:rsidR="00C0732E" w:rsidRPr="00C0732E" w:rsidRDefault="00C0732E" w:rsidP="00C0732E">
            <w:pPr>
              <w:cnfStyle w:val="000000000000"/>
            </w:pPr>
            <w:r w:rsidRPr="00C0732E">
              <w:t>Vertader=“Si”, fals=”No”</w:t>
            </w:r>
          </w:p>
        </w:tc>
        <w:tc>
          <w:tcPr>
            <w:tcW w:w="750" w:type="pct"/>
            <w:hideMark/>
            <w:tcPrChange w:id="8714" w:author="paulac" w:date="2013-10-10T12:41:00Z">
              <w:tcPr>
                <w:tcW w:w="750" w:type="pct"/>
                <w:hideMark/>
              </w:tcPr>
            </w:tcPrChange>
          </w:tcPr>
          <w:p w:rsidR="00C0732E" w:rsidRPr="00C0732E" w:rsidRDefault="00C0732E" w:rsidP="00C0732E">
            <w:pPr>
              <w:cnfStyle w:val="000000000000"/>
            </w:pPr>
            <w:r w:rsidRPr="00C0732E">
              <w:t>true</w:t>
            </w:r>
          </w:p>
        </w:tc>
        <w:tc>
          <w:tcPr>
            <w:tcW w:w="1500" w:type="pct"/>
            <w:hideMark/>
            <w:tcPrChange w:id="8715" w:author="paulac" w:date="2013-10-10T12:41:00Z">
              <w:tcPr>
                <w:tcW w:w="1500" w:type="pct"/>
                <w:hideMark/>
              </w:tcPr>
            </w:tcPrChange>
          </w:tcPr>
          <w:p w:rsidR="00C0732E" w:rsidRPr="00C0732E" w:rsidRDefault="00C0732E" w:rsidP="00C0732E">
            <w:pPr>
              <w:cnfStyle w:val="000000000000"/>
            </w:pPr>
            <w:r w:rsidRPr="00C0732E">
              <w:t>“Si”</w:t>
            </w:r>
          </w:p>
        </w:tc>
      </w:tr>
      <w:tr w:rsidR="00C0732E" w:rsidRPr="00C0732E" w:rsidTr="005C2458">
        <w:trPr>
          <w:cnfStyle w:val="000000100000"/>
        </w:trPr>
        <w:tc>
          <w:tcPr>
            <w:cnfStyle w:val="001000000000"/>
            <w:tcW w:w="800" w:type="pct"/>
            <w:hideMark/>
            <w:tcPrChange w:id="8716" w:author="paulac" w:date="2013-10-10T12:41:00Z">
              <w:tcPr>
                <w:tcW w:w="800" w:type="pct"/>
                <w:hideMark/>
              </w:tcPr>
            </w:tcPrChange>
          </w:tcPr>
          <w:p w:rsidR="00C0732E" w:rsidRPr="00C0732E" w:rsidRDefault="00C0732E" w:rsidP="00C0732E">
            <w:pPr>
              <w:cnfStyle w:val="001000100000"/>
            </w:pPr>
            <w:r w:rsidRPr="00C0732E">
              <w:t>TEXTAREA</w:t>
            </w:r>
          </w:p>
        </w:tc>
        <w:tc>
          <w:tcPr>
            <w:tcW w:w="1950" w:type="pct"/>
            <w:hideMark/>
            <w:tcPrChange w:id="8717" w:author="paulac" w:date="2013-10-10T12:41:00Z">
              <w:tcPr>
                <w:tcW w:w="1950" w:type="pct"/>
                <w:hideMark/>
              </w:tcPr>
            </w:tcPrChange>
          </w:tcPr>
          <w:p w:rsidR="00C0732E" w:rsidRPr="00C0732E" w:rsidRDefault="00C0732E" w:rsidP="00C0732E">
            <w:pPr>
              <w:cnfStyle w:val="000000100000"/>
            </w:pPr>
            <w:r w:rsidRPr="00C0732E">
              <w:t>No es fa cap conversió</w:t>
            </w:r>
          </w:p>
        </w:tc>
        <w:tc>
          <w:tcPr>
            <w:tcW w:w="750" w:type="pct"/>
            <w:hideMark/>
            <w:tcPrChange w:id="8718" w:author="paulac" w:date="2013-10-10T12:41:00Z">
              <w:tcPr>
                <w:tcW w:w="750" w:type="pct"/>
                <w:hideMark/>
              </w:tcPr>
            </w:tcPrChange>
          </w:tcPr>
          <w:p w:rsidR="00C0732E" w:rsidRPr="00C0732E" w:rsidRDefault="00C0732E" w:rsidP="00C0732E">
            <w:pPr>
              <w:cnfStyle w:val="000000100000"/>
            </w:pPr>
            <w:r w:rsidRPr="00C0732E">
              <w:t>“Hola”</w:t>
            </w:r>
          </w:p>
        </w:tc>
        <w:tc>
          <w:tcPr>
            <w:tcW w:w="1500" w:type="pct"/>
            <w:hideMark/>
            <w:tcPrChange w:id="8719" w:author="paulac" w:date="2013-10-10T12:41:00Z">
              <w:tcPr>
                <w:tcW w:w="1500" w:type="pct"/>
                <w:hideMark/>
              </w:tcPr>
            </w:tcPrChange>
          </w:tcPr>
          <w:p w:rsidR="00C0732E" w:rsidRPr="00C0732E" w:rsidRDefault="00C0732E" w:rsidP="00C0732E">
            <w:pPr>
              <w:cnfStyle w:val="000000100000"/>
            </w:pPr>
            <w:r w:rsidRPr="00C0732E">
              <w:t>“Hola”</w:t>
            </w:r>
          </w:p>
        </w:tc>
      </w:tr>
      <w:tr w:rsidR="00C0732E" w:rsidRPr="00C0732E" w:rsidTr="005C2458">
        <w:tc>
          <w:tcPr>
            <w:cnfStyle w:val="001000000000"/>
            <w:tcW w:w="800" w:type="pct"/>
            <w:hideMark/>
            <w:tcPrChange w:id="8720" w:author="paulac" w:date="2013-10-10T12:41:00Z">
              <w:tcPr>
                <w:tcW w:w="800" w:type="pct"/>
                <w:hideMark/>
              </w:tcPr>
            </w:tcPrChange>
          </w:tcPr>
          <w:p w:rsidR="00C0732E" w:rsidRPr="00C0732E" w:rsidRDefault="00C0732E" w:rsidP="00C0732E">
            <w:r w:rsidRPr="00C0732E">
              <w:t>DATE</w:t>
            </w:r>
          </w:p>
        </w:tc>
        <w:tc>
          <w:tcPr>
            <w:tcW w:w="1950" w:type="pct"/>
            <w:hideMark/>
            <w:tcPrChange w:id="8721" w:author="paulac" w:date="2013-10-10T12:41:00Z">
              <w:tcPr>
                <w:tcW w:w="1950" w:type="pct"/>
                <w:hideMark/>
              </w:tcPr>
            </w:tcPrChange>
          </w:tcPr>
          <w:p w:rsidR="00C0732E" w:rsidRPr="00C0732E" w:rsidRDefault="00C0732E" w:rsidP="00C0732E">
            <w:pPr>
              <w:cnfStyle w:val="000000000000"/>
            </w:pPr>
            <w:r w:rsidRPr="00C0732E">
              <w:t>Format “dd/MM/yyyy”</w:t>
            </w:r>
          </w:p>
        </w:tc>
        <w:tc>
          <w:tcPr>
            <w:tcW w:w="750" w:type="pct"/>
            <w:hideMark/>
            <w:tcPrChange w:id="8722" w:author="paulac" w:date="2013-10-10T12:41:00Z">
              <w:tcPr>
                <w:tcW w:w="750" w:type="pct"/>
                <w:hideMark/>
              </w:tcPr>
            </w:tcPrChange>
          </w:tcPr>
          <w:p w:rsidR="00C0732E" w:rsidRPr="00C0732E" w:rsidRDefault="00C0732E" w:rsidP="00C0732E">
            <w:pPr>
              <w:cnfStyle w:val="000000000000"/>
            </w:pPr>
            <w:r w:rsidRPr="00C0732E">
              <w:t>21/02/06</w:t>
            </w:r>
          </w:p>
        </w:tc>
        <w:tc>
          <w:tcPr>
            <w:tcW w:w="1500" w:type="pct"/>
            <w:hideMark/>
            <w:tcPrChange w:id="8723" w:author="paulac" w:date="2013-10-10T12:41:00Z">
              <w:tcPr>
                <w:tcW w:w="1500" w:type="pct"/>
                <w:hideMark/>
              </w:tcPr>
            </w:tcPrChange>
          </w:tcPr>
          <w:p w:rsidR="00C0732E" w:rsidRPr="00C0732E" w:rsidRDefault="00C0732E" w:rsidP="00C0732E">
            <w:pPr>
              <w:cnfStyle w:val="000000000000"/>
            </w:pPr>
            <w:r w:rsidRPr="00C0732E">
              <w:t>“21/02/2006”</w:t>
            </w:r>
          </w:p>
        </w:tc>
      </w:tr>
      <w:tr w:rsidR="00C0732E" w:rsidRPr="00C0732E" w:rsidTr="005C2458">
        <w:trPr>
          <w:cnfStyle w:val="000000100000"/>
        </w:trPr>
        <w:tc>
          <w:tcPr>
            <w:cnfStyle w:val="001000000000"/>
            <w:tcW w:w="800" w:type="pct"/>
            <w:hideMark/>
            <w:tcPrChange w:id="8724" w:author="paulac" w:date="2013-10-10T12:41:00Z">
              <w:tcPr>
                <w:tcW w:w="800" w:type="pct"/>
                <w:hideMark/>
              </w:tcPr>
            </w:tcPrChange>
          </w:tcPr>
          <w:p w:rsidR="00C0732E" w:rsidRPr="00C0732E" w:rsidRDefault="00C0732E" w:rsidP="00C0732E">
            <w:pPr>
              <w:cnfStyle w:val="001000100000"/>
            </w:pPr>
            <w:r w:rsidRPr="00C0732E">
              <w:t>PRICE</w:t>
            </w:r>
          </w:p>
        </w:tc>
        <w:tc>
          <w:tcPr>
            <w:tcW w:w="1950" w:type="pct"/>
            <w:hideMark/>
            <w:tcPrChange w:id="8725" w:author="paulac" w:date="2013-10-10T12:41:00Z">
              <w:tcPr>
                <w:tcW w:w="1950" w:type="pct"/>
                <w:hideMark/>
              </w:tcPr>
            </w:tcPrChange>
          </w:tcPr>
          <w:p w:rsidR="00C0732E" w:rsidRPr="00C0732E" w:rsidRDefault="00C0732E" w:rsidP="00C0732E">
            <w:pPr>
              <w:cnfStyle w:val="000000100000"/>
            </w:pPr>
            <w:r w:rsidRPr="00C0732E">
              <w:t>Format “###,00” arrodonit amb 2 xifres decimals</w:t>
            </w:r>
          </w:p>
        </w:tc>
        <w:tc>
          <w:tcPr>
            <w:tcW w:w="750" w:type="pct"/>
            <w:hideMark/>
            <w:tcPrChange w:id="8726" w:author="paulac" w:date="2013-10-10T12:41:00Z">
              <w:tcPr>
                <w:tcW w:w="750" w:type="pct"/>
                <w:hideMark/>
              </w:tcPr>
            </w:tcPrChange>
          </w:tcPr>
          <w:p w:rsidR="00C0732E" w:rsidRPr="00C0732E" w:rsidRDefault="00C0732E" w:rsidP="00C0732E">
            <w:pPr>
              <w:cnfStyle w:val="000000100000"/>
            </w:pPr>
            <w:r w:rsidRPr="00C0732E">
              <w:t>'123456.789'</w:t>
            </w:r>
          </w:p>
        </w:tc>
        <w:tc>
          <w:tcPr>
            <w:tcW w:w="1500" w:type="pct"/>
            <w:hideMark/>
            <w:tcPrChange w:id="8727" w:author="paulac" w:date="2013-10-10T12:41:00Z">
              <w:tcPr>
                <w:tcW w:w="1500" w:type="pct"/>
                <w:hideMark/>
              </w:tcPr>
            </w:tcPrChange>
          </w:tcPr>
          <w:p w:rsidR="00C0732E" w:rsidRPr="00C0732E" w:rsidRDefault="00C0732E" w:rsidP="00C0732E">
            <w:pPr>
              <w:cnfStyle w:val="000000100000"/>
            </w:pPr>
            <w:r w:rsidRPr="00C0732E">
              <w:t>“123.456,79”</w:t>
            </w:r>
          </w:p>
        </w:tc>
      </w:tr>
      <w:tr w:rsidR="00C0732E" w:rsidRPr="00C0732E" w:rsidTr="005C2458">
        <w:tc>
          <w:tcPr>
            <w:cnfStyle w:val="001000000000"/>
            <w:tcW w:w="800" w:type="pct"/>
            <w:hideMark/>
            <w:tcPrChange w:id="8728" w:author="paulac" w:date="2013-10-10T12:41:00Z">
              <w:tcPr>
                <w:tcW w:w="800" w:type="pct"/>
                <w:hideMark/>
              </w:tcPr>
            </w:tcPrChange>
          </w:tcPr>
          <w:p w:rsidR="00C0732E" w:rsidRPr="00C0732E" w:rsidRDefault="00C0732E" w:rsidP="00C0732E">
            <w:r w:rsidRPr="00C0732E">
              <w:t>TERMINI</w:t>
            </w:r>
          </w:p>
        </w:tc>
        <w:tc>
          <w:tcPr>
            <w:tcW w:w="1950" w:type="pct"/>
            <w:hideMark/>
            <w:tcPrChange w:id="8729" w:author="paulac" w:date="2013-10-10T12:41:00Z">
              <w:tcPr>
                <w:tcW w:w="1950" w:type="pct"/>
                <w:hideMark/>
              </w:tcPr>
            </w:tcPrChange>
          </w:tcPr>
          <w:p w:rsidR="00C0732E" w:rsidRPr="00C0732E" w:rsidRDefault="00C0732E" w:rsidP="00C0732E">
            <w:pPr>
              <w:cnfStyle w:val="000000000000"/>
            </w:pPr>
            <w:r w:rsidRPr="00C0732E">
              <w:t>A anys, M mesos, D dies</w:t>
            </w:r>
          </w:p>
        </w:tc>
        <w:tc>
          <w:tcPr>
            <w:tcW w:w="750" w:type="pct"/>
            <w:hideMark/>
            <w:tcPrChange w:id="8730" w:author="paulac" w:date="2013-10-10T12:41:00Z">
              <w:tcPr>
                <w:tcW w:w="750" w:type="pct"/>
                <w:hideMark/>
              </w:tcPr>
            </w:tcPrChange>
          </w:tcPr>
          <w:p w:rsidR="00C0732E" w:rsidRPr="00C0732E" w:rsidRDefault="00C0732E" w:rsidP="00C0732E">
            <w:pPr>
              <w:cnfStyle w:val="000000000000"/>
            </w:pPr>
            <w:r w:rsidRPr="00C0732E">
              <w:t>'2/3/15'</w:t>
            </w:r>
          </w:p>
        </w:tc>
        <w:tc>
          <w:tcPr>
            <w:tcW w:w="1500" w:type="pct"/>
            <w:hideMark/>
            <w:tcPrChange w:id="8731" w:author="paulac" w:date="2013-10-10T12:41:00Z">
              <w:tcPr>
                <w:tcW w:w="1500" w:type="pct"/>
                <w:hideMark/>
              </w:tcPr>
            </w:tcPrChange>
          </w:tcPr>
          <w:p w:rsidR="00C0732E" w:rsidRPr="00C0732E" w:rsidRDefault="00C0732E" w:rsidP="00C0732E">
            <w:pPr>
              <w:cnfStyle w:val="000000000000"/>
            </w:pPr>
            <w:r w:rsidRPr="00C0732E">
              <w:t>“2 anys, 3 mesos i 15 dies”</w:t>
            </w:r>
          </w:p>
        </w:tc>
      </w:tr>
      <w:tr w:rsidR="00C0732E" w:rsidRPr="00C0732E" w:rsidTr="005C2458">
        <w:trPr>
          <w:cnfStyle w:val="000000100000"/>
        </w:trPr>
        <w:tc>
          <w:tcPr>
            <w:cnfStyle w:val="001000000000"/>
            <w:tcW w:w="800" w:type="pct"/>
            <w:hideMark/>
            <w:tcPrChange w:id="8732" w:author="paulac" w:date="2013-10-10T12:41:00Z">
              <w:tcPr>
                <w:tcW w:w="800" w:type="pct"/>
                <w:hideMark/>
              </w:tcPr>
            </w:tcPrChange>
          </w:tcPr>
          <w:p w:rsidR="00C0732E" w:rsidRPr="00C0732E" w:rsidRDefault="00062C25" w:rsidP="00C0732E">
            <w:pPr>
              <w:cnfStyle w:val="001000100000"/>
            </w:pPr>
            <w:r>
              <w:t>SELECCIÓ</w:t>
            </w:r>
          </w:p>
        </w:tc>
        <w:tc>
          <w:tcPr>
            <w:tcW w:w="1950" w:type="pct"/>
            <w:hideMark/>
            <w:tcPrChange w:id="8733" w:author="paulac" w:date="2013-10-10T12:41:00Z">
              <w:tcPr>
                <w:tcW w:w="1950" w:type="pct"/>
                <w:hideMark/>
              </w:tcPr>
            </w:tcPrChange>
          </w:tcPr>
          <w:p w:rsidR="00C0732E" w:rsidRPr="00C0732E" w:rsidRDefault="00C0732E" w:rsidP="00C0732E">
            <w:pPr>
              <w:cnfStyle w:val="000000100000"/>
            </w:pPr>
            <w:r w:rsidRPr="00C0732E">
              <w:t>El text de l</w:t>
            </w:r>
            <w:ins w:id="8734" w:author="paulac" w:date="2013-10-09T16:03:00Z">
              <w:r w:rsidR="001123EF">
                <w:t>’</w:t>
              </w:r>
            </w:ins>
            <w:del w:id="8735" w:author="paulac" w:date="2013-10-09T16:03:00Z">
              <w:r w:rsidRPr="00C0732E" w:rsidDel="001123EF">
                <w:delText xml:space="preserve">a </w:delText>
              </w:r>
            </w:del>
            <w:r w:rsidRPr="00C0732E">
              <w:t>enumeració corresponent</w:t>
            </w:r>
            <w:r w:rsidR="00062C25">
              <w:t xml:space="preserve"> o de la consulta (del domini)</w:t>
            </w:r>
          </w:p>
        </w:tc>
        <w:tc>
          <w:tcPr>
            <w:tcW w:w="750" w:type="pct"/>
            <w:hideMark/>
            <w:tcPrChange w:id="8736" w:author="paulac" w:date="2013-10-10T12:41:00Z">
              <w:tcPr>
                <w:tcW w:w="750" w:type="pct"/>
                <w:hideMark/>
              </w:tcPr>
            </w:tcPrChange>
          </w:tcPr>
          <w:p w:rsidR="00C0732E" w:rsidRPr="00C0732E" w:rsidRDefault="00C0732E" w:rsidP="00C0732E">
            <w:pPr>
              <w:cnfStyle w:val="000000100000"/>
            </w:pPr>
          </w:p>
        </w:tc>
        <w:tc>
          <w:tcPr>
            <w:tcW w:w="1500" w:type="pct"/>
            <w:hideMark/>
            <w:tcPrChange w:id="8737" w:author="paulac" w:date="2013-10-10T12:41:00Z">
              <w:tcPr>
                <w:tcW w:w="1500" w:type="pct"/>
                <w:hideMark/>
              </w:tcPr>
            </w:tcPrChange>
          </w:tcPr>
          <w:p w:rsidR="00C0732E" w:rsidRPr="00C0732E" w:rsidRDefault="00C0732E" w:rsidP="00C0732E">
            <w:pPr>
              <w:cnfStyle w:val="000000100000"/>
            </w:pPr>
          </w:p>
        </w:tc>
      </w:tr>
      <w:tr w:rsidR="00C0732E" w:rsidRPr="00C0732E" w:rsidTr="005C2458">
        <w:tc>
          <w:tcPr>
            <w:cnfStyle w:val="001000000000"/>
            <w:tcW w:w="800" w:type="pct"/>
            <w:hideMark/>
            <w:tcPrChange w:id="8738" w:author="paulac" w:date="2013-10-10T12:41:00Z">
              <w:tcPr>
                <w:tcW w:w="800" w:type="pct"/>
                <w:hideMark/>
              </w:tcPr>
            </w:tcPrChange>
          </w:tcPr>
          <w:p w:rsidR="00C0732E" w:rsidRPr="00C0732E" w:rsidRDefault="00C0732E" w:rsidP="00C0732E">
            <w:r w:rsidRPr="00C0732E">
              <w:t>SUGGEST</w:t>
            </w:r>
          </w:p>
        </w:tc>
        <w:tc>
          <w:tcPr>
            <w:tcW w:w="1950" w:type="pct"/>
            <w:hideMark/>
            <w:tcPrChange w:id="8739" w:author="paulac" w:date="2013-10-10T12:41:00Z">
              <w:tcPr>
                <w:tcW w:w="1950" w:type="pct"/>
                <w:hideMark/>
              </w:tcPr>
            </w:tcPrChange>
          </w:tcPr>
          <w:p w:rsidR="00F12DC6" w:rsidRDefault="00062C25">
            <w:pPr>
              <w:cnfStyle w:val="000000000000"/>
            </w:pPr>
            <w:r w:rsidRPr="00062C25">
              <w:t>El text de l</w:t>
            </w:r>
            <w:del w:id="8740" w:author="paulac" w:date="2013-10-09T16:04:00Z">
              <w:r w:rsidRPr="00062C25" w:rsidDel="001123EF">
                <w:delText xml:space="preserve">a </w:delText>
              </w:r>
            </w:del>
            <w:ins w:id="8741" w:author="paulac" w:date="2013-10-09T16:04:00Z">
              <w:r w:rsidR="001123EF">
                <w:t>‘</w:t>
              </w:r>
            </w:ins>
            <w:r w:rsidRPr="00062C25">
              <w:t>enumeració corresponent o de la consulta (del domini)</w:t>
            </w:r>
          </w:p>
        </w:tc>
        <w:tc>
          <w:tcPr>
            <w:tcW w:w="750" w:type="pct"/>
            <w:hideMark/>
            <w:tcPrChange w:id="8742" w:author="paulac" w:date="2013-10-10T12:41:00Z">
              <w:tcPr>
                <w:tcW w:w="750" w:type="pct"/>
                <w:hideMark/>
              </w:tcPr>
            </w:tcPrChange>
          </w:tcPr>
          <w:p w:rsidR="00C0732E" w:rsidRPr="00C0732E" w:rsidRDefault="00C0732E" w:rsidP="00C0732E">
            <w:pPr>
              <w:cnfStyle w:val="000000000000"/>
            </w:pPr>
          </w:p>
        </w:tc>
        <w:tc>
          <w:tcPr>
            <w:tcW w:w="1500" w:type="pct"/>
            <w:hideMark/>
            <w:tcPrChange w:id="8743" w:author="paulac" w:date="2013-10-10T12:41:00Z">
              <w:tcPr>
                <w:tcW w:w="1500" w:type="pct"/>
                <w:hideMark/>
              </w:tcPr>
            </w:tcPrChange>
          </w:tcPr>
          <w:p w:rsidR="00C0732E" w:rsidRPr="00C0732E" w:rsidRDefault="00C0732E" w:rsidP="00C0732E">
            <w:pPr>
              <w:cnfStyle w:val="000000000000"/>
            </w:pPr>
          </w:p>
        </w:tc>
      </w:tr>
    </w:tbl>
    <w:p w:rsidR="00C0732E" w:rsidRPr="00C0732E" w:rsidRDefault="00C0732E" w:rsidP="005627C9">
      <w:pPr>
        <w:pStyle w:val="Ttol3"/>
      </w:pPr>
      <w:bookmarkStart w:id="8744" w:name="_Toc369593146"/>
      <w:r w:rsidRPr="00C0732E">
        <w:lastRenderedPageBreak/>
        <w:t>Funcions</w:t>
      </w:r>
      <w:bookmarkEnd w:id="8744"/>
    </w:p>
    <w:p w:rsidR="00C0732E" w:rsidRPr="00C0732E" w:rsidRDefault="00C0732E" w:rsidP="00C0732E">
      <w:r w:rsidRPr="00C0732E">
        <w:t>Les funcions que es posen a disposició del dissenyador de plantilles són les següents:</w:t>
      </w:r>
    </w:p>
    <w:p w:rsidR="00A61C3D" w:rsidRPr="00A61C3D" w:rsidRDefault="00A61C3D" w:rsidP="00A61C3D">
      <w:pPr>
        <w:pStyle w:val="Pargrafdellista"/>
        <w:numPr>
          <w:ilvl w:val="0"/>
          <w:numId w:val="2"/>
        </w:numPr>
        <w:rPr>
          <w:ins w:id="8745" w:author="paulac" w:date="2013-10-10T12:46:00Z"/>
          <w:b/>
        </w:rPr>
      </w:pPr>
      <w:ins w:id="8746" w:author="paulac" w:date="2013-10-10T12:46:00Z">
        <w:r w:rsidRPr="00A61C3D">
          <w:rPr>
            <w:b/>
          </w:rPr>
          <w:t>valor</w:t>
        </w:r>
      </w:ins>
    </w:p>
    <w:p w:rsidR="00A61C3D" w:rsidRPr="00C0732E" w:rsidRDefault="00A61C3D" w:rsidP="00A61C3D">
      <w:pPr>
        <w:pStyle w:val="Pargrafdellista"/>
        <w:numPr>
          <w:ilvl w:val="1"/>
          <w:numId w:val="2"/>
        </w:numPr>
        <w:rPr>
          <w:ins w:id="8747" w:author="paulac" w:date="2013-10-10T12:46:00Z"/>
        </w:rPr>
      </w:pPr>
      <w:ins w:id="8748" w:author="paulac" w:date="2013-10-10T12:46:00Z">
        <w:r w:rsidRPr="00C0732E">
          <w:t>Paràmetres: codi de la variable com a String</w:t>
        </w:r>
        <w:r>
          <w:t>.</w:t>
        </w:r>
      </w:ins>
    </w:p>
    <w:p w:rsidR="00A61C3D" w:rsidRDefault="00A61C3D" w:rsidP="00A61C3D">
      <w:pPr>
        <w:pStyle w:val="Pargrafdellista"/>
        <w:numPr>
          <w:ilvl w:val="1"/>
          <w:numId w:val="2"/>
        </w:numPr>
        <w:rPr>
          <w:ins w:id="8749" w:author="paulac" w:date="2013-10-10T12:46:00Z"/>
        </w:rPr>
      </w:pPr>
      <w:ins w:id="8750" w:author="paulac" w:date="2013-10-10T12:46:00Z">
        <w:r w:rsidRPr="00C0732E">
          <w:t>Retorna: El valor de la v</w:t>
        </w:r>
        <w:r>
          <w:t>ariable (veure taula de la secció anterior).</w:t>
        </w:r>
      </w:ins>
    </w:p>
    <w:p w:rsidR="009C6BF8" w:rsidRPr="00A61C3D" w:rsidRDefault="000D0864" w:rsidP="00753AA4">
      <w:pPr>
        <w:pStyle w:val="Pargrafdellista"/>
        <w:numPr>
          <w:ilvl w:val="0"/>
          <w:numId w:val="2"/>
        </w:numPr>
        <w:rPr>
          <w:b/>
          <w:rPrChange w:id="8751" w:author="paulac" w:date="2013-10-10T12:43:00Z">
            <w:rPr/>
          </w:rPrChange>
        </w:rPr>
      </w:pPr>
      <w:r w:rsidRPr="000D0864">
        <w:rPr>
          <w:b/>
          <w:rPrChange w:id="8752" w:author="paulac" w:date="2013-10-10T12:43:00Z">
            <w:rPr>
              <w:rFonts w:asciiTheme="majorHAnsi" w:eastAsiaTheme="majorEastAsia" w:hAnsiTheme="majorHAnsi" w:cstheme="majorBidi"/>
              <w:b/>
              <w:bCs/>
              <w:i/>
              <w:iCs/>
              <w:color w:val="0000FF" w:themeColor="hyperlink"/>
              <w:sz w:val="26"/>
              <w:szCs w:val="26"/>
              <w:u w:val="single"/>
            </w:rPr>
          </w:rPrChange>
        </w:rPr>
        <w:t>persona</w:t>
      </w:r>
    </w:p>
    <w:p w:rsidR="009C6BF8" w:rsidRDefault="009C6BF8" w:rsidP="00753AA4">
      <w:pPr>
        <w:pStyle w:val="Pargrafdellista"/>
        <w:numPr>
          <w:ilvl w:val="1"/>
          <w:numId w:val="2"/>
        </w:numPr>
      </w:pPr>
      <w:r>
        <w:t>Paràmetres: codi de la persona com a String</w:t>
      </w:r>
      <w:ins w:id="8753" w:author="paulac" w:date="2013-10-09T16:04:00Z">
        <w:r w:rsidR="001123EF">
          <w:t>.</w:t>
        </w:r>
      </w:ins>
    </w:p>
    <w:p w:rsidR="009C6BF8" w:rsidRDefault="009C6BF8" w:rsidP="00753AA4">
      <w:pPr>
        <w:pStyle w:val="Pargrafdellista"/>
        <w:numPr>
          <w:ilvl w:val="1"/>
          <w:numId w:val="2"/>
        </w:numPr>
      </w:pPr>
      <w:r>
        <w:t>Retorna: objecte de tipus Persona</w:t>
      </w:r>
      <w:ins w:id="8754" w:author="paulac" w:date="2013-10-14T15:39:00Z">
        <w:r w:rsidR="006706BE">
          <w:t>Dto</w:t>
        </w:r>
      </w:ins>
      <w:ins w:id="8755" w:author="paulac" w:date="2013-10-09T16:04:00Z">
        <w:r w:rsidR="001123EF">
          <w:t>.</w:t>
        </w:r>
      </w:ins>
    </w:p>
    <w:p w:rsidR="00A61C3D" w:rsidRPr="006706BE" w:rsidRDefault="000D0864" w:rsidP="00A61C3D">
      <w:pPr>
        <w:pStyle w:val="Pargrafdellista"/>
        <w:numPr>
          <w:ilvl w:val="0"/>
          <w:numId w:val="2"/>
        </w:numPr>
        <w:rPr>
          <w:ins w:id="8756" w:author="paulac" w:date="2013-10-10T12:48:00Z"/>
          <w:b/>
          <w:rPrChange w:id="8757" w:author="paulac" w:date="2013-10-14T15:36:00Z">
            <w:rPr>
              <w:ins w:id="8758" w:author="paulac" w:date="2013-10-10T12:48:00Z"/>
              <w:b/>
              <w:highlight w:val="yellow"/>
            </w:rPr>
          </w:rPrChange>
        </w:rPr>
      </w:pPr>
      <w:ins w:id="8759" w:author="paulac" w:date="2013-10-10T12:48:00Z">
        <w:r w:rsidRPr="000D0864">
          <w:rPr>
            <w:b/>
            <w:rPrChange w:id="8760" w:author="paulac" w:date="2013-10-14T15:36:00Z">
              <w:rPr>
                <w:rFonts w:asciiTheme="majorHAnsi" w:eastAsiaTheme="majorEastAsia" w:hAnsiTheme="majorHAnsi" w:cstheme="majorBidi"/>
                <w:b/>
                <w:bCs/>
                <w:color w:val="0000FF" w:themeColor="hyperlink"/>
                <w:sz w:val="26"/>
                <w:szCs w:val="26"/>
                <w:highlight w:val="yellow"/>
                <w:u w:val="single"/>
              </w:rPr>
            </w:rPrChange>
          </w:rPr>
          <w:t>a</w:t>
        </w:r>
      </w:ins>
      <w:ins w:id="8761" w:author="paulac" w:date="2013-10-10T12:44:00Z">
        <w:r w:rsidRPr="000D0864">
          <w:rPr>
            <w:b/>
            <w:rPrChange w:id="8762" w:author="paulac" w:date="2013-10-14T15:36:00Z">
              <w:rPr>
                <w:rFonts w:asciiTheme="majorHAnsi" w:eastAsiaTheme="majorEastAsia" w:hAnsiTheme="majorHAnsi" w:cstheme="majorBidi"/>
                <w:b/>
                <w:bCs/>
                <w:i/>
                <w:iCs/>
                <w:color w:val="0000FF" w:themeColor="hyperlink"/>
                <w:sz w:val="26"/>
                <w:szCs w:val="26"/>
                <w:u w:val="single"/>
              </w:rPr>
            </w:rPrChange>
          </w:rPr>
          <w:t>rea</w:t>
        </w:r>
      </w:ins>
    </w:p>
    <w:p w:rsidR="006706BE" w:rsidRDefault="00A61C3D" w:rsidP="006706BE">
      <w:pPr>
        <w:pStyle w:val="Pargrafdellista"/>
        <w:numPr>
          <w:ilvl w:val="1"/>
          <w:numId w:val="2"/>
        </w:numPr>
        <w:rPr>
          <w:ins w:id="8763" w:author="paulac" w:date="2013-10-14T15:34:00Z"/>
        </w:rPr>
      </w:pPr>
      <w:ins w:id="8764" w:author="paulac" w:date="2013-10-10T12:48:00Z">
        <w:r>
          <w:t xml:space="preserve">Paràmetres: </w:t>
        </w:r>
      </w:ins>
      <w:ins w:id="8765" w:author="paulac" w:date="2013-10-14T15:34:00Z">
        <w:r w:rsidR="006706BE">
          <w:t>codi de l’àrea com a String.</w:t>
        </w:r>
      </w:ins>
    </w:p>
    <w:p w:rsidR="00A61C3D" w:rsidRDefault="00A61C3D" w:rsidP="00A61C3D">
      <w:pPr>
        <w:pStyle w:val="Pargrafdellista"/>
        <w:numPr>
          <w:ilvl w:val="1"/>
          <w:numId w:val="2"/>
        </w:numPr>
        <w:rPr>
          <w:ins w:id="8766" w:author="paulac" w:date="2013-10-10T12:48:00Z"/>
        </w:rPr>
      </w:pPr>
      <w:ins w:id="8767" w:author="paulac" w:date="2013-10-10T12:49:00Z">
        <w:r>
          <w:t xml:space="preserve">Retorna: </w:t>
        </w:r>
      </w:ins>
      <w:ins w:id="8768" w:author="paulac" w:date="2013-10-14T15:34:00Z">
        <w:r w:rsidR="006706BE">
          <w:t>objecte de tipus Area.</w:t>
        </w:r>
      </w:ins>
    </w:p>
    <w:p w:rsidR="00A61C3D" w:rsidRPr="00A61C3D" w:rsidRDefault="00A61C3D" w:rsidP="00A61C3D">
      <w:pPr>
        <w:pStyle w:val="Pargrafdellista"/>
        <w:numPr>
          <w:ilvl w:val="0"/>
          <w:numId w:val="2"/>
        </w:numPr>
        <w:rPr>
          <w:ins w:id="8769" w:author="paulac" w:date="2013-10-10T12:44:00Z"/>
          <w:b/>
        </w:rPr>
      </w:pPr>
      <w:ins w:id="8770" w:author="paulac" w:date="2013-10-10T12:44:00Z">
        <w:r w:rsidRPr="00A61C3D">
          <w:rPr>
            <w:b/>
          </w:rPr>
          <w:t>carrec</w:t>
        </w:r>
      </w:ins>
    </w:p>
    <w:p w:rsidR="00A61C3D" w:rsidRDefault="00A61C3D" w:rsidP="00A61C3D">
      <w:pPr>
        <w:pStyle w:val="Pargrafdellista"/>
        <w:numPr>
          <w:ilvl w:val="1"/>
          <w:numId w:val="2"/>
        </w:numPr>
        <w:rPr>
          <w:ins w:id="8771" w:author="paulac" w:date="2013-10-10T12:44:00Z"/>
        </w:rPr>
      </w:pPr>
      <w:ins w:id="8772" w:author="paulac" w:date="2013-10-10T12:44:00Z">
        <w:r>
          <w:t>Paràmetres: codi del càrrec com a String.</w:t>
        </w:r>
      </w:ins>
    </w:p>
    <w:p w:rsidR="00A61C3D" w:rsidRDefault="00A61C3D" w:rsidP="00A61C3D">
      <w:pPr>
        <w:pStyle w:val="Pargrafdellista"/>
        <w:numPr>
          <w:ilvl w:val="1"/>
          <w:numId w:val="2"/>
        </w:numPr>
        <w:rPr>
          <w:ins w:id="8773" w:author="paulac" w:date="2013-10-10T12:44:00Z"/>
        </w:rPr>
      </w:pPr>
      <w:ins w:id="8774" w:author="paulac" w:date="2013-10-10T12:44:00Z">
        <w:r>
          <w:t>R</w:t>
        </w:r>
        <w:r w:rsidR="006706BE">
          <w:t>etorna: objecte de tipus Carrec</w:t>
        </w:r>
        <w:r>
          <w:t>.</w:t>
        </w:r>
      </w:ins>
    </w:p>
    <w:p w:rsidR="00DD0B28" w:rsidRPr="006706BE" w:rsidRDefault="000D0864">
      <w:pPr>
        <w:pStyle w:val="Pargrafdellista"/>
        <w:numPr>
          <w:ilvl w:val="0"/>
          <w:numId w:val="2"/>
        </w:numPr>
        <w:rPr>
          <w:ins w:id="8775" w:author="paulac" w:date="2013-10-10T12:49:00Z"/>
          <w:b/>
          <w:rPrChange w:id="8776" w:author="paulac" w:date="2013-10-14T15:36:00Z">
            <w:rPr>
              <w:ins w:id="8777" w:author="paulac" w:date="2013-10-10T12:49:00Z"/>
              <w:b/>
              <w:highlight w:val="yellow"/>
            </w:rPr>
          </w:rPrChange>
        </w:rPr>
      </w:pPr>
      <w:ins w:id="8778" w:author="paulac" w:date="2013-10-10T12:44:00Z">
        <w:r w:rsidRPr="000D0864">
          <w:rPr>
            <w:b/>
            <w:rPrChange w:id="8779" w:author="paulac" w:date="2013-10-14T15:36:00Z">
              <w:rPr>
                <w:rFonts w:asciiTheme="majorHAnsi" w:eastAsiaTheme="majorEastAsia" w:hAnsiTheme="majorHAnsi" w:cstheme="majorBidi"/>
                <w:b/>
                <w:bCs/>
                <w:color w:val="0000FF" w:themeColor="hyperlink"/>
                <w:sz w:val="26"/>
                <w:szCs w:val="26"/>
                <w:u w:val="single"/>
              </w:rPr>
            </w:rPrChange>
          </w:rPr>
          <w:t>personaAmbCarrecArea</w:t>
        </w:r>
      </w:ins>
    </w:p>
    <w:p w:rsidR="006706BE" w:rsidRDefault="00A61C3D" w:rsidP="00A61C3D">
      <w:pPr>
        <w:pStyle w:val="Pargrafdellista"/>
        <w:numPr>
          <w:ilvl w:val="1"/>
          <w:numId w:val="2"/>
        </w:numPr>
        <w:rPr>
          <w:ins w:id="8780" w:author="paulac" w:date="2013-10-14T15:36:00Z"/>
        </w:rPr>
      </w:pPr>
      <w:ins w:id="8781" w:author="paulac" w:date="2013-10-10T12:49:00Z">
        <w:r>
          <w:t xml:space="preserve">Paràmetres: </w:t>
        </w:r>
      </w:ins>
    </w:p>
    <w:p w:rsidR="00E21426" w:rsidRDefault="006706BE">
      <w:pPr>
        <w:pStyle w:val="Pargrafdellista"/>
        <w:numPr>
          <w:ilvl w:val="2"/>
          <w:numId w:val="2"/>
        </w:numPr>
        <w:rPr>
          <w:ins w:id="8782" w:author="paulac" w:date="2013-10-14T15:37:00Z"/>
        </w:rPr>
        <w:pPrChange w:id="8783" w:author="paulac" w:date="2013-10-14T15:36:00Z">
          <w:pPr>
            <w:pStyle w:val="Pargrafdellista"/>
            <w:numPr>
              <w:ilvl w:val="1"/>
              <w:numId w:val="2"/>
            </w:numPr>
            <w:ind w:left="1785" w:hanging="360"/>
          </w:pPr>
        </w:pPrChange>
      </w:pPr>
      <w:ins w:id="8784" w:author="paulac" w:date="2013-10-14T15:35:00Z">
        <w:r>
          <w:t xml:space="preserve">codi del </w:t>
        </w:r>
      </w:ins>
      <w:ins w:id="8785" w:author="paulac" w:date="2013-10-14T10:29:00Z">
        <w:r>
          <w:t>c</w:t>
        </w:r>
      </w:ins>
      <w:ins w:id="8786" w:author="paulac" w:date="2013-10-14T15:35:00Z">
        <w:r>
          <w:t>à</w:t>
        </w:r>
      </w:ins>
      <w:ins w:id="8787" w:author="paulac" w:date="2013-10-14T10:29:00Z">
        <w:r w:rsidR="0013725A">
          <w:t xml:space="preserve">rrec </w:t>
        </w:r>
      </w:ins>
      <w:ins w:id="8788" w:author="paulac" w:date="2013-10-14T15:35:00Z">
        <w:r>
          <w:t>com String.</w:t>
        </w:r>
      </w:ins>
    </w:p>
    <w:p w:rsidR="006706BE" w:rsidRDefault="006706BE" w:rsidP="006706BE">
      <w:pPr>
        <w:pStyle w:val="Pargrafdellista"/>
        <w:numPr>
          <w:ilvl w:val="2"/>
          <w:numId w:val="2"/>
        </w:numPr>
        <w:rPr>
          <w:ins w:id="8789" w:author="paulac" w:date="2013-10-14T15:37:00Z"/>
        </w:rPr>
      </w:pPr>
      <w:ins w:id="8790" w:author="paulac" w:date="2013-10-14T15:37:00Z">
        <w:r>
          <w:t>codi de l’àrea com String.</w:t>
        </w:r>
      </w:ins>
    </w:p>
    <w:p w:rsidR="00A61C3D" w:rsidRDefault="00A61C3D" w:rsidP="00A61C3D">
      <w:pPr>
        <w:pStyle w:val="Pargrafdellista"/>
        <w:numPr>
          <w:ilvl w:val="1"/>
          <w:numId w:val="2"/>
        </w:numPr>
        <w:rPr>
          <w:ins w:id="8791" w:author="paulac" w:date="2013-10-10T12:49:00Z"/>
        </w:rPr>
      </w:pPr>
      <w:ins w:id="8792" w:author="paulac" w:date="2013-10-10T12:49:00Z">
        <w:r>
          <w:t xml:space="preserve">Retorna: </w:t>
        </w:r>
      </w:ins>
      <w:ins w:id="8793" w:author="paulac" w:date="2013-10-14T10:29:00Z">
        <w:r w:rsidR="0013725A">
          <w:t>persona</w:t>
        </w:r>
      </w:ins>
      <w:ins w:id="8794" w:author="paulac" w:date="2013-10-14T15:35:00Z">
        <w:r w:rsidR="006706BE">
          <w:t xml:space="preserve"> que o</w:t>
        </w:r>
      </w:ins>
      <w:ins w:id="8795" w:author="paulac" w:date="2013-10-14T15:36:00Z">
        <w:r w:rsidR="006706BE">
          <w:t>cupa el càrrec dins l’àrea.</w:t>
        </w:r>
      </w:ins>
    </w:p>
    <w:p w:rsidR="00A61C3D" w:rsidRPr="00A61C3D" w:rsidRDefault="000D0864" w:rsidP="00A61C3D">
      <w:pPr>
        <w:pStyle w:val="Pargrafdellista"/>
        <w:numPr>
          <w:ilvl w:val="0"/>
          <w:numId w:val="2"/>
        </w:numPr>
        <w:rPr>
          <w:ins w:id="8796" w:author="paulac" w:date="2013-10-10T12:45:00Z"/>
          <w:b/>
          <w:rPrChange w:id="8797" w:author="paulac" w:date="2013-10-10T12:45:00Z">
            <w:rPr>
              <w:ins w:id="8798" w:author="paulac" w:date="2013-10-10T12:45:00Z"/>
            </w:rPr>
          </w:rPrChange>
        </w:rPr>
      </w:pPr>
      <w:ins w:id="8799" w:author="paulac" w:date="2013-10-10T12:45:00Z">
        <w:r w:rsidRPr="000D0864">
          <w:rPr>
            <w:b/>
            <w:rPrChange w:id="8800" w:author="paulac" w:date="2013-10-10T12:45:00Z">
              <w:rPr>
                <w:rFonts w:asciiTheme="majorHAnsi" w:eastAsiaTheme="majorEastAsia" w:hAnsiTheme="majorHAnsi" w:cstheme="majorBidi"/>
                <w:b/>
                <w:bCs/>
                <w:color w:val="0000FF" w:themeColor="hyperlink"/>
                <w:sz w:val="26"/>
                <w:szCs w:val="26"/>
                <w:u w:val="single"/>
              </w:rPr>
            </w:rPrChange>
          </w:rPr>
          <w:t>carrecsAmbPersonaArea</w:t>
        </w:r>
      </w:ins>
    </w:p>
    <w:p w:rsidR="00A61C3D" w:rsidRDefault="00A61C3D" w:rsidP="00A61C3D">
      <w:pPr>
        <w:pStyle w:val="Pargrafdellista"/>
        <w:numPr>
          <w:ilvl w:val="1"/>
          <w:numId w:val="2"/>
        </w:numPr>
        <w:rPr>
          <w:ins w:id="8801" w:author="paulac" w:date="2013-10-10T12:45:00Z"/>
        </w:rPr>
      </w:pPr>
      <w:ins w:id="8802" w:author="paulac" w:date="2013-10-10T12:45:00Z">
        <w:r>
          <w:t xml:space="preserve">Paràmetres: </w:t>
        </w:r>
      </w:ins>
    </w:p>
    <w:p w:rsidR="00A61C3D" w:rsidRDefault="00A61C3D" w:rsidP="00A61C3D">
      <w:pPr>
        <w:pStyle w:val="Pargrafdellista"/>
        <w:numPr>
          <w:ilvl w:val="2"/>
          <w:numId w:val="2"/>
        </w:numPr>
        <w:rPr>
          <w:ins w:id="8803" w:author="paulac" w:date="2013-10-10T12:45:00Z"/>
        </w:rPr>
      </w:pPr>
      <w:ins w:id="8804" w:author="paulac" w:date="2013-10-10T12:45:00Z">
        <w:r>
          <w:t>codi de la persona com a String.</w:t>
        </w:r>
      </w:ins>
    </w:p>
    <w:p w:rsidR="00A61C3D" w:rsidRDefault="00A61C3D" w:rsidP="00A61C3D">
      <w:pPr>
        <w:pStyle w:val="Pargrafdellista"/>
        <w:numPr>
          <w:ilvl w:val="2"/>
          <w:numId w:val="2"/>
        </w:numPr>
        <w:rPr>
          <w:ins w:id="8805" w:author="paulac" w:date="2013-10-10T12:45:00Z"/>
        </w:rPr>
      </w:pPr>
      <w:ins w:id="8806" w:author="paulac" w:date="2013-10-10T12:45:00Z">
        <w:r>
          <w:t>codi de l’àrea com a String.</w:t>
        </w:r>
      </w:ins>
    </w:p>
    <w:p w:rsidR="00A61C3D" w:rsidRPr="00C0732E" w:rsidRDefault="00A61C3D" w:rsidP="00A61C3D">
      <w:pPr>
        <w:pStyle w:val="Pargrafdellista"/>
        <w:numPr>
          <w:ilvl w:val="1"/>
          <w:numId w:val="2"/>
        </w:numPr>
        <w:rPr>
          <w:ins w:id="8807" w:author="paulac" w:date="2013-10-10T12:45:00Z"/>
        </w:rPr>
      </w:pPr>
      <w:ins w:id="8808" w:author="paulac" w:date="2013-10-10T12:45:00Z">
        <w:r>
          <w:t>Retorna: llistat de càrrecs.</w:t>
        </w:r>
      </w:ins>
    </w:p>
    <w:p w:rsidR="00C0732E" w:rsidRPr="0013725A" w:rsidDel="006706BE" w:rsidRDefault="000D0864" w:rsidP="00753AA4">
      <w:pPr>
        <w:pStyle w:val="Pargrafdellista"/>
        <w:numPr>
          <w:ilvl w:val="0"/>
          <w:numId w:val="2"/>
        </w:numPr>
        <w:rPr>
          <w:del w:id="8809" w:author="paulac" w:date="2013-10-14T15:35:00Z"/>
          <w:b/>
          <w:color w:val="FF0000"/>
          <w:rPrChange w:id="8810" w:author="paulac" w:date="2013-10-14T10:28:00Z">
            <w:rPr>
              <w:del w:id="8811" w:author="paulac" w:date="2013-10-14T15:35:00Z"/>
            </w:rPr>
          </w:rPrChange>
        </w:rPr>
      </w:pPr>
      <w:del w:id="8812" w:author="paulac" w:date="2013-10-14T15:35:00Z">
        <w:r w:rsidRPr="000D0864">
          <w:rPr>
            <w:b/>
            <w:color w:val="FF0000"/>
            <w:rPrChange w:id="8813" w:author="paulac" w:date="2013-10-14T10:28:00Z">
              <w:rPr>
                <w:rFonts w:asciiTheme="majorHAnsi" w:eastAsiaTheme="majorEastAsia" w:hAnsiTheme="majorHAnsi" w:cstheme="majorBidi"/>
                <w:b/>
                <w:bCs/>
                <w:color w:val="0000FF" w:themeColor="hyperlink"/>
                <w:sz w:val="26"/>
                <w:szCs w:val="26"/>
                <w:u w:val="single"/>
              </w:rPr>
            </w:rPrChange>
          </w:rPr>
          <w:delText>personaAmbCarrec</w:delText>
        </w:r>
      </w:del>
    </w:p>
    <w:p w:rsidR="00C0732E" w:rsidRPr="0013725A" w:rsidDel="006706BE" w:rsidRDefault="000D0864" w:rsidP="00753AA4">
      <w:pPr>
        <w:pStyle w:val="Pargrafdellista"/>
        <w:numPr>
          <w:ilvl w:val="1"/>
          <w:numId w:val="2"/>
        </w:numPr>
        <w:rPr>
          <w:del w:id="8814" w:author="paulac" w:date="2013-10-14T15:35:00Z"/>
          <w:color w:val="FF0000"/>
          <w:rPrChange w:id="8815" w:author="paulac" w:date="2013-10-14T10:28:00Z">
            <w:rPr>
              <w:del w:id="8816" w:author="paulac" w:date="2013-10-14T15:35:00Z"/>
            </w:rPr>
          </w:rPrChange>
        </w:rPr>
      </w:pPr>
      <w:del w:id="8817" w:author="paulac" w:date="2013-10-14T15:35:00Z">
        <w:r w:rsidRPr="000D0864">
          <w:rPr>
            <w:color w:val="FF0000"/>
            <w:rPrChange w:id="8818" w:author="paulac" w:date="2013-10-14T10:28:00Z">
              <w:rPr>
                <w:rFonts w:asciiTheme="majorHAnsi" w:eastAsiaTheme="majorEastAsia" w:hAnsiTheme="majorHAnsi" w:cstheme="majorBidi"/>
                <w:b/>
                <w:bCs/>
                <w:color w:val="0000FF" w:themeColor="hyperlink"/>
                <w:sz w:val="26"/>
                <w:szCs w:val="26"/>
                <w:u w:val="single"/>
              </w:rPr>
            </w:rPrChange>
          </w:rPr>
          <w:delText>Paràmetres: codi d’un càrrec com a String</w:delText>
        </w:r>
      </w:del>
    </w:p>
    <w:p w:rsidR="00C0732E" w:rsidRPr="0013725A" w:rsidDel="006706BE" w:rsidRDefault="000D0864" w:rsidP="00753AA4">
      <w:pPr>
        <w:pStyle w:val="Pargrafdellista"/>
        <w:numPr>
          <w:ilvl w:val="1"/>
          <w:numId w:val="2"/>
        </w:numPr>
        <w:rPr>
          <w:del w:id="8819" w:author="paulac" w:date="2013-10-14T15:35:00Z"/>
          <w:color w:val="FF0000"/>
          <w:rPrChange w:id="8820" w:author="paulac" w:date="2013-10-14T10:28:00Z">
            <w:rPr>
              <w:del w:id="8821" w:author="paulac" w:date="2013-10-14T15:35:00Z"/>
            </w:rPr>
          </w:rPrChange>
        </w:rPr>
      </w:pPr>
      <w:del w:id="8822" w:author="paulac" w:date="2013-10-14T15:35:00Z">
        <w:r w:rsidRPr="000D0864">
          <w:rPr>
            <w:color w:val="FF0000"/>
            <w:rPrChange w:id="8823" w:author="paulac" w:date="2013-10-14T10:28:00Z">
              <w:rPr>
                <w:rFonts w:asciiTheme="majorHAnsi" w:eastAsiaTheme="majorEastAsia" w:hAnsiTheme="majorHAnsi" w:cstheme="majorBidi"/>
                <w:b/>
                <w:bCs/>
                <w:color w:val="0000FF" w:themeColor="hyperlink"/>
                <w:sz w:val="26"/>
                <w:szCs w:val="26"/>
                <w:u w:val="single"/>
              </w:rPr>
            </w:rPrChange>
          </w:rPr>
          <w:delText>Retorna: objecte de tipus PersonaDto corresponent al càrrec de la persona</w:delText>
        </w:r>
      </w:del>
    </w:p>
    <w:p w:rsidR="00CA306F" w:rsidRPr="00A61C3D" w:rsidDel="00A61C3D" w:rsidRDefault="000D0864" w:rsidP="00753AA4">
      <w:pPr>
        <w:pStyle w:val="Pargrafdellista"/>
        <w:numPr>
          <w:ilvl w:val="0"/>
          <w:numId w:val="2"/>
        </w:numPr>
        <w:rPr>
          <w:del w:id="8824" w:author="paulac" w:date="2013-10-10T12:44:00Z"/>
          <w:b/>
          <w:rPrChange w:id="8825" w:author="paulac" w:date="2013-10-10T12:46:00Z">
            <w:rPr>
              <w:del w:id="8826" w:author="paulac" w:date="2013-10-10T12:44:00Z"/>
            </w:rPr>
          </w:rPrChange>
        </w:rPr>
      </w:pPr>
      <w:del w:id="8827" w:author="paulac" w:date="2013-10-10T12:44:00Z">
        <w:r w:rsidRPr="000D0864">
          <w:rPr>
            <w:b/>
            <w:rPrChange w:id="8828" w:author="paulac" w:date="2013-10-10T12:46:00Z">
              <w:rPr>
                <w:rFonts w:asciiTheme="majorHAnsi" w:eastAsiaTheme="majorEastAsia" w:hAnsiTheme="majorHAnsi" w:cstheme="majorBidi"/>
                <w:b/>
                <w:bCs/>
                <w:color w:val="0000FF" w:themeColor="hyperlink"/>
                <w:sz w:val="26"/>
                <w:szCs w:val="26"/>
                <w:u w:val="single"/>
              </w:rPr>
            </w:rPrChange>
          </w:rPr>
          <w:delText>carrec</w:delText>
        </w:r>
      </w:del>
    </w:p>
    <w:p w:rsidR="00CA306F" w:rsidRPr="00A61C3D" w:rsidDel="00A61C3D" w:rsidRDefault="000D0864" w:rsidP="00753AA4">
      <w:pPr>
        <w:pStyle w:val="Pargrafdellista"/>
        <w:numPr>
          <w:ilvl w:val="1"/>
          <w:numId w:val="2"/>
        </w:numPr>
        <w:rPr>
          <w:del w:id="8829" w:author="paulac" w:date="2013-10-10T12:44:00Z"/>
          <w:b/>
          <w:rPrChange w:id="8830" w:author="paulac" w:date="2013-10-10T12:46:00Z">
            <w:rPr>
              <w:del w:id="8831" w:author="paulac" w:date="2013-10-10T12:44:00Z"/>
            </w:rPr>
          </w:rPrChange>
        </w:rPr>
      </w:pPr>
      <w:del w:id="8832" w:author="paulac" w:date="2013-10-10T12:44:00Z">
        <w:r w:rsidRPr="000D0864">
          <w:rPr>
            <w:b/>
            <w:rPrChange w:id="8833" w:author="paulac" w:date="2013-10-10T12:46:00Z">
              <w:rPr>
                <w:rFonts w:asciiTheme="majorHAnsi" w:eastAsiaTheme="majorEastAsia" w:hAnsiTheme="majorHAnsi" w:cstheme="majorBidi"/>
                <w:b/>
                <w:bCs/>
                <w:color w:val="0000FF" w:themeColor="hyperlink"/>
                <w:sz w:val="26"/>
                <w:szCs w:val="26"/>
                <w:u w:val="single"/>
              </w:rPr>
            </w:rPrChange>
          </w:rPr>
          <w:delText>Paràmetres: codi del càrrec com a String</w:delText>
        </w:r>
      </w:del>
    </w:p>
    <w:p w:rsidR="00CA306F" w:rsidRPr="00A61C3D" w:rsidDel="00A61C3D" w:rsidRDefault="000D0864" w:rsidP="00753AA4">
      <w:pPr>
        <w:pStyle w:val="Pargrafdellista"/>
        <w:numPr>
          <w:ilvl w:val="1"/>
          <w:numId w:val="2"/>
        </w:numPr>
        <w:rPr>
          <w:del w:id="8834" w:author="paulac" w:date="2013-10-10T12:44:00Z"/>
          <w:b/>
          <w:rPrChange w:id="8835" w:author="paulac" w:date="2013-10-10T12:46:00Z">
            <w:rPr>
              <w:del w:id="8836" w:author="paulac" w:date="2013-10-10T12:44:00Z"/>
            </w:rPr>
          </w:rPrChange>
        </w:rPr>
      </w:pPr>
      <w:del w:id="8837" w:author="paulac" w:date="2013-10-10T12:44:00Z">
        <w:r w:rsidRPr="000D0864">
          <w:rPr>
            <w:b/>
            <w:rPrChange w:id="8838" w:author="paulac" w:date="2013-10-10T12:46:00Z">
              <w:rPr>
                <w:rFonts w:asciiTheme="majorHAnsi" w:eastAsiaTheme="majorEastAsia" w:hAnsiTheme="majorHAnsi" w:cstheme="majorBidi"/>
                <w:b/>
                <w:bCs/>
                <w:color w:val="0000FF" w:themeColor="hyperlink"/>
                <w:sz w:val="26"/>
                <w:szCs w:val="26"/>
                <w:u w:val="single"/>
              </w:rPr>
            </w:rPrChange>
          </w:rPr>
          <w:delText>Retorna: objecte de tipus CarrecDto</w:delText>
        </w:r>
      </w:del>
    </w:p>
    <w:p w:rsidR="00CA306F" w:rsidRPr="00A61C3D" w:rsidDel="00A61C3D" w:rsidRDefault="000D0864" w:rsidP="00753AA4">
      <w:pPr>
        <w:pStyle w:val="Pargrafdellista"/>
        <w:numPr>
          <w:ilvl w:val="0"/>
          <w:numId w:val="2"/>
        </w:numPr>
        <w:rPr>
          <w:del w:id="8839" w:author="paulac" w:date="2013-10-10T12:45:00Z"/>
          <w:b/>
          <w:rPrChange w:id="8840" w:author="paulac" w:date="2013-10-10T12:46:00Z">
            <w:rPr>
              <w:del w:id="8841" w:author="paulac" w:date="2013-10-10T12:45:00Z"/>
            </w:rPr>
          </w:rPrChange>
        </w:rPr>
      </w:pPr>
      <w:del w:id="8842" w:author="paulac" w:date="2013-10-10T12:45:00Z">
        <w:r w:rsidRPr="000D0864">
          <w:rPr>
            <w:b/>
            <w:rPrChange w:id="8843" w:author="paulac" w:date="2013-10-10T12:46:00Z">
              <w:rPr>
                <w:rFonts w:asciiTheme="majorHAnsi" w:eastAsiaTheme="majorEastAsia" w:hAnsiTheme="majorHAnsi" w:cstheme="majorBidi"/>
                <w:b/>
                <w:bCs/>
                <w:color w:val="0000FF" w:themeColor="hyperlink"/>
                <w:sz w:val="26"/>
                <w:szCs w:val="26"/>
                <w:u w:val="single"/>
              </w:rPr>
            </w:rPrChange>
          </w:rPr>
          <w:delText>carrecsAmbPersonaArea</w:delText>
        </w:r>
      </w:del>
    </w:p>
    <w:p w:rsidR="00CA306F" w:rsidRPr="00A61C3D" w:rsidDel="00A61C3D" w:rsidRDefault="000D0864" w:rsidP="00753AA4">
      <w:pPr>
        <w:pStyle w:val="Pargrafdellista"/>
        <w:numPr>
          <w:ilvl w:val="1"/>
          <w:numId w:val="2"/>
        </w:numPr>
        <w:rPr>
          <w:del w:id="8844" w:author="paulac" w:date="2013-10-10T12:45:00Z"/>
          <w:b/>
          <w:rPrChange w:id="8845" w:author="paulac" w:date="2013-10-10T12:46:00Z">
            <w:rPr>
              <w:del w:id="8846" w:author="paulac" w:date="2013-10-10T12:45:00Z"/>
            </w:rPr>
          </w:rPrChange>
        </w:rPr>
      </w:pPr>
      <w:del w:id="8847" w:author="paulac" w:date="2013-10-10T12:45:00Z">
        <w:r w:rsidRPr="000D0864">
          <w:rPr>
            <w:b/>
            <w:rPrChange w:id="8848" w:author="paulac" w:date="2013-10-10T12:46:00Z">
              <w:rPr>
                <w:rFonts w:asciiTheme="majorHAnsi" w:eastAsiaTheme="majorEastAsia" w:hAnsiTheme="majorHAnsi" w:cstheme="majorBidi"/>
                <w:b/>
                <w:bCs/>
                <w:color w:val="0000FF" w:themeColor="hyperlink"/>
                <w:sz w:val="26"/>
                <w:szCs w:val="26"/>
                <w:u w:val="single"/>
              </w:rPr>
            </w:rPrChange>
          </w:rPr>
          <w:delText xml:space="preserve">Paràmetres: </w:delText>
        </w:r>
      </w:del>
    </w:p>
    <w:p w:rsidR="00CA306F" w:rsidRPr="00A61C3D" w:rsidDel="00A61C3D" w:rsidRDefault="000D0864" w:rsidP="00753AA4">
      <w:pPr>
        <w:pStyle w:val="Pargrafdellista"/>
        <w:numPr>
          <w:ilvl w:val="2"/>
          <w:numId w:val="2"/>
        </w:numPr>
        <w:rPr>
          <w:del w:id="8849" w:author="paulac" w:date="2013-10-10T12:45:00Z"/>
          <w:b/>
          <w:rPrChange w:id="8850" w:author="paulac" w:date="2013-10-10T12:46:00Z">
            <w:rPr>
              <w:del w:id="8851" w:author="paulac" w:date="2013-10-10T12:45:00Z"/>
            </w:rPr>
          </w:rPrChange>
        </w:rPr>
      </w:pPr>
      <w:del w:id="8852" w:author="paulac" w:date="2013-10-10T12:45:00Z">
        <w:r w:rsidRPr="000D0864">
          <w:rPr>
            <w:b/>
            <w:rPrChange w:id="8853" w:author="paulac" w:date="2013-10-10T12:46:00Z">
              <w:rPr>
                <w:rFonts w:asciiTheme="majorHAnsi" w:eastAsiaTheme="majorEastAsia" w:hAnsiTheme="majorHAnsi" w:cstheme="majorBidi"/>
                <w:b/>
                <w:bCs/>
                <w:color w:val="0000FF" w:themeColor="hyperlink"/>
                <w:sz w:val="26"/>
                <w:szCs w:val="26"/>
                <w:u w:val="single"/>
              </w:rPr>
            </w:rPrChange>
          </w:rPr>
          <w:delText>codi de la persona com a String</w:delText>
        </w:r>
      </w:del>
    </w:p>
    <w:p w:rsidR="00CA306F" w:rsidRPr="00A61C3D" w:rsidDel="00A61C3D" w:rsidRDefault="000D0864" w:rsidP="00753AA4">
      <w:pPr>
        <w:pStyle w:val="Pargrafdellista"/>
        <w:numPr>
          <w:ilvl w:val="2"/>
          <w:numId w:val="2"/>
        </w:numPr>
        <w:rPr>
          <w:del w:id="8854" w:author="paulac" w:date="2013-10-10T12:45:00Z"/>
          <w:b/>
          <w:rPrChange w:id="8855" w:author="paulac" w:date="2013-10-10T12:46:00Z">
            <w:rPr>
              <w:del w:id="8856" w:author="paulac" w:date="2013-10-10T12:45:00Z"/>
            </w:rPr>
          </w:rPrChange>
        </w:rPr>
      </w:pPr>
      <w:del w:id="8857" w:author="paulac" w:date="2013-10-10T12:45:00Z">
        <w:r w:rsidRPr="000D0864">
          <w:rPr>
            <w:b/>
            <w:rPrChange w:id="8858" w:author="paulac" w:date="2013-10-10T12:46:00Z">
              <w:rPr>
                <w:rFonts w:asciiTheme="majorHAnsi" w:eastAsiaTheme="majorEastAsia" w:hAnsiTheme="majorHAnsi" w:cstheme="majorBidi"/>
                <w:b/>
                <w:bCs/>
                <w:color w:val="0000FF" w:themeColor="hyperlink"/>
                <w:sz w:val="26"/>
                <w:szCs w:val="26"/>
                <w:u w:val="single"/>
              </w:rPr>
            </w:rPrChange>
          </w:rPr>
          <w:delText>codi de l’àrea com a String</w:delText>
        </w:r>
      </w:del>
    </w:p>
    <w:p w:rsidR="00CA306F" w:rsidRPr="00A61C3D" w:rsidDel="00A61C3D" w:rsidRDefault="000D0864" w:rsidP="00753AA4">
      <w:pPr>
        <w:pStyle w:val="Pargrafdellista"/>
        <w:numPr>
          <w:ilvl w:val="1"/>
          <w:numId w:val="2"/>
        </w:numPr>
        <w:rPr>
          <w:del w:id="8859" w:author="paulac" w:date="2013-10-10T12:45:00Z"/>
          <w:b/>
          <w:rPrChange w:id="8860" w:author="paulac" w:date="2013-10-10T12:46:00Z">
            <w:rPr>
              <w:del w:id="8861" w:author="paulac" w:date="2013-10-10T12:45:00Z"/>
            </w:rPr>
          </w:rPrChange>
        </w:rPr>
      </w:pPr>
      <w:del w:id="8862" w:author="paulac" w:date="2013-10-10T12:45:00Z">
        <w:r w:rsidRPr="000D0864">
          <w:rPr>
            <w:b/>
            <w:rPrChange w:id="8863" w:author="paulac" w:date="2013-10-10T12:46:00Z">
              <w:rPr>
                <w:rFonts w:asciiTheme="majorHAnsi" w:eastAsiaTheme="majorEastAsia" w:hAnsiTheme="majorHAnsi" w:cstheme="majorBidi"/>
                <w:b/>
                <w:bCs/>
                <w:color w:val="0000FF" w:themeColor="hyperlink"/>
                <w:sz w:val="26"/>
                <w:szCs w:val="26"/>
                <w:u w:val="single"/>
              </w:rPr>
            </w:rPrChange>
          </w:rPr>
          <w:delText>Retorna: llistat de càrrecs</w:delText>
        </w:r>
      </w:del>
    </w:p>
    <w:p w:rsidR="00C0732E" w:rsidRPr="00A61C3D" w:rsidRDefault="000D0864" w:rsidP="00753AA4">
      <w:pPr>
        <w:pStyle w:val="Pargrafdellista"/>
        <w:numPr>
          <w:ilvl w:val="0"/>
          <w:numId w:val="2"/>
        </w:numPr>
        <w:rPr>
          <w:b/>
          <w:rPrChange w:id="8864" w:author="paulac" w:date="2013-10-10T12:46:00Z">
            <w:rPr/>
          </w:rPrChange>
        </w:rPr>
      </w:pPr>
      <w:r w:rsidRPr="000D0864">
        <w:rPr>
          <w:b/>
          <w:rPrChange w:id="8865" w:author="paulac" w:date="2013-10-10T12:46:00Z">
            <w:rPr>
              <w:rFonts w:asciiTheme="majorHAnsi" w:eastAsiaTheme="majorEastAsia" w:hAnsiTheme="majorHAnsi" w:cstheme="majorBidi"/>
              <w:b/>
              <w:bCs/>
              <w:color w:val="0000FF" w:themeColor="hyperlink"/>
              <w:sz w:val="26"/>
              <w:szCs w:val="26"/>
              <w:u w:val="single"/>
            </w:rPr>
          </w:rPrChange>
        </w:rPr>
        <w:t>importEnLletres</w:t>
      </w:r>
    </w:p>
    <w:p w:rsidR="00C0732E" w:rsidRPr="00C0732E" w:rsidRDefault="00C0732E" w:rsidP="00753AA4">
      <w:pPr>
        <w:pStyle w:val="Pargrafdellista"/>
        <w:numPr>
          <w:ilvl w:val="1"/>
          <w:numId w:val="2"/>
        </w:numPr>
      </w:pPr>
      <w:r w:rsidRPr="00C0732E">
        <w:t>Paràmetres:</w:t>
      </w:r>
    </w:p>
    <w:p w:rsidR="00C0732E" w:rsidRPr="00C0732E" w:rsidRDefault="00C0732E" w:rsidP="00753AA4">
      <w:pPr>
        <w:pStyle w:val="Pargrafdellista"/>
        <w:numPr>
          <w:ilvl w:val="2"/>
          <w:numId w:val="2"/>
        </w:numPr>
      </w:pPr>
      <w:r w:rsidRPr="00C0732E">
        <w:t>quantitat com a Number</w:t>
      </w:r>
      <w:ins w:id="8866" w:author="paulac" w:date="2013-10-09T16:04:00Z">
        <w:r w:rsidR="001123EF">
          <w:t>.</w:t>
        </w:r>
      </w:ins>
    </w:p>
    <w:p w:rsidR="00C0732E" w:rsidRPr="00C0732E" w:rsidRDefault="00C0732E" w:rsidP="00753AA4">
      <w:pPr>
        <w:pStyle w:val="Pargrafdellista"/>
        <w:numPr>
          <w:ilvl w:val="2"/>
          <w:numId w:val="2"/>
        </w:numPr>
      </w:pPr>
      <w:r w:rsidRPr="00C0732E">
        <w:t>moneda “EUR”= euro, “USD”=dòlars, “ESP”=pessetes</w:t>
      </w:r>
      <w:ins w:id="8867" w:author="paulac" w:date="2013-10-09T16:04:00Z">
        <w:r w:rsidR="001123EF">
          <w:t>.</w:t>
        </w:r>
      </w:ins>
    </w:p>
    <w:p w:rsidR="00C0732E" w:rsidRPr="00C0732E" w:rsidRDefault="00C0732E" w:rsidP="00753AA4">
      <w:pPr>
        <w:pStyle w:val="Pargrafdellista"/>
        <w:numPr>
          <w:ilvl w:val="2"/>
          <w:numId w:val="2"/>
        </w:numPr>
      </w:pPr>
      <w:r w:rsidRPr="00C0732E">
        <w:t>idioma “ca”=català, “es”=castellà</w:t>
      </w:r>
      <w:ins w:id="8868" w:author="paulac" w:date="2013-10-09T16:04:00Z">
        <w:r w:rsidR="001123EF">
          <w:t>.</w:t>
        </w:r>
      </w:ins>
    </w:p>
    <w:p w:rsidR="00C0732E" w:rsidRPr="00C0732E" w:rsidRDefault="00C0732E" w:rsidP="00753AA4">
      <w:pPr>
        <w:pStyle w:val="Pargrafdellista"/>
        <w:numPr>
          <w:ilvl w:val="1"/>
          <w:numId w:val="2"/>
        </w:numPr>
      </w:pPr>
      <w:r w:rsidRPr="00C0732E">
        <w:t>Retorna: la quantitat en lletres</w:t>
      </w:r>
      <w:ins w:id="8869" w:author="paulac" w:date="2013-10-09T16:04:00Z">
        <w:r w:rsidR="001123EF">
          <w:t>.</w:t>
        </w:r>
      </w:ins>
    </w:p>
    <w:p w:rsidR="00C0732E" w:rsidRPr="00A61C3D" w:rsidDel="00A61C3D" w:rsidRDefault="000D0864" w:rsidP="00753AA4">
      <w:pPr>
        <w:pStyle w:val="Pargrafdellista"/>
        <w:numPr>
          <w:ilvl w:val="0"/>
          <w:numId w:val="2"/>
        </w:numPr>
        <w:rPr>
          <w:del w:id="8870" w:author="paulac" w:date="2013-10-10T12:46:00Z"/>
          <w:b/>
          <w:rPrChange w:id="8871" w:author="paulac" w:date="2013-10-10T12:42:00Z">
            <w:rPr>
              <w:del w:id="8872" w:author="paulac" w:date="2013-10-10T12:46:00Z"/>
            </w:rPr>
          </w:rPrChange>
        </w:rPr>
      </w:pPr>
      <w:del w:id="8873" w:author="paulac" w:date="2013-10-10T12:46:00Z">
        <w:r w:rsidRPr="000D0864">
          <w:rPr>
            <w:b/>
            <w:rPrChange w:id="8874" w:author="paulac" w:date="2013-10-10T12:42:00Z">
              <w:rPr>
                <w:rFonts w:asciiTheme="majorHAnsi" w:eastAsiaTheme="majorEastAsia" w:hAnsiTheme="majorHAnsi" w:cstheme="majorBidi"/>
                <w:b/>
                <w:bCs/>
                <w:color w:val="0000FF" w:themeColor="hyperlink"/>
                <w:sz w:val="26"/>
                <w:szCs w:val="26"/>
                <w:u w:val="single"/>
              </w:rPr>
            </w:rPrChange>
          </w:rPr>
          <w:delText>valor</w:delText>
        </w:r>
      </w:del>
    </w:p>
    <w:p w:rsidR="00C0732E" w:rsidRPr="00C0732E" w:rsidDel="00A61C3D" w:rsidRDefault="00C0732E" w:rsidP="00753AA4">
      <w:pPr>
        <w:pStyle w:val="Pargrafdellista"/>
        <w:numPr>
          <w:ilvl w:val="1"/>
          <w:numId w:val="2"/>
        </w:numPr>
        <w:rPr>
          <w:del w:id="8875" w:author="paulac" w:date="2013-10-10T12:46:00Z"/>
        </w:rPr>
      </w:pPr>
      <w:del w:id="8876" w:author="paulac" w:date="2013-10-10T12:46:00Z">
        <w:r w:rsidRPr="00C0732E" w:rsidDel="00A61C3D">
          <w:delText>Paràmetres: codi de la variable com a String</w:delText>
        </w:r>
      </w:del>
    </w:p>
    <w:p w:rsidR="00C0732E" w:rsidDel="00A61C3D" w:rsidRDefault="00C0732E" w:rsidP="00753AA4">
      <w:pPr>
        <w:pStyle w:val="Pargrafdellista"/>
        <w:numPr>
          <w:ilvl w:val="1"/>
          <w:numId w:val="2"/>
        </w:numPr>
        <w:rPr>
          <w:del w:id="8877" w:author="paulac" w:date="2013-10-10T12:46:00Z"/>
        </w:rPr>
      </w:pPr>
      <w:del w:id="8878" w:author="paulac" w:date="2013-10-10T12:46:00Z">
        <w:r w:rsidRPr="00C0732E" w:rsidDel="00A61C3D">
          <w:delText>Retorna: El valor de la v</w:delText>
        </w:r>
        <w:r w:rsidR="00106F78" w:rsidDel="00A61C3D">
          <w:delText>ariable (veure taula de la secció anterior)</w:delText>
        </w:r>
      </w:del>
    </w:p>
    <w:p w:rsidR="00106F78" w:rsidRPr="00A61C3D" w:rsidRDefault="000D0864" w:rsidP="00106F78">
      <w:pPr>
        <w:pStyle w:val="Pargrafdellista"/>
        <w:numPr>
          <w:ilvl w:val="0"/>
          <w:numId w:val="2"/>
        </w:numPr>
        <w:rPr>
          <w:rFonts w:ascii="Calibri" w:eastAsia="Calibri" w:hAnsi="Calibri" w:cs="Times New Roman"/>
          <w:b/>
          <w:rPrChange w:id="8879" w:author="paulac" w:date="2013-10-10T12:46:00Z">
            <w:rPr>
              <w:rFonts w:ascii="Calibri" w:eastAsia="Calibri" w:hAnsi="Calibri" w:cs="Times New Roman"/>
            </w:rPr>
          </w:rPrChange>
        </w:rPr>
      </w:pPr>
      <w:r w:rsidRPr="000D0864">
        <w:rPr>
          <w:rFonts w:ascii="Calibri" w:eastAsia="Calibri" w:hAnsi="Calibri" w:cs="Times New Roman"/>
          <w:b/>
          <w:rPrChange w:id="8880" w:author="paulac" w:date="2013-10-10T12:46:00Z">
            <w:rPr>
              <w:rFonts w:ascii="Calibri" w:eastAsia="Calibri" w:hAnsi="Calibri" w:cs="Times New Roman"/>
              <w:b/>
              <w:bCs/>
              <w:color w:val="0000FF" w:themeColor="hyperlink"/>
              <w:sz w:val="26"/>
              <w:szCs w:val="26"/>
              <w:u w:val="single"/>
            </w:rPr>
          </w:rPrChange>
        </w:rPr>
        <w:t>consultaDomini</w:t>
      </w:r>
    </w:p>
    <w:p w:rsidR="00106F78" w:rsidRPr="00C0732E" w:rsidRDefault="00106F78" w:rsidP="00106F78">
      <w:pPr>
        <w:pStyle w:val="Pargrafdellista"/>
        <w:numPr>
          <w:ilvl w:val="1"/>
          <w:numId w:val="2"/>
        </w:numPr>
        <w:rPr>
          <w:rFonts w:ascii="Calibri" w:eastAsia="Calibri" w:hAnsi="Calibri" w:cs="Times New Roman"/>
        </w:rPr>
      </w:pPr>
      <w:r w:rsidRPr="00C0732E">
        <w:rPr>
          <w:rFonts w:ascii="Calibri" w:eastAsia="Calibri" w:hAnsi="Calibri" w:cs="Times New Roman"/>
        </w:rPr>
        <w:t>Paràmetres: codi de</w:t>
      </w:r>
      <w:r>
        <w:rPr>
          <w:rFonts w:ascii="Calibri" w:eastAsia="Calibri" w:hAnsi="Calibri" w:cs="Times New Roman"/>
        </w:rPr>
        <w:t>l domini, id de cridada pels dominis WS, paràmetres per la consulta (codi, valor, codi, valor, ...).</w:t>
      </w:r>
    </w:p>
    <w:p w:rsidR="00106F78" w:rsidRDefault="00106F78" w:rsidP="00106F78">
      <w:pPr>
        <w:pStyle w:val="Pargrafdellista"/>
        <w:numPr>
          <w:ilvl w:val="1"/>
          <w:numId w:val="2"/>
        </w:numPr>
        <w:rPr>
          <w:ins w:id="8881" w:author="paulac" w:date="2013-10-10T12:47:00Z"/>
          <w:rFonts w:ascii="Calibri" w:eastAsia="Calibri" w:hAnsi="Calibri" w:cs="Times New Roman"/>
        </w:rPr>
      </w:pPr>
      <w:r w:rsidRPr="00C0732E">
        <w:rPr>
          <w:rFonts w:ascii="Calibri" w:eastAsia="Calibri" w:hAnsi="Calibri" w:cs="Times New Roman"/>
        </w:rPr>
        <w:t xml:space="preserve">Retorna: </w:t>
      </w:r>
      <w:r>
        <w:rPr>
          <w:rFonts w:ascii="Calibri" w:eastAsia="Calibri" w:hAnsi="Calibri" w:cs="Times New Roman"/>
        </w:rPr>
        <w:t>Array amb les parelles codi valor del resultat de la consulta al domini.</w:t>
      </w:r>
    </w:p>
    <w:p w:rsidR="00E21426" w:rsidRDefault="000D0864">
      <w:pPr>
        <w:pStyle w:val="Pargrafdellista"/>
        <w:numPr>
          <w:ilvl w:val="0"/>
          <w:numId w:val="2"/>
        </w:numPr>
        <w:rPr>
          <w:ins w:id="8882" w:author="paulac" w:date="2013-10-10T12:47:00Z"/>
          <w:rFonts w:ascii="Calibri" w:eastAsia="Calibri" w:hAnsi="Calibri" w:cs="Times New Roman"/>
          <w:b/>
          <w:rPrChange w:id="8883" w:author="paulac" w:date="2013-10-14T15:37:00Z">
            <w:rPr>
              <w:ins w:id="8884" w:author="paulac" w:date="2013-10-10T12:47:00Z"/>
              <w:rFonts w:ascii="Calibri" w:eastAsia="Calibri" w:hAnsi="Calibri" w:cs="Times New Roman"/>
            </w:rPr>
          </w:rPrChange>
        </w:rPr>
        <w:pPrChange w:id="8885" w:author="paulac" w:date="2013-10-10T12:47:00Z">
          <w:pPr>
            <w:pStyle w:val="Pargrafdellista"/>
            <w:numPr>
              <w:ilvl w:val="1"/>
              <w:numId w:val="2"/>
            </w:numPr>
            <w:ind w:left="1785" w:hanging="360"/>
          </w:pPr>
        </w:pPrChange>
      </w:pPr>
      <w:ins w:id="8886" w:author="paulac" w:date="2013-10-10T12:47:00Z">
        <w:r w:rsidRPr="000D0864">
          <w:rPr>
            <w:rFonts w:ascii="Calibri" w:eastAsia="Calibri" w:hAnsi="Calibri" w:cs="Times New Roman"/>
            <w:b/>
            <w:rPrChange w:id="8887" w:author="paulac" w:date="2013-10-14T15:37:00Z">
              <w:rPr>
                <w:rFonts w:ascii="Calibri" w:eastAsia="Calibri" w:hAnsi="Calibri" w:cs="Times New Roman"/>
                <w:color w:val="0000FF" w:themeColor="hyperlink"/>
                <w:u w:val="single"/>
              </w:rPr>
            </w:rPrChange>
          </w:rPr>
          <w:t>documentInfo</w:t>
        </w:r>
      </w:ins>
    </w:p>
    <w:p w:rsidR="00A61C3D" w:rsidRDefault="00A61C3D" w:rsidP="00A61C3D">
      <w:pPr>
        <w:pStyle w:val="Pargrafdellista"/>
        <w:numPr>
          <w:ilvl w:val="1"/>
          <w:numId w:val="2"/>
        </w:numPr>
        <w:rPr>
          <w:ins w:id="8888" w:author="paulac" w:date="2013-10-10T12:49:00Z"/>
        </w:rPr>
      </w:pPr>
      <w:ins w:id="8889" w:author="paulac" w:date="2013-10-10T12:49:00Z">
        <w:r>
          <w:t xml:space="preserve">Paràmetres: </w:t>
        </w:r>
      </w:ins>
      <w:ins w:id="8890" w:author="paulac" w:date="2013-10-14T15:35:00Z">
        <w:r w:rsidR="006706BE">
          <w:t>codi del document.</w:t>
        </w:r>
      </w:ins>
    </w:p>
    <w:p w:rsidR="00A61C3D" w:rsidRDefault="00A61C3D" w:rsidP="00A61C3D">
      <w:pPr>
        <w:pStyle w:val="Pargrafdellista"/>
        <w:numPr>
          <w:ilvl w:val="1"/>
          <w:numId w:val="2"/>
        </w:numPr>
        <w:rPr>
          <w:ins w:id="8891" w:author="paulac" w:date="2013-10-10T12:49:00Z"/>
        </w:rPr>
      </w:pPr>
      <w:ins w:id="8892" w:author="paulac" w:date="2013-10-10T12:49:00Z">
        <w:r>
          <w:t xml:space="preserve">Retorna: </w:t>
        </w:r>
      </w:ins>
      <w:ins w:id="8893" w:author="paulac" w:date="2013-10-14T15:35:00Z">
        <w:r w:rsidR="006706BE">
          <w:t>objecte amb informació del document.</w:t>
        </w:r>
      </w:ins>
    </w:p>
    <w:p w:rsidR="00E21426" w:rsidRDefault="00E21426">
      <w:pPr>
        <w:pStyle w:val="Pargrafdellista"/>
        <w:ind w:left="1065"/>
        <w:rPr>
          <w:ins w:id="8894" w:author="paulac" w:date="2013-10-15T09:31:00Z"/>
          <w:rFonts w:ascii="Calibri" w:eastAsia="Calibri" w:hAnsi="Calibri" w:cs="Times New Roman"/>
        </w:rPr>
        <w:pPrChange w:id="8895" w:author="paulac" w:date="2013-10-10T12:48:00Z">
          <w:pPr>
            <w:pStyle w:val="Pargrafdellista"/>
            <w:numPr>
              <w:ilvl w:val="1"/>
              <w:numId w:val="2"/>
            </w:numPr>
            <w:ind w:left="1785" w:hanging="360"/>
          </w:pPr>
        </w:pPrChange>
      </w:pPr>
    </w:p>
    <w:p w:rsidR="00372068" w:rsidRDefault="00372068">
      <w:pPr>
        <w:pStyle w:val="Pargrafdellista"/>
        <w:ind w:left="1065"/>
        <w:rPr>
          <w:ins w:id="8896" w:author="paulac" w:date="2013-10-15T09:31:00Z"/>
          <w:rFonts w:ascii="Calibri" w:eastAsia="Calibri" w:hAnsi="Calibri" w:cs="Times New Roman"/>
        </w:rPr>
        <w:pPrChange w:id="8897" w:author="paulac" w:date="2013-10-10T12:48:00Z">
          <w:pPr>
            <w:pStyle w:val="Pargrafdellista"/>
            <w:numPr>
              <w:ilvl w:val="1"/>
              <w:numId w:val="2"/>
            </w:numPr>
            <w:ind w:left="1785" w:hanging="360"/>
          </w:pPr>
        </w:pPrChange>
      </w:pPr>
    </w:p>
    <w:p w:rsidR="00372068" w:rsidRDefault="00372068">
      <w:pPr>
        <w:pStyle w:val="Pargrafdellista"/>
        <w:ind w:left="1065"/>
        <w:rPr>
          <w:rFonts w:ascii="Calibri" w:eastAsia="Calibri" w:hAnsi="Calibri" w:cs="Times New Roman"/>
        </w:rPr>
        <w:pPrChange w:id="8898" w:author="paulac" w:date="2013-10-10T12:48:00Z">
          <w:pPr>
            <w:pStyle w:val="Pargrafdellista"/>
            <w:numPr>
              <w:ilvl w:val="1"/>
              <w:numId w:val="2"/>
            </w:numPr>
            <w:ind w:left="1785" w:hanging="360"/>
          </w:pPr>
        </w:pPrChange>
      </w:pPr>
    </w:p>
    <w:p w:rsidR="00C0732E" w:rsidRPr="00C0732E" w:rsidRDefault="00C0732E" w:rsidP="001633EE">
      <w:pPr>
        <w:pStyle w:val="Ttol2"/>
      </w:pPr>
      <w:bookmarkStart w:id="8899" w:name="_Toc369593147"/>
      <w:r w:rsidRPr="00C0732E">
        <w:lastRenderedPageBreak/>
        <w:t>Expressions Freemarker</w:t>
      </w:r>
      <w:bookmarkEnd w:id="8899"/>
    </w:p>
    <w:p w:rsidR="00C0732E" w:rsidRPr="00C0732E" w:rsidRDefault="00C0732E" w:rsidP="00C0732E">
      <w:r w:rsidRPr="00C0732E">
        <w:t xml:space="preserve">Les expressions </w:t>
      </w:r>
      <w:r w:rsidRPr="00C0732E">
        <w:rPr>
          <w:i/>
          <w:iCs/>
        </w:rPr>
        <w:t>Freemarker</w:t>
      </w:r>
      <w:r w:rsidRPr="00C0732E">
        <w:t xml:space="preserve"> es poden </w:t>
      </w:r>
      <w:r w:rsidR="001633EE">
        <w:t>inserir</w:t>
      </w:r>
      <w:r w:rsidRPr="00C0732E">
        <w:t xml:space="preserve"> en les plantilles de les següents formes:</w:t>
      </w:r>
    </w:p>
    <w:p w:rsidR="00C0732E" w:rsidRPr="00C0732E" w:rsidRDefault="00C0732E" w:rsidP="00753AA4">
      <w:pPr>
        <w:numPr>
          <w:ilvl w:val="0"/>
          <w:numId w:val="7"/>
        </w:numPr>
      </w:pPr>
      <w:r w:rsidRPr="00C0732E">
        <w:t>Directament</w:t>
      </w:r>
    </w:p>
    <w:p w:rsidR="00C0732E" w:rsidRPr="00C0732E" w:rsidRDefault="00C0732E" w:rsidP="00753AA4">
      <w:pPr>
        <w:numPr>
          <w:ilvl w:val="0"/>
          <w:numId w:val="7"/>
        </w:numPr>
      </w:pPr>
      <w:r w:rsidRPr="00C0732E">
        <w:t>Com a camps</w:t>
      </w:r>
    </w:p>
    <w:p w:rsidR="00C0732E" w:rsidRPr="00C0732E" w:rsidRDefault="00C0732E" w:rsidP="00753AA4">
      <w:pPr>
        <w:numPr>
          <w:ilvl w:val="0"/>
          <w:numId w:val="7"/>
        </w:numPr>
      </w:pPr>
      <w:r w:rsidRPr="00C0732E">
        <w:t>Com a scripts</w:t>
      </w:r>
    </w:p>
    <w:p w:rsidR="00C0732E" w:rsidRPr="00C0732E" w:rsidRDefault="00C0732E" w:rsidP="00C0732E">
      <w:r w:rsidRPr="00C0732E">
        <w:t>L'única cosa que s'ha de tenir en compte és que en lloc d'emprar els símbols '&lt;' i '&gt;' com a delimitadors de les expressions s'han d'emprar '[' i ']'.</w:t>
      </w:r>
    </w:p>
    <w:p w:rsidR="00C0732E" w:rsidRPr="00C0732E" w:rsidRDefault="00C0732E" w:rsidP="001633EE">
      <w:pPr>
        <w:pStyle w:val="Ttol3"/>
      </w:pPr>
      <w:bookmarkStart w:id="8900" w:name="_Toc369593148"/>
      <w:r w:rsidRPr="00C0732E">
        <w:t>Directament</w:t>
      </w:r>
      <w:bookmarkEnd w:id="8900"/>
    </w:p>
    <w:p w:rsidR="00C0732E" w:rsidRPr="00C0732E" w:rsidRDefault="00C0732E" w:rsidP="00C0732E">
      <w:r w:rsidRPr="00C0732E">
        <w:t xml:space="preserve">És possible </w:t>
      </w:r>
      <w:r w:rsidR="001633EE">
        <w:t>inserir</w:t>
      </w:r>
      <w:r w:rsidRPr="00C0732E">
        <w:t xml:space="preserve"> les expressions del </w:t>
      </w:r>
      <w:r w:rsidRPr="00C0732E">
        <w:rPr>
          <w:i/>
          <w:iCs/>
        </w:rPr>
        <w:t>Freemarker</w:t>
      </w:r>
      <w:r w:rsidRPr="00C0732E">
        <w:t xml:space="preserve"> directament al document. Per imprimir el valor de la variable var ho </w:t>
      </w:r>
      <w:r w:rsidR="001633EE" w:rsidRPr="00C0732E">
        <w:t>faríem</w:t>
      </w:r>
      <w:r w:rsidRPr="00C0732E">
        <w:t xml:space="preserve"> amb ${var}. De la mateixa manera funcionaria amb les altres expressions </w:t>
      </w:r>
      <w:r w:rsidRPr="00C0732E">
        <w:rPr>
          <w:i/>
          <w:iCs/>
        </w:rPr>
        <w:t>Freemarker</w:t>
      </w:r>
      <w:r w:rsidRPr="00C0732E">
        <w:t>.</w:t>
      </w:r>
    </w:p>
    <w:p w:rsidR="00C0732E" w:rsidRPr="00C0732E" w:rsidRDefault="00C0732E" w:rsidP="001633EE">
      <w:pPr>
        <w:pStyle w:val="Ttol3"/>
      </w:pPr>
      <w:bookmarkStart w:id="8901" w:name="_Toc369593149"/>
      <w:r w:rsidRPr="00C0732E">
        <w:t>Com a camps</w:t>
      </w:r>
      <w:bookmarkEnd w:id="8901"/>
    </w:p>
    <w:p w:rsidR="00C0732E" w:rsidRDefault="00C0732E" w:rsidP="00C0732E">
      <w:r w:rsidRPr="00C0732E">
        <w:t xml:space="preserve">Es poden substituir les expressions del tipus ${...} </w:t>
      </w:r>
      <w:del w:id="8902" w:author="paulac" w:date="2013-10-09T16:05:00Z">
        <w:r w:rsidRPr="00C0732E" w:rsidDel="00CA5B87">
          <w:delText xml:space="preserve">insertant </w:delText>
        </w:r>
      </w:del>
      <w:ins w:id="8903" w:author="paulac" w:date="2013-10-09T16:05:00Z">
        <w:r w:rsidR="00CA5B87">
          <w:t>inserint</w:t>
        </w:r>
        <w:r w:rsidR="00CA5B87" w:rsidRPr="00C0732E">
          <w:t xml:space="preserve"> </w:t>
        </w:r>
      </w:ins>
      <w:r w:rsidRPr="00C0732E">
        <w:t xml:space="preserve">un camp al document. Per fer això s'ha d'anar a </w:t>
      </w:r>
      <w:r w:rsidRPr="00C0732E">
        <w:rPr>
          <w:i/>
          <w:iCs/>
        </w:rPr>
        <w:t>Inser</w:t>
      </w:r>
      <w:r w:rsidR="00C02F3A">
        <w:rPr>
          <w:i/>
          <w:iCs/>
        </w:rPr>
        <w:t>eix</w:t>
      </w:r>
      <w:r w:rsidRPr="00C0732E">
        <w:t xml:space="preserve"> &gt; </w:t>
      </w:r>
      <w:r w:rsidR="00C02F3A">
        <w:rPr>
          <w:i/>
          <w:iCs/>
        </w:rPr>
        <w:t>Camp</w:t>
      </w:r>
      <w:r w:rsidRPr="00C0732E">
        <w:rPr>
          <w:i/>
          <w:iCs/>
        </w:rPr>
        <w:t>s</w:t>
      </w:r>
      <w:r w:rsidRPr="00C0732E">
        <w:t xml:space="preserve"> &gt; </w:t>
      </w:r>
      <w:r w:rsidR="00C02F3A">
        <w:rPr>
          <w:i/>
          <w:iCs/>
        </w:rPr>
        <w:t>Altres</w:t>
      </w:r>
      <w:r w:rsidRPr="00C0732E">
        <w:rPr>
          <w:i/>
          <w:iCs/>
        </w:rPr>
        <w:t>...</w:t>
      </w:r>
      <w:r w:rsidR="00134BE2">
        <w:t xml:space="preserve"> (Veure </w:t>
      </w:r>
      <w:fldSimple w:instr=" REF _Ref260142022 \h  \* MERGEFORMAT ">
        <w:ins w:id="8904" w:author="paulac" w:date="2013-10-14T16:08:00Z">
          <w:r w:rsidR="000D0864" w:rsidRPr="000D0864">
            <w:rPr>
              <w:i/>
              <w:rPrChange w:id="8905" w:author="paulac" w:date="2013-10-14T16:08:00Z">
                <w:rPr>
                  <w:color w:val="0000FF" w:themeColor="hyperlink"/>
                  <w:u w:val="single"/>
                </w:rPr>
              </w:rPrChange>
            </w:rPr>
            <w:t xml:space="preserve">Figura </w:t>
          </w:r>
          <w:r w:rsidR="000D0864" w:rsidRPr="000D0864">
            <w:rPr>
              <w:i/>
              <w:noProof/>
              <w:rPrChange w:id="8906" w:author="paulac" w:date="2013-10-14T16:08:00Z">
                <w:rPr>
                  <w:noProof/>
                  <w:color w:val="0000FF" w:themeColor="hyperlink"/>
                  <w:u w:val="single"/>
                </w:rPr>
              </w:rPrChange>
            </w:rPr>
            <w:t>61</w:t>
          </w:r>
        </w:ins>
        <w:del w:id="8907" w:author="paulac" w:date="2013-10-09T16:05:00Z">
          <w:r w:rsidR="00C6521E" w:rsidRPr="00C6521E" w:rsidDel="00CA5B87">
            <w:rPr>
              <w:i/>
            </w:rPr>
            <w:delText xml:space="preserve">Figura </w:delText>
          </w:r>
          <w:r w:rsidR="00C6521E" w:rsidRPr="00C6521E" w:rsidDel="00CA5B87">
            <w:rPr>
              <w:i/>
              <w:noProof/>
            </w:rPr>
            <w:delText>51</w:delText>
          </w:r>
        </w:del>
      </w:fldSimple>
      <w:r w:rsidR="00134BE2">
        <w:t>).</w:t>
      </w:r>
    </w:p>
    <w:p w:rsidR="00134BE2" w:rsidRDefault="00C02F3A" w:rsidP="00134BE2">
      <w:pPr>
        <w:keepNext/>
        <w:jc w:val="center"/>
      </w:pPr>
      <w:r>
        <w:rPr>
          <w:noProof/>
          <w:lang w:val="es-ES" w:eastAsia="es-ES"/>
        </w:rPr>
        <w:drawing>
          <wp:inline distT="0" distB="0" distL="0" distR="0">
            <wp:extent cx="4543425" cy="2276475"/>
            <wp:effectExtent l="19050" t="0" r="9525" b="0"/>
            <wp:docPr id="2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8"/>
                    <a:srcRect/>
                    <a:stretch>
                      <a:fillRect/>
                    </a:stretch>
                  </pic:blipFill>
                  <pic:spPr bwMode="auto">
                    <a:xfrm>
                      <a:off x="0" y="0"/>
                      <a:ext cx="4543425" cy="2276475"/>
                    </a:xfrm>
                    <a:prstGeom prst="rect">
                      <a:avLst/>
                    </a:prstGeom>
                    <a:noFill/>
                    <a:ln w="9525">
                      <a:noFill/>
                      <a:miter lim="800000"/>
                      <a:headEnd/>
                      <a:tailEnd/>
                    </a:ln>
                  </pic:spPr>
                </pic:pic>
              </a:graphicData>
            </a:graphic>
          </wp:inline>
        </w:drawing>
      </w:r>
    </w:p>
    <w:p w:rsidR="00256BF8" w:rsidRPr="00C0732E" w:rsidRDefault="00134BE2" w:rsidP="009242E7">
      <w:pPr>
        <w:pStyle w:val="Llegenda"/>
      </w:pPr>
      <w:bookmarkStart w:id="8908" w:name="_Ref260142022"/>
      <w:r>
        <w:t xml:space="preserve">Figura </w:t>
      </w:r>
      <w:fldSimple w:instr=" SEQ Figura \* ARABIC ">
        <w:ins w:id="8909" w:author="paulac" w:date="2013-10-14T16:08:00Z">
          <w:r w:rsidR="004C4FB6">
            <w:rPr>
              <w:noProof/>
            </w:rPr>
            <w:t>61</w:t>
          </w:r>
        </w:ins>
        <w:ins w:id="8910" w:author="sion" w:date="2013-09-19T17:54:00Z">
          <w:del w:id="8911" w:author="paulac" w:date="2013-10-10T13:09:00Z">
            <w:r w:rsidR="008D6167" w:rsidDel="00EF3840">
              <w:rPr>
                <w:noProof/>
              </w:rPr>
              <w:delText>57</w:delText>
            </w:r>
          </w:del>
        </w:ins>
        <w:del w:id="8912" w:author="paulac" w:date="2013-10-10T13:09:00Z">
          <w:r w:rsidR="00C6521E" w:rsidDel="00EF3840">
            <w:rPr>
              <w:noProof/>
            </w:rPr>
            <w:delText>51</w:delText>
          </w:r>
        </w:del>
      </w:fldSimple>
      <w:bookmarkEnd w:id="8908"/>
      <w:r>
        <w:t>. Inserció d’expressions com a camps.</w:t>
      </w:r>
    </w:p>
    <w:p w:rsidR="00C0732E" w:rsidRDefault="00C0732E" w:rsidP="00C0732E">
      <w:r w:rsidRPr="00C0732E">
        <w:t xml:space="preserve">Després s'ha de triar la pipella </w:t>
      </w:r>
      <w:r w:rsidRPr="00C0732E">
        <w:rPr>
          <w:i/>
          <w:iCs/>
        </w:rPr>
        <w:t>Funciones</w:t>
      </w:r>
      <w:r w:rsidRPr="00C0732E">
        <w:t xml:space="preserve">, el tipus de camp </w:t>
      </w:r>
      <w:r w:rsidR="00B32996">
        <w:rPr>
          <w:i/>
          <w:iCs/>
        </w:rPr>
        <w:t>Camp d’</w:t>
      </w:r>
      <w:r w:rsidRPr="00C0732E">
        <w:rPr>
          <w:i/>
          <w:iCs/>
        </w:rPr>
        <w:t>entrada</w:t>
      </w:r>
      <w:r w:rsidRPr="00C0732E">
        <w:t xml:space="preserve"> i a dins </w:t>
      </w:r>
      <w:r w:rsidR="00B32996">
        <w:rPr>
          <w:i/>
          <w:iCs/>
        </w:rPr>
        <w:t>Referència</w:t>
      </w:r>
      <w:r w:rsidRPr="00C0732E">
        <w:t xml:space="preserve"> s'ha de posar el </w:t>
      </w:r>
      <w:r w:rsidR="00B32996">
        <w:t>text “jooscript”</w:t>
      </w:r>
      <w:r w:rsidR="00134BE2">
        <w:t xml:space="preserve"> (Veure </w:t>
      </w:r>
      <w:fldSimple w:instr=" REF _Ref260142069 \h  \* MERGEFORMAT ">
        <w:ins w:id="8913" w:author="paulac" w:date="2013-10-14T16:08:00Z">
          <w:r w:rsidR="000D0864" w:rsidRPr="000D0864">
            <w:rPr>
              <w:i/>
              <w:rPrChange w:id="8914" w:author="paulac" w:date="2013-10-14T16:08:00Z">
                <w:rPr>
                  <w:color w:val="0000FF" w:themeColor="hyperlink"/>
                  <w:u w:val="single"/>
                </w:rPr>
              </w:rPrChange>
            </w:rPr>
            <w:t xml:space="preserve">Figura </w:t>
          </w:r>
          <w:r w:rsidR="000D0864" w:rsidRPr="000D0864">
            <w:rPr>
              <w:i/>
              <w:noProof/>
              <w:rPrChange w:id="8915" w:author="paulac" w:date="2013-10-14T16:08:00Z">
                <w:rPr>
                  <w:noProof/>
                  <w:color w:val="0000FF" w:themeColor="hyperlink"/>
                  <w:u w:val="single"/>
                </w:rPr>
              </w:rPrChange>
            </w:rPr>
            <w:t>62</w:t>
          </w:r>
        </w:ins>
        <w:del w:id="8916" w:author="paulac" w:date="2013-10-09T16:05:00Z">
          <w:r w:rsidR="00C6521E" w:rsidRPr="00C6521E" w:rsidDel="00CA5B87">
            <w:rPr>
              <w:i/>
            </w:rPr>
            <w:delText xml:space="preserve">Figura </w:delText>
          </w:r>
          <w:r w:rsidR="00C6521E" w:rsidRPr="00C6521E" w:rsidDel="00CA5B87">
            <w:rPr>
              <w:i/>
              <w:noProof/>
            </w:rPr>
            <w:delText>52</w:delText>
          </w:r>
        </w:del>
      </w:fldSimple>
      <w:r w:rsidR="00134BE2">
        <w:t>).</w:t>
      </w:r>
    </w:p>
    <w:p w:rsidR="00134BE2" w:rsidRDefault="00B32996" w:rsidP="00134BE2">
      <w:pPr>
        <w:keepNext/>
        <w:jc w:val="center"/>
      </w:pPr>
      <w:r>
        <w:rPr>
          <w:noProof/>
          <w:lang w:val="es-ES" w:eastAsia="es-ES"/>
        </w:rPr>
        <w:lastRenderedPageBreak/>
        <w:drawing>
          <wp:inline distT="0" distB="0" distL="0" distR="0">
            <wp:extent cx="5038725" cy="3867150"/>
            <wp:effectExtent l="19050" t="0" r="9525" b="0"/>
            <wp:docPr id="25"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9"/>
                    <a:srcRect/>
                    <a:stretch>
                      <a:fillRect/>
                    </a:stretch>
                  </pic:blipFill>
                  <pic:spPr bwMode="auto">
                    <a:xfrm>
                      <a:off x="0" y="0"/>
                      <a:ext cx="5038725" cy="3867150"/>
                    </a:xfrm>
                    <a:prstGeom prst="rect">
                      <a:avLst/>
                    </a:prstGeom>
                    <a:noFill/>
                    <a:ln w="9525">
                      <a:noFill/>
                      <a:miter lim="800000"/>
                      <a:headEnd/>
                      <a:tailEnd/>
                    </a:ln>
                  </pic:spPr>
                </pic:pic>
              </a:graphicData>
            </a:graphic>
          </wp:inline>
        </w:drawing>
      </w:r>
    </w:p>
    <w:p w:rsidR="001633EE" w:rsidRPr="00C0732E" w:rsidRDefault="00134BE2" w:rsidP="009242E7">
      <w:pPr>
        <w:pStyle w:val="Llegenda"/>
      </w:pPr>
      <w:bookmarkStart w:id="8917" w:name="_Ref260142069"/>
      <w:r>
        <w:t xml:space="preserve">Figura </w:t>
      </w:r>
      <w:fldSimple w:instr=" SEQ Figura \* ARABIC ">
        <w:ins w:id="8918" w:author="paulac" w:date="2013-10-14T16:08:00Z">
          <w:r w:rsidR="004C4FB6">
            <w:rPr>
              <w:noProof/>
            </w:rPr>
            <w:t>62</w:t>
          </w:r>
        </w:ins>
        <w:ins w:id="8919" w:author="sion" w:date="2013-09-19T17:54:00Z">
          <w:del w:id="8920" w:author="paulac" w:date="2013-10-10T13:09:00Z">
            <w:r w:rsidR="008D6167" w:rsidDel="00EF3840">
              <w:rPr>
                <w:noProof/>
              </w:rPr>
              <w:delText>58</w:delText>
            </w:r>
          </w:del>
        </w:ins>
        <w:del w:id="8921" w:author="paulac" w:date="2013-10-10T13:09:00Z">
          <w:r w:rsidR="00C6521E" w:rsidDel="00EF3840">
            <w:rPr>
              <w:noProof/>
            </w:rPr>
            <w:delText>52</w:delText>
          </w:r>
        </w:del>
      </w:fldSimple>
      <w:bookmarkEnd w:id="8917"/>
      <w:r>
        <w:t>. Formulari per entrar una expressió de tipus camp.</w:t>
      </w:r>
    </w:p>
    <w:p w:rsidR="00C0732E" w:rsidRDefault="00134BE2" w:rsidP="00C0732E">
      <w:r>
        <w:t>Després s'ha de fer clic</w:t>
      </w:r>
      <w:r w:rsidR="00C0732E" w:rsidRPr="00C0732E">
        <w:t xml:space="preserve"> a damunt </w:t>
      </w:r>
      <w:r w:rsidR="00C0732E" w:rsidRPr="00C0732E">
        <w:rPr>
          <w:i/>
          <w:iCs/>
        </w:rPr>
        <w:t>Inse</w:t>
      </w:r>
      <w:r w:rsidR="00B32996">
        <w:rPr>
          <w:i/>
          <w:iCs/>
        </w:rPr>
        <w:t>reix</w:t>
      </w:r>
      <w:r w:rsidR="00C0732E" w:rsidRPr="00C0732E">
        <w:t xml:space="preserve"> i apareixerà una finestra</w:t>
      </w:r>
      <w:r>
        <w:t xml:space="preserve"> (Veure </w:t>
      </w:r>
      <w:fldSimple w:instr=" REF _Ref260142119 \h  \* MERGEFORMAT ">
        <w:ins w:id="8922" w:author="paulac" w:date="2013-10-14T16:28:00Z">
          <w:r w:rsidR="000D0864" w:rsidRPr="000D0864">
            <w:rPr>
              <w:i/>
              <w:rPrChange w:id="8923" w:author="paulac" w:date="2013-10-14T16:28:00Z">
                <w:rPr>
                  <w:color w:val="0000FF" w:themeColor="hyperlink"/>
                  <w:u w:val="single"/>
                </w:rPr>
              </w:rPrChange>
            </w:rPr>
            <w:t xml:space="preserve">Figura </w:t>
          </w:r>
          <w:r w:rsidR="000D0864" w:rsidRPr="000D0864">
            <w:rPr>
              <w:i/>
              <w:noProof/>
              <w:rPrChange w:id="8924" w:author="paulac" w:date="2013-10-14T16:28:00Z">
                <w:rPr>
                  <w:noProof/>
                  <w:color w:val="0000FF" w:themeColor="hyperlink"/>
                  <w:u w:val="single"/>
                </w:rPr>
              </w:rPrChange>
            </w:rPr>
            <w:t>63</w:t>
          </w:r>
        </w:ins>
        <w:del w:id="8925" w:author="paulac" w:date="2013-10-09T16:06:00Z">
          <w:r w:rsidR="00C6521E" w:rsidRPr="00C6521E" w:rsidDel="00CA5B87">
            <w:rPr>
              <w:i/>
            </w:rPr>
            <w:delText xml:space="preserve">Figura </w:delText>
          </w:r>
          <w:r w:rsidR="00C6521E" w:rsidRPr="00C6521E" w:rsidDel="00CA5B87">
            <w:rPr>
              <w:i/>
              <w:noProof/>
            </w:rPr>
            <w:delText>53</w:delText>
          </w:r>
        </w:del>
      </w:fldSimple>
      <w:r>
        <w:t>).</w:t>
      </w:r>
    </w:p>
    <w:p w:rsidR="00134BE2" w:rsidRDefault="00B32996" w:rsidP="00134BE2">
      <w:pPr>
        <w:keepNext/>
        <w:jc w:val="center"/>
      </w:pPr>
      <w:r>
        <w:rPr>
          <w:noProof/>
          <w:lang w:val="es-ES" w:eastAsia="es-ES"/>
        </w:rPr>
        <w:drawing>
          <wp:inline distT="0" distB="0" distL="0" distR="0">
            <wp:extent cx="3657600" cy="2085975"/>
            <wp:effectExtent l="19050" t="0" r="0" b="0"/>
            <wp:docPr id="26"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0"/>
                    <a:srcRect/>
                    <a:stretch>
                      <a:fillRect/>
                    </a:stretch>
                  </pic:blipFill>
                  <pic:spPr bwMode="auto">
                    <a:xfrm>
                      <a:off x="0" y="0"/>
                      <a:ext cx="3657600" cy="2085975"/>
                    </a:xfrm>
                    <a:prstGeom prst="rect">
                      <a:avLst/>
                    </a:prstGeom>
                    <a:noFill/>
                    <a:ln w="9525">
                      <a:noFill/>
                      <a:miter lim="800000"/>
                      <a:headEnd/>
                      <a:tailEnd/>
                    </a:ln>
                  </pic:spPr>
                </pic:pic>
              </a:graphicData>
            </a:graphic>
          </wp:inline>
        </w:drawing>
      </w:r>
    </w:p>
    <w:p w:rsidR="001633EE" w:rsidRPr="00C0732E" w:rsidRDefault="00134BE2" w:rsidP="009242E7">
      <w:pPr>
        <w:pStyle w:val="Llegenda"/>
      </w:pPr>
      <w:bookmarkStart w:id="8926" w:name="_Ref260142119"/>
      <w:r>
        <w:t xml:space="preserve">Figura </w:t>
      </w:r>
      <w:fldSimple w:instr=" SEQ Figura \* ARABIC ">
        <w:ins w:id="8927" w:author="paulac" w:date="2013-10-14T16:08:00Z">
          <w:r w:rsidR="004C4FB6">
            <w:rPr>
              <w:noProof/>
            </w:rPr>
            <w:t>63</w:t>
          </w:r>
        </w:ins>
        <w:ins w:id="8928" w:author="sion" w:date="2013-09-19T17:54:00Z">
          <w:del w:id="8929" w:author="paulac" w:date="2013-10-10T13:09:00Z">
            <w:r w:rsidR="008D6167" w:rsidDel="00EF3840">
              <w:rPr>
                <w:noProof/>
              </w:rPr>
              <w:delText>59</w:delText>
            </w:r>
          </w:del>
        </w:ins>
        <w:del w:id="8930" w:author="paulac" w:date="2013-10-10T13:09:00Z">
          <w:r w:rsidR="00C6521E" w:rsidDel="00EF3840">
            <w:rPr>
              <w:noProof/>
            </w:rPr>
            <w:delText>53</w:delText>
          </w:r>
        </w:del>
      </w:fldSimple>
      <w:bookmarkEnd w:id="8926"/>
      <w:r>
        <w:t>. Emplenament del formulari del camp d’entrada.</w:t>
      </w:r>
    </w:p>
    <w:p w:rsidR="00C0732E" w:rsidRDefault="00C0732E" w:rsidP="00C0732E">
      <w:r w:rsidRPr="00C0732E">
        <w:t>Aquí només hem de pos</w:t>
      </w:r>
      <w:r w:rsidR="00B32996">
        <w:t>ar una expressió Freemarker qualsevol</w:t>
      </w:r>
      <w:r w:rsidRPr="00C0732E">
        <w:t xml:space="preserve"> i </w:t>
      </w:r>
      <w:r w:rsidR="00B32996">
        <w:t>fer</w:t>
      </w:r>
      <w:r w:rsidRPr="00C0732E">
        <w:t xml:space="preserve"> click a damunt </w:t>
      </w:r>
      <w:r w:rsidR="00B32996" w:rsidRPr="00B32996">
        <w:rPr>
          <w:i/>
        </w:rPr>
        <w:t>D’acord</w:t>
      </w:r>
      <w:r w:rsidRPr="00C0732E">
        <w:t>. D'aquesta</w:t>
      </w:r>
      <w:r w:rsidR="00B32996">
        <w:t xml:space="preserve"> manera el camp quedarà inserit</w:t>
      </w:r>
      <w:r w:rsidRPr="00C0732E">
        <w:t xml:space="preserve"> al document</w:t>
      </w:r>
      <w:r w:rsidR="00134BE2">
        <w:t xml:space="preserve"> (Veure </w:t>
      </w:r>
      <w:fldSimple w:instr=" REF _Ref260142168 \h  \* MERGEFORMAT ">
        <w:ins w:id="8931" w:author="paulac" w:date="2013-10-14T16:28:00Z">
          <w:r w:rsidR="000D0864" w:rsidRPr="000D0864">
            <w:rPr>
              <w:i/>
              <w:rPrChange w:id="8932" w:author="paulac" w:date="2013-10-14T16:28:00Z">
                <w:rPr>
                  <w:color w:val="0000FF" w:themeColor="hyperlink"/>
                  <w:u w:val="single"/>
                </w:rPr>
              </w:rPrChange>
            </w:rPr>
            <w:t xml:space="preserve">Figura </w:t>
          </w:r>
          <w:r w:rsidR="000D0864" w:rsidRPr="000D0864">
            <w:rPr>
              <w:i/>
              <w:noProof/>
              <w:rPrChange w:id="8933" w:author="paulac" w:date="2013-10-14T16:28:00Z">
                <w:rPr>
                  <w:noProof/>
                  <w:color w:val="0000FF" w:themeColor="hyperlink"/>
                  <w:u w:val="single"/>
                </w:rPr>
              </w:rPrChange>
            </w:rPr>
            <w:t>64</w:t>
          </w:r>
        </w:ins>
        <w:del w:id="8934" w:author="paulac" w:date="2013-10-09T16:06:00Z">
          <w:r w:rsidR="00C6521E" w:rsidRPr="00C6521E" w:rsidDel="00CA5B87">
            <w:rPr>
              <w:i/>
            </w:rPr>
            <w:delText xml:space="preserve">Figura </w:delText>
          </w:r>
          <w:r w:rsidR="00C6521E" w:rsidRPr="00C6521E" w:rsidDel="00CA5B87">
            <w:rPr>
              <w:i/>
              <w:noProof/>
            </w:rPr>
            <w:delText>54</w:delText>
          </w:r>
        </w:del>
      </w:fldSimple>
      <w:r w:rsidR="00134BE2">
        <w:t>).</w:t>
      </w:r>
    </w:p>
    <w:p w:rsidR="00134BE2" w:rsidRDefault="00B32996" w:rsidP="00134BE2">
      <w:pPr>
        <w:keepNext/>
        <w:jc w:val="center"/>
      </w:pPr>
      <w:r w:rsidRPr="00B32996">
        <w:rPr>
          <w:noProof/>
          <w:bdr w:val="single" w:sz="4" w:space="0" w:color="auto"/>
          <w:lang w:val="es-ES" w:eastAsia="es-ES"/>
        </w:rPr>
        <w:lastRenderedPageBreak/>
        <w:drawing>
          <wp:inline distT="0" distB="0" distL="0" distR="0">
            <wp:extent cx="2295525" cy="1323975"/>
            <wp:effectExtent l="19050" t="0" r="9525" b="0"/>
            <wp:docPr id="27"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21"/>
                    <a:srcRect/>
                    <a:stretch>
                      <a:fillRect/>
                    </a:stretch>
                  </pic:blipFill>
                  <pic:spPr bwMode="auto">
                    <a:xfrm>
                      <a:off x="0" y="0"/>
                      <a:ext cx="2295525" cy="1323975"/>
                    </a:xfrm>
                    <a:prstGeom prst="rect">
                      <a:avLst/>
                    </a:prstGeom>
                    <a:noFill/>
                    <a:ln w="9525">
                      <a:noFill/>
                      <a:miter lim="800000"/>
                      <a:headEnd/>
                      <a:tailEnd/>
                    </a:ln>
                  </pic:spPr>
                </pic:pic>
              </a:graphicData>
            </a:graphic>
          </wp:inline>
        </w:drawing>
      </w:r>
    </w:p>
    <w:p w:rsidR="00256BF8" w:rsidRPr="00C0732E" w:rsidRDefault="00134BE2" w:rsidP="009242E7">
      <w:pPr>
        <w:pStyle w:val="Llegenda"/>
      </w:pPr>
      <w:bookmarkStart w:id="8935" w:name="_Ref260142168"/>
      <w:r>
        <w:t xml:space="preserve">Figura </w:t>
      </w:r>
      <w:fldSimple w:instr=" SEQ Figura \* ARABIC ">
        <w:ins w:id="8936" w:author="paulac" w:date="2013-10-14T16:08:00Z">
          <w:r w:rsidR="004C4FB6">
            <w:rPr>
              <w:noProof/>
            </w:rPr>
            <w:t>64</w:t>
          </w:r>
        </w:ins>
        <w:ins w:id="8937" w:author="sion" w:date="2013-09-19T17:54:00Z">
          <w:del w:id="8938" w:author="paulac" w:date="2013-10-10T13:09:00Z">
            <w:r w:rsidR="008D6167" w:rsidDel="00EF3840">
              <w:rPr>
                <w:noProof/>
              </w:rPr>
              <w:delText>60</w:delText>
            </w:r>
          </w:del>
        </w:ins>
        <w:del w:id="8939" w:author="paulac" w:date="2013-10-10T13:09:00Z">
          <w:r w:rsidR="00C6521E" w:rsidDel="00EF3840">
            <w:rPr>
              <w:noProof/>
            </w:rPr>
            <w:delText>54</w:delText>
          </w:r>
        </w:del>
      </w:fldSimple>
      <w:bookmarkEnd w:id="8935"/>
      <w:r>
        <w:t>. Visualització del camp a la plantilla.</w:t>
      </w:r>
    </w:p>
    <w:p w:rsidR="00C0732E" w:rsidRPr="00C0732E" w:rsidRDefault="00C0732E" w:rsidP="001633EE">
      <w:pPr>
        <w:pStyle w:val="Ttol3"/>
      </w:pPr>
      <w:bookmarkStart w:id="8940" w:name="_Toc369593150"/>
      <w:r w:rsidRPr="00C0732E">
        <w:t>Com a scripts</w:t>
      </w:r>
      <w:bookmarkEnd w:id="8940"/>
    </w:p>
    <w:p w:rsidR="00C0732E" w:rsidRDefault="00CE2B51" w:rsidP="00C0732E">
      <w:r>
        <w:t xml:space="preserve">També es poden inserir </w:t>
      </w:r>
      <w:r w:rsidR="00C0732E" w:rsidRPr="00C0732E">
        <w:t xml:space="preserve">expressions </w:t>
      </w:r>
      <w:r>
        <w:t>Freemarker a dins el document com a scripts</w:t>
      </w:r>
      <w:r w:rsidR="00C0732E" w:rsidRPr="00C0732E">
        <w:t xml:space="preserve">. Per fer això s'ha d'anar a </w:t>
      </w:r>
      <w:r w:rsidR="00C0732E" w:rsidRPr="00CE2B51">
        <w:rPr>
          <w:i/>
          <w:iCs/>
        </w:rPr>
        <w:t>Inse</w:t>
      </w:r>
      <w:r w:rsidRPr="00CE2B51">
        <w:rPr>
          <w:i/>
          <w:iCs/>
        </w:rPr>
        <w:t>reix</w:t>
      </w:r>
      <w:r w:rsidR="00C0732E" w:rsidRPr="00CE2B51">
        <w:rPr>
          <w:i/>
        </w:rPr>
        <w:t xml:space="preserve"> &gt; </w:t>
      </w:r>
      <w:r w:rsidRPr="00CE2B51">
        <w:rPr>
          <w:i/>
          <w:iCs/>
        </w:rPr>
        <w:t>Seqüència</w:t>
      </w:r>
      <w:r w:rsidR="00C0732E" w:rsidRPr="00CE2B51">
        <w:rPr>
          <w:i/>
          <w:iCs/>
        </w:rPr>
        <w:t>..</w:t>
      </w:r>
      <w:r w:rsidR="00C0732E" w:rsidRPr="00C0732E">
        <w:rPr>
          <w:i/>
          <w:iCs/>
        </w:rPr>
        <w:t>.</w:t>
      </w:r>
      <w:r w:rsidR="00134BE2">
        <w:t xml:space="preserve"> (Veure </w:t>
      </w:r>
      <w:fldSimple w:instr=" REF _Ref260142221 \h  \* MERGEFORMAT ">
        <w:ins w:id="8941" w:author="paulac" w:date="2013-10-14T16:28:00Z">
          <w:r w:rsidR="000D0864" w:rsidRPr="000D0864">
            <w:rPr>
              <w:i/>
              <w:rPrChange w:id="8942" w:author="paulac" w:date="2013-10-14T16:28:00Z">
                <w:rPr>
                  <w:color w:val="0000FF" w:themeColor="hyperlink"/>
                  <w:u w:val="single"/>
                </w:rPr>
              </w:rPrChange>
            </w:rPr>
            <w:t xml:space="preserve">Figura </w:t>
          </w:r>
          <w:r w:rsidR="000D0864" w:rsidRPr="000D0864">
            <w:rPr>
              <w:i/>
              <w:noProof/>
              <w:rPrChange w:id="8943" w:author="paulac" w:date="2013-10-14T16:28:00Z">
                <w:rPr>
                  <w:noProof/>
                  <w:color w:val="0000FF" w:themeColor="hyperlink"/>
                  <w:u w:val="single"/>
                </w:rPr>
              </w:rPrChange>
            </w:rPr>
            <w:t>65</w:t>
          </w:r>
        </w:ins>
        <w:del w:id="8944" w:author="paulac" w:date="2013-10-10T13:09:00Z">
          <w:r w:rsidR="00C6521E" w:rsidRPr="00C6521E" w:rsidDel="00EF3840">
            <w:rPr>
              <w:i/>
            </w:rPr>
            <w:delText xml:space="preserve">Figura </w:delText>
          </w:r>
          <w:r w:rsidR="00C6521E" w:rsidRPr="00C6521E" w:rsidDel="00EF3840">
            <w:rPr>
              <w:i/>
              <w:noProof/>
            </w:rPr>
            <w:delText>55</w:delText>
          </w:r>
        </w:del>
      </w:fldSimple>
      <w:r w:rsidR="00134BE2">
        <w:t>).</w:t>
      </w:r>
    </w:p>
    <w:p w:rsidR="00134BE2" w:rsidRDefault="00CE2B51" w:rsidP="00134BE2">
      <w:pPr>
        <w:keepNext/>
        <w:jc w:val="center"/>
      </w:pPr>
      <w:r>
        <w:rPr>
          <w:noProof/>
          <w:lang w:val="es-ES" w:eastAsia="es-ES"/>
        </w:rPr>
        <w:drawing>
          <wp:inline distT="0" distB="0" distL="0" distR="0">
            <wp:extent cx="3171825" cy="3400425"/>
            <wp:effectExtent l="19050" t="0" r="9525"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22"/>
                    <a:srcRect/>
                    <a:stretch>
                      <a:fillRect/>
                    </a:stretch>
                  </pic:blipFill>
                  <pic:spPr bwMode="auto">
                    <a:xfrm>
                      <a:off x="0" y="0"/>
                      <a:ext cx="3171825" cy="3400425"/>
                    </a:xfrm>
                    <a:prstGeom prst="rect">
                      <a:avLst/>
                    </a:prstGeom>
                    <a:noFill/>
                    <a:ln w="9525">
                      <a:noFill/>
                      <a:miter lim="800000"/>
                      <a:headEnd/>
                      <a:tailEnd/>
                    </a:ln>
                  </pic:spPr>
                </pic:pic>
              </a:graphicData>
            </a:graphic>
          </wp:inline>
        </w:drawing>
      </w:r>
    </w:p>
    <w:p w:rsidR="00256BF8" w:rsidRPr="00C0732E" w:rsidRDefault="00134BE2" w:rsidP="009242E7">
      <w:pPr>
        <w:pStyle w:val="Llegenda"/>
      </w:pPr>
      <w:bookmarkStart w:id="8945" w:name="_Ref260142221"/>
      <w:r>
        <w:t xml:space="preserve">Figura </w:t>
      </w:r>
      <w:fldSimple w:instr=" SEQ Figura \* ARABIC ">
        <w:ins w:id="8946" w:author="paulac" w:date="2013-10-14T16:08:00Z">
          <w:r w:rsidR="004C4FB6">
            <w:rPr>
              <w:noProof/>
            </w:rPr>
            <w:t>65</w:t>
          </w:r>
        </w:ins>
        <w:ins w:id="8947" w:author="sion" w:date="2013-09-19T17:54:00Z">
          <w:del w:id="8948" w:author="paulac" w:date="2013-10-10T13:09:00Z">
            <w:r w:rsidR="008D6167" w:rsidDel="00EF3840">
              <w:rPr>
                <w:noProof/>
              </w:rPr>
              <w:delText>61</w:delText>
            </w:r>
          </w:del>
        </w:ins>
        <w:del w:id="8949" w:author="paulac" w:date="2013-10-10T13:09:00Z">
          <w:r w:rsidR="00C6521E" w:rsidDel="00EF3840">
            <w:rPr>
              <w:noProof/>
            </w:rPr>
            <w:delText>55</w:delText>
          </w:r>
        </w:del>
      </w:fldSimple>
      <w:bookmarkEnd w:id="8945"/>
      <w:r>
        <w:t xml:space="preserve">. Opció d’inserir </w:t>
      </w:r>
      <w:r w:rsidR="00CE2B51">
        <w:t>una expressió</w:t>
      </w:r>
      <w:r>
        <w:t xml:space="preserve"> com un script.</w:t>
      </w:r>
    </w:p>
    <w:p w:rsidR="00C0732E" w:rsidRDefault="00C0732E" w:rsidP="00C0732E">
      <w:r w:rsidRPr="00C0732E">
        <w:t>Després s'ha de posar “</w:t>
      </w:r>
      <w:r w:rsidR="00CE2B51">
        <w:t>jooscrip</w:t>
      </w:r>
      <w:r w:rsidRPr="00C0732E">
        <w:t xml:space="preserve">t” a dins el camp </w:t>
      </w:r>
      <w:r w:rsidRPr="00C0732E">
        <w:rPr>
          <w:i/>
          <w:iCs/>
        </w:rPr>
        <w:t>Tip</w:t>
      </w:r>
      <w:r w:rsidR="00CE2B51">
        <w:rPr>
          <w:i/>
          <w:iCs/>
        </w:rPr>
        <w:t>us</w:t>
      </w:r>
      <w:r w:rsidRPr="00C0732E">
        <w:rPr>
          <w:i/>
          <w:iCs/>
        </w:rPr>
        <w:t xml:space="preserve"> d</w:t>
      </w:r>
      <w:r w:rsidR="00CE2B51">
        <w:rPr>
          <w:i/>
          <w:iCs/>
        </w:rPr>
        <w:t>’script</w:t>
      </w:r>
      <w:r w:rsidRPr="00C0732E">
        <w:t xml:space="preserve"> i a dins el camp </w:t>
      </w:r>
      <w:r w:rsidRPr="00C0732E">
        <w:rPr>
          <w:i/>
          <w:iCs/>
        </w:rPr>
        <w:t>Text</w:t>
      </w:r>
      <w:r w:rsidRPr="00C0732E">
        <w:t xml:space="preserve"> s'han de posar les expressions </w:t>
      </w:r>
      <w:r w:rsidRPr="00C0732E">
        <w:rPr>
          <w:i/>
          <w:iCs/>
        </w:rPr>
        <w:t>Freemarker</w:t>
      </w:r>
      <w:r w:rsidR="00134BE2">
        <w:rPr>
          <w:i/>
          <w:iCs/>
        </w:rPr>
        <w:t xml:space="preserve"> </w:t>
      </w:r>
      <w:r w:rsidR="00134BE2">
        <w:rPr>
          <w:iCs/>
        </w:rPr>
        <w:t xml:space="preserve">(Veure </w:t>
      </w:r>
      <w:fldSimple w:instr=" REF _Ref260142262 \h  \* MERGEFORMAT ">
        <w:ins w:id="8950" w:author="paulac" w:date="2013-10-14T16:28:00Z">
          <w:r w:rsidR="000D0864" w:rsidRPr="000D0864">
            <w:rPr>
              <w:i/>
              <w:rPrChange w:id="8951" w:author="paulac" w:date="2013-10-14T16:28:00Z">
                <w:rPr>
                  <w:color w:val="0000FF" w:themeColor="hyperlink"/>
                  <w:u w:val="single"/>
                </w:rPr>
              </w:rPrChange>
            </w:rPr>
            <w:t xml:space="preserve">Figura </w:t>
          </w:r>
          <w:r w:rsidR="000D0864" w:rsidRPr="000D0864">
            <w:rPr>
              <w:i/>
              <w:noProof/>
              <w:rPrChange w:id="8952" w:author="paulac" w:date="2013-10-14T16:28:00Z">
                <w:rPr>
                  <w:noProof/>
                  <w:color w:val="0000FF" w:themeColor="hyperlink"/>
                  <w:u w:val="single"/>
                </w:rPr>
              </w:rPrChange>
            </w:rPr>
            <w:t>66</w:t>
          </w:r>
        </w:ins>
        <w:del w:id="8953" w:author="paulac" w:date="2013-10-09T16:06:00Z">
          <w:r w:rsidR="00C6521E" w:rsidRPr="00C6521E" w:rsidDel="00CA5B87">
            <w:rPr>
              <w:i/>
            </w:rPr>
            <w:delText xml:space="preserve">Figura </w:delText>
          </w:r>
          <w:r w:rsidR="00C6521E" w:rsidRPr="00C6521E" w:rsidDel="00CA5B87">
            <w:rPr>
              <w:i/>
              <w:noProof/>
            </w:rPr>
            <w:delText>56</w:delText>
          </w:r>
        </w:del>
      </w:fldSimple>
      <w:r w:rsidR="00134BE2">
        <w:rPr>
          <w:iCs/>
        </w:rPr>
        <w:t>)</w:t>
      </w:r>
      <w:r w:rsidR="00134BE2">
        <w:t>.</w:t>
      </w:r>
    </w:p>
    <w:p w:rsidR="00134BE2" w:rsidRDefault="00CE2B51" w:rsidP="00134BE2">
      <w:pPr>
        <w:keepNext/>
        <w:jc w:val="center"/>
      </w:pPr>
      <w:r>
        <w:rPr>
          <w:noProof/>
          <w:lang w:val="es-ES" w:eastAsia="es-ES"/>
        </w:rPr>
        <w:lastRenderedPageBreak/>
        <w:drawing>
          <wp:inline distT="0" distB="0" distL="0" distR="0">
            <wp:extent cx="4667250" cy="2676525"/>
            <wp:effectExtent l="1905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23"/>
                    <a:srcRect/>
                    <a:stretch>
                      <a:fillRect/>
                    </a:stretch>
                  </pic:blipFill>
                  <pic:spPr bwMode="auto">
                    <a:xfrm>
                      <a:off x="0" y="0"/>
                      <a:ext cx="4667250" cy="2676525"/>
                    </a:xfrm>
                    <a:prstGeom prst="rect">
                      <a:avLst/>
                    </a:prstGeom>
                    <a:noFill/>
                    <a:ln w="9525">
                      <a:noFill/>
                      <a:miter lim="800000"/>
                      <a:headEnd/>
                      <a:tailEnd/>
                    </a:ln>
                  </pic:spPr>
                </pic:pic>
              </a:graphicData>
            </a:graphic>
          </wp:inline>
        </w:drawing>
      </w:r>
    </w:p>
    <w:p w:rsidR="00256BF8" w:rsidRPr="00C0732E" w:rsidRDefault="00134BE2" w:rsidP="009242E7">
      <w:pPr>
        <w:pStyle w:val="Llegenda"/>
      </w:pPr>
      <w:bookmarkStart w:id="8954" w:name="_Ref260142262"/>
      <w:r>
        <w:t xml:space="preserve">Figura </w:t>
      </w:r>
      <w:fldSimple w:instr=" SEQ Figura \* ARABIC ">
        <w:ins w:id="8955" w:author="paulac" w:date="2013-10-14T16:08:00Z">
          <w:r w:rsidR="004C4FB6">
            <w:rPr>
              <w:noProof/>
            </w:rPr>
            <w:t>66</w:t>
          </w:r>
        </w:ins>
        <w:ins w:id="8956" w:author="sion" w:date="2013-09-19T17:54:00Z">
          <w:del w:id="8957" w:author="paulac" w:date="2013-10-10T13:09:00Z">
            <w:r w:rsidR="008D6167" w:rsidDel="00EF3840">
              <w:rPr>
                <w:noProof/>
              </w:rPr>
              <w:delText>62</w:delText>
            </w:r>
          </w:del>
        </w:ins>
        <w:del w:id="8958" w:author="paulac" w:date="2013-10-10T13:09:00Z">
          <w:r w:rsidR="00C6521E" w:rsidDel="00EF3840">
            <w:rPr>
              <w:noProof/>
            </w:rPr>
            <w:delText>56</w:delText>
          </w:r>
        </w:del>
      </w:fldSimple>
      <w:bookmarkEnd w:id="8954"/>
      <w:r>
        <w:t>. Edició de l’script en JOOScript.</w:t>
      </w:r>
    </w:p>
    <w:p w:rsidR="00C0732E" w:rsidRDefault="00C0732E" w:rsidP="00C0732E">
      <w:r w:rsidRPr="00C0732E">
        <w:t xml:space="preserve">Quan es faci click a damunt </w:t>
      </w:r>
      <w:r w:rsidR="00CE2B51">
        <w:rPr>
          <w:i/>
          <w:iCs/>
        </w:rPr>
        <w:t>D’acord</w:t>
      </w:r>
      <w:r w:rsidRPr="00C0732E">
        <w:t xml:space="preserve"> el camp </w:t>
      </w:r>
      <w:r w:rsidR="00134BE2">
        <w:t xml:space="preserve">quedarà inserit al document (Veure </w:t>
      </w:r>
      <w:fldSimple w:instr=" REF _Ref260142302 \h  \* MERGEFORMAT ">
        <w:ins w:id="8959" w:author="paulac" w:date="2013-10-14T16:29:00Z">
          <w:r w:rsidR="000D0864" w:rsidRPr="000D0864">
            <w:rPr>
              <w:i/>
              <w:rPrChange w:id="8960" w:author="paulac" w:date="2013-10-14T16:29:00Z">
                <w:rPr>
                  <w:color w:val="0000FF" w:themeColor="hyperlink"/>
                  <w:u w:val="single"/>
                </w:rPr>
              </w:rPrChange>
            </w:rPr>
            <w:t xml:space="preserve">Figura </w:t>
          </w:r>
          <w:r w:rsidR="000D0864" w:rsidRPr="000D0864">
            <w:rPr>
              <w:i/>
              <w:noProof/>
              <w:rPrChange w:id="8961" w:author="paulac" w:date="2013-10-14T16:29:00Z">
                <w:rPr>
                  <w:noProof/>
                  <w:color w:val="0000FF" w:themeColor="hyperlink"/>
                  <w:u w:val="single"/>
                </w:rPr>
              </w:rPrChange>
            </w:rPr>
            <w:t>67</w:t>
          </w:r>
        </w:ins>
        <w:del w:id="8962" w:author="paulac" w:date="2013-10-09T16:06:00Z">
          <w:r w:rsidR="00C6521E" w:rsidRPr="00C6521E" w:rsidDel="00CA5B87">
            <w:rPr>
              <w:i/>
            </w:rPr>
            <w:delText xml:space="preserve">Figura </w:delText>
          </w:r>
          <w:r w:rsidR="00C6521E" w:rsidRPr="00C6521E" w:rsidDel="00CA5B87">
            <w:rPr>
              <w:i/>
              <w:noProof/>
            </w:rPr>
            <w:delText>57</w:delText>
          </w:r>
        </w:del>
      </w:fldSimple>
      <w:r w:rsidR="00134BE2">
        <w:t xml:space="preserve">). </w:t>
      </w:r>
    </w:p>
    <w:p w:rsidR="00134BE2" w:rsidRDefault="00256BF8" w:rsidP="00134BE2">
      <w:pPr>
        <w:keepNext/>
        <w:jc w:val="center"/>
      </w:pPr>
      <w:r>
        <w:rPr>
          <w:noProof/>
          <w:lang w:val="es-ES" w:eastAsia="es-ES"/>
        </w:rPr>
        <w:drawing>
          <wp:inline distT="0" distB="0" distL="0" distR="0">
            <wp:extent cx="2609850" cy="1400175"/>
            <wp:effectExtent l="19050" t="0" r="0" b="0"/>
            <wp:docPr id="212" name="Imagen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a:blip r:embed="rId124" cstate="print"/>
                    <a:srcRect/>
                    <a:stretch>
                      <a:fillRect/>
                    </a:stretch>
                  </pic:blipFill>
                  <pic:spPr bwMode="auto">
                    <a:xfrm>
                      <a:off x="0" y="0"/>
                      <a:ext cx="2609850" cy="1400175"/>
                    </a:xfrm>
                    <a:prstGeom prst="rect">
                      <a:avLst/>
                    </a:prstGeom>
                    <a:noFill/>
                    <a:ln w="9525">
                      <a:noFill/>
                      <a:miter lim="800000"/>
                      <a:headEnd/>
                      <a:tailEnd/>
                    </a:ln>
                  </pic:spPr>
                </pic:pic>
              </a:graphicData>
            </a:graphic>
          </wp:inline>
        </w:drawing>
      </w:r>
    </w:p>
    <w:p w:rsidR="00256BF8" w:rsidRDefault="00134BE2" w:rsidP="009242E7">
      <w:pPr>
        <w:pStyle w:val="Llegenda"/>
      </w:pPr>
      <w:bookmarkStart w:id="8963" w:name="_Ref260142302"/>
      <w:r>
        <w:t xml:space="preserve">Figura </w:t>
      </w:r>
      <w:fldSimple w:instr=" SEQ Figura \* ARABIC ">
        <w:ins w:id="8964" w:author="paulac" w:date="2013-10-14T16:08:00Z">
          <w:r w:rsidR="004C4FB6">
            <w:rPr>
              <w:noProof/>
            </w:rPr>
            <w:t>67</w:t>
          </w:r>
        </w:ins>
        <w:ins w:id="8965" w:author="sion" w:date="2013-09-19T17:54:00Z">
          <w:del w:id="8966" w:author="paulac" w:date="2013-10-10T13:09:00Z">
            <w:r w:rsidR="008D6167" w:rsidDel="00EF3840">
              <w:rPr>
                <w:noProof/>
              </w:rPr>
              <w:delText>63</w:delText>
            </w:r>
          </w:del>
        </w:ins>
        <w:del w:id="8967" w:author="paulac" w:date="2013-10-10T13:09:00Z">
          <w:r w:rsidR="00C6521E" w:rsidDel="00EF3840">
            <w:rPr>
              <w:noProof/>
            </w:rPr>
            <w:delText>57</w:delText>
          </w:r>
        </w:del>
      </w:fldSimple>
      <w:bookmarkEnd w:id="8963"/>
      <w:r>
        <w:t>. Visualització a la plantilla d’un script inserit.</w:t>
      </w:r>
    </w:p>
    <w:p w:rsidR="00806B6D" w:rsidRDefault="00806B6D" w:rsidP="00806B6D">
      <w:pPr>
        <w:pStyle w:val="Ttol2"/>
        <w:rPr>
          <w:i/>
        </w:rPr>
      </w:pPr>
      <w:bookmarkStart w:id="8968" w:name="_Toc369593151"/>
      <w:r>
        <w:t>Exemple</w:t>
      </w:r>
      <w:r w:rsidR="00306B71">
        <w:t>s</w:t>
      </w:r>
      <w:r>
        <w:t xml:space="preserve"> </w:t>
      </w:r>
      <w:r w:rsidR="00306B71">
        <w:t>d’expressions</w:t>
      </w:r>
      <w:r>
        <w:t xml:space="preserve"> </w:t>
      </w:r>
      <w:r>
        <w:rPr>
          <w:i/>
        </w:rPr>
        <w:t>Freemarker</w:t>
      </w:r>
      <w:bookmarkEnd w:id="8968"/>
    </w:p>
    <w:p w:rsidR="00806B6D" w:rsidRPr="00806B6D" w:rsidRDefault="00806B6D" w:rsidP="00806B6D">
      <w:pPr>
        <w:spacing w:before="100" w:beforeAutospacing="1" w:after="0" w:line="240" w:lineRule="auto"/>
        <w:jc w:val="left"/>
        <w:rPr>
          <w:rFonts w:ascii="Times New Roman" w:eastAsia="Times New Roman" w:hAnsi="Times New Roman" w:cs="Times New Roman"/>
          <w:sz w:val="24"/>
          <w:szCs w:val="24"/>
          <w:lang w:eastAsia="ca-ES"/>
        </w:rPr>
      </w:pPr>
      <w:r w:rsidRPr="00806B6D">
        <w:rPr>
          <w:rFonts w:ascii="Times New Roman" w:eastAsia="Times New Roman" w:hAnsi="Times New Roman" w:cs="Times New Roman"/>
          <w:sz w:val="24"/>
          <w:szCs w:val="24"/>
          <w:lang w:eastAsia="ca-ES"/>
        </w:rPr>
        <w:t>Expedient: ${context.expedient.titol}</w:t>
      </w:r>
    </w:p>
    <w:p w:rsidR="00806B6D" w:rsidRPr="00806B6D" w:rsidRDefault="00806B6D" w:rsidP="00806B6D">
      <w:pPr>
        <w:spacing w:before="100" w:beforeAutospacing="1" w:after="0" w:line="240" w:lineRule="auto"/>
        <w:jc w:val="left"/>
        <w:rPr>
          <w:rFonts w:ascii="Times New Roman" w:eastAsia="Times New Roman" w:hAnsi="Times New Roman" w:cs="Times New Roman"/>
          <w:sz w:val="24"/>
          <w:szCs w:val="24"/>
          <w:lang w:eastAsia="ca-ES"/>
        </w:rPr>
      </w:pPr>
      <w:r w:rsidRPr="00806B6D">
        <w:rPr>
          <w:rFonts w:ascii="Times New Roman" w:eastAsia="Times New Roman" w:hAnsi="Times New Roman" w:cs="Times New Roman"/>
          <w:sz w:val="24"/>
          <w:szCs w:val="24"/>
          <w:lang w:eastAsia="ca-ES"/>
        </w:rPr>
        <w:t>Carrec: ${carrec('dincar').nomAmbTractamentPerSexe}</w:t>
      </w:r>
    </w:p>
    <w:p w:rsidR="00806B6D" w:rsidRPr="00806B6D" w:rsidRDefault="00806B6D" w:rsidP="00806B6D">
      <w:pPr>
        <w:spacing w:before="100" w:beforeAutospacing="1" w:after="0" w:line="240" w:lineRule="auto"/>
        <w:jc w:val="left"/>
        <w:rPr>
          <w:rFonts w:ascii="Times New Roman" w:eastAsia="Times New Roman" w:hAnsi="Times New Roman" w:cs="Times New Roman"/>
          <w:sz w:val="24"/>
          <w:szCs w:val="24"/>
          <w:lang w:eastAsia="ca-ES"/>
        </w:rPr>
      </w:pPr>
      <w:r w:rsidRPr="00806B6D">
        <w:rPr>
          <w:rFonts w:ascii="Times New Roman" w:eastAsia="Times New Roman" w:hAnsi="Times New Roman" w:cs="Times New Roman"/>
          <w:sz w:val="24"/>
          <w:szCs w:val="24"/>
          <w:lang w:eastAsia="ca-ES"/>
        </w:rPr>
        <w:t>Persona: ${persona('</w:t>
      </w:r>
      <w:r>
        <w:rPr>
          <w:rFonts w:ascii="Times New Roman" w:eastAsia="Times New Roman" w:hAnsi="Times New Roman" w:cs="Times New Roman"/>
          <w:sz w:val="24"/>
          <w:szCs w:val="24"/>
          <w:lang w:eastAsia="ca-ES"/>
        </w:rPr>
        <w:t>toniz</w:t>
      </w:r>
      <w:r w:rsidRPr="00806B6D">
        <w:rPr>
          <w:rFonts w:ascii="Times New Roman" w:eastAsia="Times New Roman" w:hAnsi="Times New Roman" w:cs="Times New Roman"/>
          <w:sz w:val="24"/>
          <w:szCs w:val="24"/>
          <w:lang w:eastAsia="ca-ES"/>
        </w:rPr>
        <w:t>').nomSencer}</w:t>
      </w:r>
    </w:p>
    <w:p w:rsidR="00806B6D" w:rsidRPr="00806B6D" w:rsidRDefault="00806B6D" w:rsidP="00806B6D">
      <w:pPr>
        <w:spacing w:before="100" w:beforeAutospacing="1" w:after="0" w:line="240" w:lineRule="auto"/>
        <w:jc w:val="left"/>
        <w:rPr>
          <w:rFonts w:ascii="Times New Roman" w:eastAsia="Times New Roman" w:hAnsi="Times New Roman" w:cs="Times New Roman"/>
          <w:sz w:val="24"/>
          <w:szCs w:val="24"/>
          <w:lang w:eastAsia="ca-ES"/>
        </w:rPr>
      </w:pPr>
      <w:r w:rsidRPr="00806B6D">
        <w:rPr>
          <w:rFonts w:ascii="Times New Roman" w:eastAsia="Times New Roman" w:hAnsi="Times New Roman" w:cs="Times New Roman"/>
          <w:sz w:val="24"/>
          <w:szCs w:val="24"/>
          <w:lang w:eastAsia="ca-ES"/>
        </w:rPr>
        <w:t>Persona càrrec: ${personaAmbCarrec('dincar').nomSencer}</w:t>
      </w:r>
    </w:p>
    <w:p w:rsidR="00806B6D" w:rsidRPr="00806B6D" w:rsidRDefault="00806B6D" w:rsidP="00806B6D">
      <w:pPr>
        <w:spacing w:before="100" w:beforeAutospacing="1" w:after="0" w:line="240" w:lineRule="auto"/>
        <w:jc w:val="left"/>
        <w:rPr>
          <w:rFonts w:ascii="Times New Roman" w:eastAsia="Times New Roman" w:hAnsi="Times New Roman" w:cs="Times New Roman"/>
          <w:sz w:val="24"/>
          <w:szCs w:val="24"/>
          <w:lang w:eastAsia="ca-ES"/>
        </w:rPr>
      </w:pPr>
      <w:r w:rsidRPr="00806B6D">
        <w:rPr>
          <w:rFonts w:ascii="Times New Roman" w:eastAsia="Times New Roman" w:hAnsi="Times New Roman" w:cs="Times New Roman"/>
          <w:sz w:val="24"/>
          <w:szCs w:val="24"/>
          <w:lang w:eastAsia="ca-ES"/>
        </w:rPr>
        <w:t>String: [#list string as str]${str}-[/#list] ${string[0]} ${valor('string')[0]}</w:t>
      </w:r>
    </w:p>
    <w:p w:rsidR="00806B6D" w:rsidRPr="00806B6D" w:rsidRDefault="00806B6D" w:rsidP="00806B6D">
      <w:pPr>
        <w:spacing w:before="100" w:beforeAutospacing="1" w:after="0" w:line="240" w:lineRule="auto"/>
        <w:jc w:val="left"/>
        <w:rPr>
          <w:rFonts w:ascii="Times New Roman" w:eastAsia="Times New Roman" w:hAnsi="Times New Roman" w:cs="Times New Roman"/>
          <w:sz w:val="24"/>
          <w:szCs w:val="24"/>
          <w:lang w:eastAsia="ca-ES"/>
        </w:rPr>
      </w:pPr>
      <w:r w:rsidRPr="00806B6D">
        <w:rPr>
          <w:rFonts w:ascii="Times New Roman" w:eastAsia="Times New Roman" w:hAnsi="Times New Roman" w:cs="Times New Roman"/>
          <w:sz w:val="24"/>
          <w:szCs w:val="24"/>
          <w:lang w:eastAsia="ca-ES"/>
        </w:rPr>
        <w:t>${string?size}</w:t>
      </w:r>
    </w:p>
    <w:p w:rsidR="00806B6D" w:rsidRPr="00806B6D" w:rsidRDefault="00806B6D" w:rsidP="00806B6D">
      <w:pPr>
        <w:spacing w:before="100" w:beforeAutospacing="1" w:after="0" w:line="240" w:lineRule="auto"/>
        <w:jc w:val="left"/>
        <w:rPr>
          <w:rFonts w:ascii="Times New Roman" w:eastAsia="Times New Roman" w:hAnsi="Times New Roman" w:cs="Times New Roman"/>
          <w:sz w:val="24"/>
          <w:szCs w:val="24"/>
          <w:lang w:eastAsia="ca-ES"/>
        </w:rPr>
      </w:pPr>
      <w:r>
        <w:rPr>
          <w:rFonts w:ascii="Times New Roman" w:eastAsia="Times New Roman" w:hAnsi="Times New Roman" w:cs="Times New Roman"/>
          <w:sz w:val="24"/>
          <w:szCs w:val="24"/>
          <w:lang w:eastAsia="ca-ES"/>
        </w:rPr>
        <w:t>Inicials: ${persona('pepg</w:t>
      </w:r>
      <w:r w:rsidRPr="00806B6D">
        <w:rPr>
          <w:rFonts w:ascii="Times New Roman" w:eastAsia="Times New Roman" w:hAnsi="Times New Roman" w:cs="Times New Roman"/>
          <w:sz w:val="24"/>
          <w:szCs w:val="24"/>
          <w:lang w:eastAsia="ca-ES"/>
        </w:rPr>
        <w:t>').inicialsNomSencer}</w:t>
      </w:r>
    </w:p>
    <w:p w:rsidR="00C0732E" w:rsidRPr="00C0732E" w:rsidRDefault="00C0732E" w:rsidP="00134BE2"/>
    <w:sectPr w:rsidR="00C0732E" w:rsidRPr="00C0732E" w:rsidSect="00A223DB">
      <w:headerReference w:type="default" r:id="rId125"/>
      <w:footerReference w:type="default" r:id="rId126"/>
      <w:headerReference w:type="first" r:id="rId127"/>
      <w:pgSz w:w="11906" w:h="16838"/>
      <w:pgMar w:top="1418" w:right="1701" w:bottom="1418" w:left="1701" w:header="709" w:footer="709"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87FE6" w:rsidRDefault="00987FE6" w:rsidP="008052C3">
      <w:pPr>
        <w:spacing w:after="0" w:line="240" w:lineRule="auto"/>
      </w:pPr>
      <w:r>
        <w:separator/>
      </w:r>
    </w:p>
  </w:endnote>
  <w:endnote w:type="continuationSeparator" w:id="1">
    <w:p w:rsidR="00987FE6" w:rsidRDefault="00987FE6" w:rsidP="008052C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61002A87" w:usb1="80000000" w:usb2="00000008" w:usb3="00000000" w:csb0="000101FF" w:csb1="00000000"/>
  </w:font>
  <w:font w:name="Arial">
    <w:panose1 w:val="020B0604020202020204"/>
    <w:charset w:val="00"/>
    <w:family w:val="swiss"/>
    <w:pitch w:val="variable"/>
    <w:sig w:usb0="20002A87" w:usb1="80000000" w:usb2="00000008"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10207" w:type="dxa"/>
      <w:tblInd w:w="-743" w:type="dxa"/>
      <w:tblBorders>
        <w:top w:val="single" w:sz="4" w:space="0" w:color="auto"/>
      </w:tblBorders>
      <w:tblLook w:val="04A0"/>
    </w:tblPr>
    <w:tblGrid>
      <w:gridCol w:w="4820"/>
      <w:gridCol w:w="5387"/>
    </w:tblGrid>
    <w:tr w:rsidR="00E21426" w:rsidTr="00B9082A">
      <w:tc>
        <w:tcPr>
          <w:tcW w:w="4820" w:type="dxa"/>
          <w:vAlign w:val="center"/>
        </w:tcPr>
        <w:p w:rsidR="00E21426" w:rsidRPr="00532944" w:rsidRDefault="00E21426" w:rsidP="00E22AE2">
          <w:pPr>
            <w:pStyle w:val="Peu"/>
            <w:rPr>
              <w:sz w:val="20"/>
              <w:szCs w:val="20"/>
            </w:rPr>
          </w:pPr>
          <w:r w:rsidRPr="00532944">
            <w:rPr>
              <w:sz w:val="20"/>
              <w:szCs w:val="20"/>
            </w:rPr>
            <w:t>F Rev.0</w:t>
          </w:r>
        </w:p>
      </w:tc>
      <w:tc>
        <w:tcPr>
          <w:tcW w:w="5387" w:type="dxa"/>
          <w:vAlign w:val="center"/>
        </w:tcPr>
        <w:p w:rsidR="00E21426" w:rsidRPr="00532944" w:rsidRDefault="00E21426" w:rsidP="00E22AE2">
          <w:pPr>
            <w:pStyle w:val="Peu"/>
            <w:jc w:val="right"/>
            <w:rPr>
              <w:sz w:val="20"/>
              <w:szCs w:val="20"/>
            </w:rPr>
          </w:pPr>
          <w:r w:rsidRPr="00532944">
            <w:rPr>
              <w:rStyle w:val="Nmerodepgina"/>
              <w:sz w:val="20"/>
              <w:szCs w:val="20"/>
            </w:rPr>
            <w:t xml:space="preserve">pàg. </w:t>
          </w:r>
          <w:r w:rsidRPr="00532944">
            <w:rPr>
              <w:rStyle w:val="Nmerodepgina"/>
              <w:sz w:val="20"/>
              <w:szCs w:val="20"/>
            </w:rPr>
            <w:fldChar w:fldCharType="begin"/>
          </w:r>
          <w:r w:rsidRPr="00532944">
            <w:rPr>
              <w:rStyle w:val="Nmerodepgina"/>
              <w:sz w:val="20"/>
              <w:szCs w:val="20"/>
            </w:rPr>
            <w:instrText xml:space="preserve"> PAGE </w:instrText>
          </w:r>
          <w:r w:rsidRPr="00532944">
            <w:rPr>
              <w:rStyle w:val="Nmerodepgina"/>
              <w:sz w:val="20"/>
              <w:szCs w:val="20"/>
            </w:rPr>
            <w:fldChar w:fldCharType="separate"/>
          </w:r>
          <w:r w:rsidR="00372068">
            <w:rPr>
              <w:rStyle w:val="Nmerodepgina"/>
              <w:noProof/>
              <w:sz w:val="20"/>
              <w:szCs w:val="20"/>
            </w:rPr>
            <w:t>24</w:t>
          </w:r>
          <w:r w:rsidRPr="00532944">
            <w:rPr>
              <w:rStyle w:val="Nmerodepgina"/>
              <w:sz w:val="20"/>
              <w:szCs w:val="20"/>
            </w:rPr>
            <w:fldChar w:fldCharType="end"/>
          </w:r>
          <w:r w:rsidRPr="00532944">
            <w:rPr>
              <w:rStyle w:val="Nmerodepgina"/>
              <w:sz w:val="20"/>
              <w:szCs w:val="20"/>
            </w:rPr>
            <w:t xml:space="preserve">/ </w:t>
          </w:r>
          <w:r w:rsidRPr="00532944">
            <w:rPr>
              <w:rStyle w:val="Nmerodepgina"/>
              <w:sz w:val="20"/>
              <w:szCs w:val="20"/>
            </w:rPr>
            <w:fldChar w:fldCharType="begin"/>
          </w:r>
          <w:r w:rsidRPr="00532944">
            <w:rPr>
              <w:rStyle w:val="Nmerodepgina"/>
              <w:sz w:val="20"/>
              <w:szCs w:val="20"/>
            </w:rPr>
            <w:instrText xml:space="preserve"> NUMPAGES </w:instrText>
          </w:r>
          <w:r w:rsidRPr="00532944">
            <w:rPr>
              <w:rStyle w:val="Nmerodepgina"/>
              <w:sz w:val="20"/>
              <w:szCs w:val="20"/>
            </w:rPr>
            <w:fldChar w:fldCharType="separate"/>
          </w:r>
          <w:r w:rsidR="00372068">
            <w:rPr>
              <w:rStyle w:val="Nmerodepgina"/>
              <w:noProof/>
              <w:sz w:val="20"/>
              <w:szCs w:val="20"/>
            </w:rPr>
            <w:t>67</w:t>
          </w:r>
          <w:r w:rsidRPr="00532944">
            <w:rPr>
              <w:rStyle w:val="Nmerodepgina"/>
              <w:sz w:val="20"/>
              <w:szCs w:val="20"/>
            </w:rPr>
            <w:fldChar w:fldCharType="end"/>
          </w:r>
        </w:p>
      </w:tc>
    </w:tr>
  </w:tbl>
  <w:p w:rsidR="00E21426" w:rsidRDefault="00E21426">
    <w:pPr>
      <w:pStyle w:val="Peu"/>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87FE6" w:rsidRDefault="00987FE6" w:rsidP="008052C3">
      <w:pPr>
        <w:spacing w:after="0" w:line="240" w:lineRule="auto"/>
      </w:pPr>
      <w:r>
        <w:separator/>
      </w:r>
    </w:p>
  </w:footnote>
  <w:footnote w:type="continuationSeparator" w:id="1">
    <w:p w:rsidR="00987FE6" w:rsidRDefault="00987FE6" w:rsidP="008052C3">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10207" w:type="dxa"/>
      <w:tblInd w:w="-743" w:type="dxa"/>
      <w:tblBorders>
        <w:bottom w:val="single" w:sz="4" w:space="0" w:color="auto"/>
      </w:tblBorders>
      <w:tblLook w:val="04A0"/>
      <w:tblPrChange w:id="8969" w:author="paulac" w:date="2013-10-10T10:43:00Z">
        <w:tblPr>
          <w:tblW w:w="10207" w:type="dxa"/>
          <w:tblInd w:w="-743" w:type="dxa"/>
          <w:tblBorders>
            <w:bottom w:val="single" w:sz="4" w:space="0" w:color="auto"/>
          </w:tblBorders>
          <w:tblLook w:val="04A0"/>
        </w:tblPr>
      </w:tblPrChange>
    </w:tblPr>
    <w:tblGrid>
      <w:gridCol w:w="3273"/>
      <w:gridCol w:w="2853"/>
      <w:gridCol w:w="4081"/>
      <w:tblGridChange w:id="8970">
        <w:tblGrid>
          <w:gridCol w:w="3350"/>
          <w:gridCol w:w="3587"/>
          <w:gridCol w:w="3270"/>
        </w:tblGrid>
      </w:tblGridChange>
    </w:tblGrid>
    <w:tr w:rsidR="00E21426" w:rsidTr="00EE45CF">
      <w:trPr>
        <w:trHeight w:val="420"/>
        <w:trPrChange w:id="8971" w:author="paulac" w:date="2013-10-10T10:43:00Z">
          <w:trPr>
            <w:trHeight w:val="420"/>
          </w:trPr>
        </w:trPrChange>
      </w:trPr>
      <w:tc>
        <w:tcPr>
          <w:tcW w:w="3350" w:type="dxa"/>
          <w:vAlign w:val="center"/>
          <w:tcPrChange w:id="8972" w:author="paulac" w:date="2013-10-10T10:43:00Z">
            <w:tcPr>
              <w:tcW w:w="3350" w:type="dxa"/>
              <w:vAlign w:val="center"/>
            </w:tcPr>
          </w:tcPrChange>
        </w:tcPr>
        <w:p w:rsidR="00E21426" w:rsidRDefault="00E21426">
          <w:pPr>
            <w:jc w:val="center"/>
            <w:pPrChange w:id="8973" w:author="paulac" w:date="2013-10-14T15:48:00Z">
              <w:pPr>
                <w:pStyle w:val="Capalera"/>
                <w:jc w:val="center"/>
              </w:pPr>
            </w:pPrChange>
          </w:pPr>
          <w:ins w:id="8974" w:author="paulac" w:date="2013-10-14T15:48:00Z">
            <w:r>
              <w:rPr>
                <w:noProof/>
                <w:lang w:val="es-ES" w:eastAsia="es-ES"/>
              </w:rPr>
              <w:drawing>
                <wp:inline distT="0" distB="0" distL="0" distR="0">
                  <wp:extent cx="1057275" cy="424348"/>
                  <wp:effectExtent l="19050" t="0" r="9525" b="0"/>
                  <wp:docPr id="65"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
                          <a:srcRect/>
                          <a:stretch>
                            <a:fillRect/>
                          </a:stretch>
                        </pic:blipFill>
                        <pic:spPr bwMode="auto">
                          <a:xfrm>
                            <a:off x="0" y="0"/>
                            <a:ext cx="1057275" cy="424348"/>
                          </a:xfrm>
                          <a:prstGeom prst="rect">
                            <a:avLst/>
                          </a:prstGeom>
                          <a:noFill/>
                          <a:ln w="9525">
                            <a:noFill/>
                            <a:miter lim="800000"/>
                            <a:headEnd/>
                            <a:tailEnd/>
                          </a:ln>
                        </pic:spPr>
                      </pic:pic>
                    </a:graphicData>
                  </a:graphic>
                </wp:inline>
              </w:drawing>
            </w:r>
          </w:ins>
          <w:ins w:id="8975" w:author="paulac" w:date="2013-10-08T12:54:00Z">
            <w:del w:id="8976" w:author="Unknown">
              <w:r>
                <w:rPr>
                  <w:noProof/>
                  <w:lang w:val="es-ES" w:eastAsia="es-ES"/>
                </w:rPr>
                <w:drawing>
                  <wp:anchor distT="0" distB="0" distL="114300" distR="114300" simplePos="0" relativeHeight="251662336" behindDoc="0" locked="0" layoutInCell="1" allowOverlap="1">
                    <wp:simplePos x="0" y="0"/>
                    <wp:positionH relativeFrom="column">
                      <wp:posOffset>403860</wp:posOffset>
                    </wp:positionH>
                    <wp:positionV relativeFrom="paragraph">
                      <wp:posOffset>135890</wp:posOffset>
                    </wp:positionV>
                    <wp:extent cx="866775" cy="346710"/>
                    <wp:effectExtent l="0" t="0" r="0" b="0"/>
                    <wp:wrapSquare wrapText="bothSides"/>
                    <wp:docPr id="17" name="Imagen 1" descr="0000_logor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0000_logorep"/>
                            <pic:cNvPicPr>
                              <a:picLocks noChangeAspect="1" noChangeArrowheads="1"/>
                            </pic:cNvPicPr>
                          </pic:nvPicPr>
                          <pic:blipFill>
                            <a:blip r:embed="rId2"/>
                            <a:stretch>
                              <a:fillRect/>
                            </a:stretch>
                          </pic:blipFill>
                          <pic:spPr bwMode="auto">
                            <a:xfrm>
                              <a:off x="0" y="0"/>
                              <a:ext cx="866775" cy="346710"/>
                            </a:xfrm>
                            <a:prstGeom prst="rect">
                              <a:avLst/>
                            </a:prstGeom>
                            <a:noFill/>
                            <a:ln w="9525">
                              <a:noFill/>
                              <a:miter lim="800000"/>
                              <a:headEnd/>
                              <a:tailEnd/>
                            </a:ln>
                          </pic:spPr>
                        </pic:pic>
                      </a:graphicData>
                    </a:graphic>
                  </wp:anchor>
                </w:drawing>
              </w:r>
            </w:del>
          </w:ins>
          <w:del w:id="8977" w:author="paulac" w:date="2013-10-08T12:54:00Z">
            <w:r>
              <w:rPr>
                <w:noProof/>
                <w:lang w:val="es-ES" w:eastAsia="es-ES"/>
              </w:rPr>
              <w:drawing>
                <wp:inline distT="0" distB="0" distL="0" distR="0">
                  <wp:extent cx="1790700" cy="190500"/>
                  <wp:effectExtent l="19050" t="0" r="0" b="0"/>
                  <wp:docPr id="2" name="Imagen 1" descr="limit_logo_trans_petit"/>
                  <wp:cNvGraphicFramePr/>
                  <a:graphic xmlns:a="http://schemas.openxmlformats.org/drawingml/2006/main">
                    <a:graphicData uri="http://schemas.openxmlformats.org/drawingml/2006/picture">
                      <pic:pic xmlns:pic="http://schemas.openxmlformats.org/drawingml/2006/picture">
                        <pic:nvPicPr>
                          <pic:cNvPr id="8317" name="Picture 5" descr="limit_logo_trans_petit"/>
                          <pic:cNvPicPr>
                            <a:picLocks noChangeAspect="1" noChangeArrowheads="1"/>
                          </pic:cNvPicPr>
                        </pic:nvPicPr>
                        <pic:blipFill>
                          <a:blip r:embed="rId3"/>
                          <a:srcRect/>
                          <a:stretch>
                            <a:fillRect/>
                          </a:stretch>
                        </pic:blipFill>
                        <pic:spPr bwMode="auto">
                          <a:xfrm>
                            <a:off x="0" y="0"/>
                            <a:ext cx="1790700" cy="190500"/>
                          </a:xfrm>
                          <a:prstGeom prst="rect">
                            <a:avLst/>
                          </a:prstGeom>
                          <a:noFill/>
                          <a:ln w="9525">
                            <a:noFill/>
                            <a:miter lim="800000"/>
                            <a:headEnd/>
                            <a:tailEnd/>
                          </a:ln>
                        </pic:spPr>
                      </pic:pic>
                    </a:graphicData>
                  </a:graphic>
                </wp:inline>
              </w:drawing>
            </w:r>
          </w:del>
        </w:p>
      </w:tc>
      <w:sdt>
        <w:sdtPr>
          <w:alias w:val="Título"/>
          <w:id w:val="97291475"/>
          <w:dataBinding w:prefixMappings="xmlns:ns0='http://purl.org/dc/elements/1.1/' xmlns:ns1='http://schemas.openxmlformats.org/package/2006/metadata/core-properties' " w:xpath="/ns1:coreProperties[1]/ns0:title[1]" w:storeItemID="{6C3C8BC8-F283-45AE-878A-BAB7291924A1}"/>
          <w:text/>
        </w:sdtPr>
        <w:sdtContent>
          <w:tc>
            <w:tcPr>
              <w:tcW w:w="3587" w:type="dxa"/>
              <w:vAlign w:val="center"/>
              <w:tcPrChange w:id="8978" w:author="paulac" w:date="2013-10-10T10:43:00Z">
                <w:tcPr>
                  <w:tcW w:w="3587" w:type="dxa"/>
                  <w:vAlign w:val="center"/>
                </w:tcPr>
              </w:tcPrChange>
            </w:tcPr>
            <w:p w:rsidR="00E21426" w:rsidRDefault="00E21426">
              <w:pPr>
                <w:jc w:val="center"/>
                <w:pPrChange w:id="8979" w:author="paulac" w:date="2013-10-14T15:48:00Z">
                  <w:pPr>
                    <w:pStyle w:val="Capalera"/>
                    <w:jc w:val="center"/>
                  </w:pPr>
                </w:pPrChange>
              </w:pPr>
              <w:r w:rsidRPr="00F57F39">
                <w:t xml:space="preserve">Manual de disseny </w:t>
              </w:r>
            </w:p>
          </w:tc>
        </w:sdtContent>
      </w:sdt>
      <w:tc>
        <w:tcPr>
          <w:tcW w:w="3270" w:type="dxa"/>
          <w:vAlign w:val="center"/>
          <w:tcPrChange w:id="8980" w:author="paulac" w:date="2013-10-10T10:43:00Z">
            <w:tcPr>
              <w:tcW w:w="3270" w:type="dxa"/>
              <w:vAlign w:val="center"/>
            </w:tcPr>
          </w:tcPrChange>
        </w:tcPr>
        <w:p w:rsidR="00E21426" w:rsidRDefault="00E21426">
          <w:pPr>
            <w:jc w:val="center"/>
          </w:pPr>
          <w:fldSimple w:instr=" FILENAME   \* MERGEFORMAT ">
            <w:ins w:id="8981" w:author="paulac" w:date="2013-10-14T16:32:00Z">
              <w:r>
                <w:rPr>
                  <w:noProof/>
                </w:rPr>
                <w:t>Manual_Disseny.docx</w:t>
              </w:r>
            </w:ins>
            <w:del w:id="8982" w:author="paulac" w:date="2013-10-10T13:09:00Z">
              <w:r w:rsidDel="00EF3840">
                <w:rPr>
                  <w:noProof/>
                </w:rPr>
                <w:delText>manual_disseny.docx</w:delText>
              </w:r>
            </w:del>
          </w:fldSimple>
        </w:p>
      </w:tc>
    </w:tr>
  </w:tbl>
  <w:p w:rsidR="00E21426" w:rsidRDefault="00E21426">
    <w:pPr>
      <w:pStyle w:val="Capalera"/>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bottom w:val="single" w:sz="4" w:space="0" w:color="auto"/>
      </w:tblBorders>
      <w:tblLook w:val="04A0"/>
      <w:tblPrChange w:id="8983" w:author="paulac" w:date="2013-10-08T12:54:00Z">
        <w:tblPr>
          <w:tblW w:w="0" w:type="auto"/>
          <w:tblBorders>
            <w:bottom w:val="single" w:sz="4" w:space="0" w:color="auto"/>
          </w:tblBorders>
          <w:tblLook w:val="04A0"/>
        </w:tblPr>
      </w:tblPrChange>
    </w:tblPr>
    <w:tblGrid>
      <w:gridCol w:w="5495"/>
      <w:gridCol w:w="425"/>
      <w:gridCol w:w="2800"/>
      <w:tblGridChange w:id="8984">
        <w:tblGrid>
          <w:gridCol w:w="5495"/>
          <w:gridCol w:w="425"/>
          <w:gridCol w:w="2800"/>
        </w:tblGrid>
      </w:tblGridChange>
    </w:tblGrid>
    <w:tr w:rsidR="00E21426" w:rsidTr="006416F7">
      <w:tc>
        <w:tcPr>
          <w:tcW w:w="5495" w:type="dxa"/>
          <w:tcPrChange w:id="8985" w:author="paulac" w:date="2013-10-08T12:54:00Z">
            <w:tcPr>
              <w:tcW w:w="5495" w:type="dxa"/>
            </w:tcPr>
          </w:tcPrChange>
        </w:tcPr>
        <w:p w:rsidR="00E21426" w:rsidRDefault="00E21426">
          <w:pPr>
            <w:pStyle w:val="Capalera"/>
          </w:pPr>
          <w:ins w:id="8986" w:author="paulac" w:date="2013-10-14T15:48:00Z">
            <w:r>
              <w:rPr>
                <w:noProof/>
                <w:lang w:val="es-ES" w:eastAsia="es-ES"/>
              </w:rPr>
              <w:drawing>
                <wp:inline distT="0" distB="0" distL="0" distR="0">
                  <wp:extent cx="1400175" cy="561975"/>
                  <wp:effectExtent l="19050" t="0" r="9525" b="0"/>
                  <wp:docPr id="61"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
                          <a:srcRect/>
                          <a:stretch>
                            <a:fillRect/>
                          </a:stretch>
                        </pic:blipFill>
                        <pic:spPr bwMode="auto">
                          <a:xfrm>
                            <a:off x="0" y="0"/>
                            <a:ext cx="1400175" cy="561975"/>
                          </a:xfrm>
                          <a:prstGeom prst="rect">
                            <a:avLst/>
                          </a:prstGeom>
                          <a:noFill/>
                          <a:ln w="9525">
                            <a:noFill/>
                            <a:miter lim="800000"/>
                            <a:headEnd/>
                            <a:tailEnd/>
                          </a:ln>
                        </pic:spPr>
                      </pic:pic>
                    </a:graphicData>
                  </a:graphic>
                </wp:inline>
              </w:drawing>
            </w:r>
          </w:ins>
          <w:del w:id="8987" w:author="paulac" w:date="2013-10-08T12:52:00Z">
            <w:r>
              <w:rPr>
                <w:noProof/>
                <w:lang w:val="es-ES" w:eastAsia="es-ES"/>
              </w:rPr>
              <w:drawing>
                <wp:anchor distT="0" distB="0" distL="114300" distR="114300" simplePos="0" relativeHeight="251660288" behindDoc="0" locked="0" layoutInCell="1" allowOverlap="1">
                  <wp:simplePos x="0" y="0"/>
                  <wp:positionH relativeFrom="column">
                    <wp:posOffset>-1314450</wp:posOffset>
                  </wp:positionH>
                  <wp:positionV relativeFrom="paragraph">
                    <wp:posOffset>140335</wp:posOffset>
                  </wp:positionV>
                  <wp:extent cx="1200150" cy="480060"/>
                  <wp:effectExtent l="0" t="0" r="0" b="0"/>
                  <wp:wrapSquare wrapText="bothSides"/>
                  <wp:docPr id="5" name="Imagen 1" descr="0000_logor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0000_logorep"/>
                          <pic:cNvPicPr>
                            <a:picLocks noChangeAspect="1" noChangeArrowheads="1"/>
                          </pic:cNvPicPr>
                        </pic:nvPicPr>
                        <pic:blipFill>
                          <a:blip r:embed="rId2"/>
                          <a:stretch>
                            <a:fillRect/>
                          </a:stretch>
                        </pic:blipFill>
                        <pic:spPr bwMode="auto">
                          <a:xfrm>
                            <a:off x="0" y="0"/>
                            <a:ext cx="1200150" cy="480060"/>
                          </a:xfrm>
                          <a:prstGeom prst="rect">
                            <a:avLst/>
                          </a:prstGeom>
                          <a:noFill/>
                          <a:ln w="9525">
                            <a:noFill/>
                            <a:miter lim="800000"/>
                            <a:headEnd/>
                            <a:tailEnd/>
                          </a:ln>
                        </pic:spPr>
                      </pic:pic>
                    </a:graphicData>
                  </a:graphic>
                </wp:anchor>
              </w:drawing>
            </w:r>
          </w:del>
        </w:p>
      </w:tc>
      <w:tc>
        <w:tcPr>
          <w:tcW w:w="425" w:type="dxa"/>
          <w:tcPrChange w:id="8988" w:author="paulac" w:date="2013-10-08T12:54:00Z">
            <w:tcPr>
              <w:tcW w:w="425" w:type="dxa"/>
            </w:tcPr>
          </w:tcPrChange>
        </w:tcPr>
        <w:p w:rsidR="00E21426" w:rsidRDefault="00E21426">
          <w:pPr>
            <w:pStyle w:val="Capalera"/>
          </w:pPr>
        </w:p>
      </w:tc>
      <w:tc>
        <w:tcPr>
          <w:tcW w:w="2800" w:type="dxa"/>
          <w:tcPrChange w:id="8989" w:author="paulac" w:date="2013-10-08T12:54:00Z">
            <w:tcPr>
              <w:tcW w:w="2800" w:type="dxa"/>
            </w:tcPr>
          </w:tcPrChange>
        </w:tcPr>
        <w:p w:rsidR="00E21426" w:rsidRDefault="00E21426">
          <w:pPr>
            <w:pStyle w:val="Capalera"/>
          </w:pPr>
          <w:r w:rsidRPr="00B17A6B">
            <w:rPr>
              <w:noProof/>
              <w:lang w:val="es-ES" w:eastAsia="es-ES"/>
            </w:rPr>
            <w:drawing>
              <wp:inline distT="0" distB="0" distL="0" distR="0">
                <wp:extent cx="1609725" cy="587549"/>
                <wp:effectExtent l="19050" t="0" r="9525" b="0"/>
                <wp:docPr id="4" name="Imagen 2" descr="0000_logos_i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0000_logos_iso"/>
                        <pic:cNvPicPr>
                          <a:picLocks noChangeAspect="1" noChangeArrowheads="1"/>
                        </pic:cNvPicPr>
                      </pic:nvPicPr>
                      <pic:blipFill>
                        <a:blip r:embed="rId3"/>
                        <a:srcRect/>
                        <a:stretch>
                          <a:fillRect/>
                        </a:stretch>
                      </pic:blipFill>
                      <pic:spPr bwMode="auto">
                        <a:xfrm>
                          <a:off x="0" y="0"/>
                          <a:ext cx="1630010" cy="594953"/>
                        </a:xfrm>
                        <a:prstGeom prst="rect">
                          <a:avLst/>
                        </a:prstGeom>
                        <a:noFill/>
                        <a:ln w="9525">
                          <a:noFill/>
                          <a:miter lim="800000"/>
                          <a:headEnd/>
                          <a:tailEnd/>
                        </a:ln>
                      </pic:spPr>
                    </pic:pic>
                  </a:graphicData>
                </a:graphic>
              </wp:inline>
            </w:drawing>
          </w:r>
        </w:p>
      </w:tc>
    </w:tr>
  </w:tbl>
  <w:p w:rsidR="00E21426" w:rsidRDefault="00E21426">
    <w:pPr>
      <w:pStyle w:val="Capalera"/>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8"/>
    <w:multiLevelType w:val="singleLevel"/>
    <w:tmpl w:val="1C3A3B56"/>
    <w:lvl w:ilvl="0">
      <w:start w:val="1"/>
      <w:numFmt w:val="decimal"/>
      <w:pStyle w:val="Llistanumerada"/>
      <w:lvlText w:val="%1."/>
      <w:lvlJc w:val="left"/>
      <w:pPr>
        <w:tabs>
          <w:tab w:val="num" w:pos="360"/>
        </w:tabs>
        <w:ind w:left="360" w:hanging="360"/>
      </w:pPr>
    </w:lvl>
  </w:abstractNum>
  <w:abstractNum w:abstractNumId="1">
    <w:nsid w:val="020B07C8"/>
    <w:multiLevelType w:val="hybridMultilevel"/>
    <w:tmpl w:val="6596833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E725F22"/>
    <w:multiLevelType w:val="hybridMultilevel"/>
    <w:tmpl w:val="0AD257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405D6E2C"/>
    <w:multiLevelType w:val="hybridMultilevel"/>
    <w:tmpl w:val="3B20CE74"/>
    <w:lvl w:ilvl="0" w:tplc="0F4E8CF6">
      <w:start w:val="1"/>
      <w:numFmt w:val="bullet"/>
      <w:lvlText w:val="-"/>
      <w:lvlJc w:val="left"/>
      <w:pPr>
        <w:ind w:left="1065" w:hanging="360"/>
      </w:pPr>
      <w:rPr>
        <w:rFonts w:ascii="Calibri" w:eastAsiaTheme="minorHAnsi" w:hAnsi="Calibri" w:cstheme="minorBidi" w:hint="default"/>
      </w:rPr>
    </w:lvl>
    <w:lvl w:ilvl="1" w:tplc="04030003">
      <w:start w:val="1"/>
      <w:numFmt w:val="bullet"/>
      <w:lvlText w:val="o"/>
      <w:lvlJc w:val="left"/>
      <w:pPr>
        <w:ind w:left="1785" w:hanging="360"/>
      </w:pPr>
      <w:rPr>
        <w:rFonts w:ascii="Courier New" w:hAnsi="Courier New" w:cs="Courier New" w:hint="default"/>
      </w:rPr>
    </w:lvl>
    <w:lvl w:ilvl="2" w:tplc="04030005">
      <w:start w:val="1"/>
      <w:numFmt w:val="bullet"/>
      <w:lvlText w:val=""/>
      <w:lvlJc w:val="left"/>
      <w:pPr>
        <w:ind w:left="2505" w:hanging="360"/>
      </w:pPr>
      <w:rPr>
        <w:rFonts w:ascii="Wingdings" w:hAnsi="Wingdings" w:hint="default"/>
      </w:rPr>
    </w:lvl>
    <w:lvl w:ilvl="3" w:tplc="04030001" w:tentative="1">
      <w:start w:val="1"/>
      <w:numFmt w:val="bullet"/>
      <w:lvlText w:val=""/>
      <w:lvlJc w:val="left"/>
      <w:pPr>
        <w:ind w:left="3225" w:hanging="360"/>
      </w:pPr>
      <w:rPr>
        <w:rFonts w:ascii="Symbol" w:hAnsi="Symbol" w:hint="default"/>
      </w:rPr>
    </w:lvl>
    <w:lvl w:ilvl="4" w:tplc="04030003" w:tentative="1">
      <w:start w:val="1"/>
      <w:numFmt w:val="bullet"/>
      <w:lvlText w:val="o"/>
      <w:lvlJc w:val="left"/>
      <w:pPr>
        <w:ind w:left="3945" w:hanging="360"/>
      </w:pPr>
      <w:rPr>
        <w:rFonts w:ascii="Courier New" w:hAnsi="Courier New" w:cs="Courier New" w:hint="default"/>
      </w:rPr>
    </w:lvl>
    <w:lvl w:ilvl="5" w:tplc="04030005" w:tentative="1">
      <w:start w:val="1"/>
      <w:numFmt w:val="bullet"/>
      <w:lvlText w:val=""/>
      <w:lvlJc w:val="left"/>
      <w:pPr>
        <w:ind w:left="4665" w:hanging="360"/>
      </w:pPr>
      <w:rPr>
        <w:rFonts w:ascii="Wingdings" w:hAnsi="Wingdings" w:hint="default"/>
      </w:rPr>
    </w:lvl>
    <w:lvl w:ilvl="6" w:tplc="04030001" w:tentative="1">
      <w:start w:val="1"/>
      <w:numFmt w:val="bullet"/>
      <w:lvlText w:val=""/>
      <w:lvlJc w:val="left"/>
      <w:pPr>
        <w:ind w:left="5385" w:hanging="360"/>
      </w:pPr>
      <w:rPr>
        <w:rFonts w:ascii="Symbol" w:hAnsi="Symbol" w:hint="default"/>
      </w:rPr>
    </w:lvl>
    <w:lvl w:ilvl="7" w:tplc="04030003" w:tentative="1">
      <w:start w:val="1"/>
      <w:numFmt w:val="bullet"/>
      <w:lvlText w:val="o"/>
      <w:lvlJc w:val="left"/>
      <w:pPr>
        <w:ind w:left="6105" w:hanging="360"/>
      </w:pPr>
      <w:rPr>
        <w:rFonts w:ascii="Courier New" w:hAnsi="Courier New" w:cs="Courier New" w:hint="default"/>
      </w:rPr>
    </w:lvl>
    <w:lvl w:ilvl="8" w:tplc="04030005" w:tentative="1">
      <w:start w:val="1"/>
      <w:numFmt w:val="bullet"/>
      <w:lvlText w:val=""/>
      <w:lvlJc w:val="left"/>
      <w:pPr>
        <w:ind w:left="6825" w:hanging="360"/>
      </w:pPr>
      <w:rPr>
        <w:rFonts w:ascii="Wingdings" w:hAnsi="Wingdings" w:hint="default"/>
      </w:rPr>
    </w:lvl>
  </w:abstractNum>
  <w:abstractNum w:abstractNumId="4">
    <w:nsid w:val="571044A0"/>
    <w:multiLevelType w:val="hybridMultilevel"/>
    <w:tmpl w:val="DC0C4A0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6A004BA8"/>
    <w:multiLevelType w:val="multilevel"/>
    <w:tmpl w:val="4A0C3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7032736F"/>
    <w:multiLevelType w:val="multilevel"/>
    <w:tmpl w:val="4B906232"/>
    <w:lvl w:ilvl="0">
      <w:start w:val="1"/>
      <w:numFmt w:val="decimal"/>
      <w:pStyle w:val="Ttol1"/>
      <w:lvlText w:val="%1"/>
      <w:lvlJc w:val="left"/>
      <w:pPr>
        <w:ind w:left="432" w:hanging="432"/>
      </w:pPr>
      <w:rPr>
        <w:rFonts w:hint="default"/>
      </w:rPr>
    </w:lvl>
    <w:lvl w:ilvl="1">
      <w:start w:val="1"/>
      <w:numFmt w:val="decimal"/>
      <w:pStyle w:val="Ttol2"/>
      <w:lvlText w:val="%1.%2"/>
      <w:lvlJc w:val="left"/>
      <w:pPr>
        <w:ind w:left="576" w:hanging="576"/>
      </w:pPr>
      <w:rPr>
        <w:rFonts w:hint="default"/>
        <w:i w:val="0"/>
      </w:rPr>
    </w:lvl>
    <w:lvl w:ilvl="2">
      <w:start w:val="1"/>
      <w:numFmt w:val="decimal"/>
      <w:pStyle w:val="Ttol3"/>
      <w:lvlText w:val="%1.%2.%3"/>
      <w:lvlJc w:val="left"/>
      <w:pPr>
        <w:ind w:left="720" w:hanging="720"/>
      </w:pPr>
      <w:rPr>
        <w:rFonts w:hint="default"/>
      </w:rPr>
    </w:lvl>
    <w:lvl w:ilvl="3">
      <w:start w:val="1"/>
      <w:numFmt w:val="decimal"/>
      <w:pStyle w:val="Ttol4"/>
      <w:lvlText w:val="%1.%2.%3.%4"/>
      <w:lvlJc w:val="left"/>
      <w:pPr>
        <w:ind w:left="864" w:hanging="864"/>
      </w:pPr>
      <w:rPr>
        <w:rFonts w:hint="default"/>
      </w:rPr>
    </w:lvl>
    <w:lvl w:ilvl="4">
      <w:start w:val="1"/>
      <w:numFmt w:val="decimal"/>
      <w:pStyle w:val="Ttol5"/>
      <w:lvlText w:val="%1.%2.%3.%4.%5"/>
      <w:lvlJc w:val="left"/>
      <w:pPr>
        <w:ind w:left="1008" w:hanging="1008"/>
      </w:pPr>
      <w:rPr>
        <w:rFonts w:hint="default"/>
      </w:rPr>
    </w:lvl>
    <w:lvl w:ilvl="5">
      <w:start w:val="1"/>
      <w:numFmt w:val="decimal"/>
      <w:pStyle w:val="Ttol6"/>
      <w:lvlText w:val="%1.%2.%3.%4.%5.%6"/>
      <w:lvlJc w:val="left"/>
      <w:pPr>
        <w:ind w:left="1152" w:hanging="1152"/>
      </w:pPr>
      <w:rPr>
        <w:rFonts w:hint="default"/>
      </w:rPr>
    </w:lvl>
    <w:lvl w:ilvl="6">
      <w:start w:val="1"/>
      <w:numFmt w:val="decimal"/>
      <w:pStyle w:val="Ttol7"/>
      <w:lvlText w:val="%1.%2.%3.%4.%5.%6.%7"/>
      <w:lvlJc w:val="left"/>
      <w:pPr>
        <w:ind w:left="1296" w:hanging="1296"/>
      </w:pPr>
      <w:rPr>
        <w:rFonts w:hint="default"/>
      </w:rPr>
    </w:lvl>
    <w:lvl w:ilvl="7">
      <w:start w:val="1"/>
      <w:numFmt w:val="decimal"/>
      <w:pStyle w:val="Ttol8"/>
      <w:lvlText w:val="%1.%2.%3.%4.%5.%6.%7.%8"/>
      <w:lvlJc w:val="left"/>
      <w:pPr>
        <w:ind w:left="1440" w:hanging="1440"/>
      </w:pPr>
      <w:rPr>
        <w:rFonts w:hint="default"/>
      </w:rPr>
    </w:lvl>
    <w:lvl w:ilvl="8">
      <w:start w:val="1"/>
      <w:numFmt w:val="decimal"/>
      <w:pStyle w:val="Ttol9"/>
      <w:lvlText w:val="%1.%2.%3.%4.%5.%6.%7.%8.%9"/>
      <w:lvlJc w:val="left"/>
      <w:pPr>
        <w:ind w:left="1584" w:hanging="1584"/>
      </w:pPr>
      <w:rPr>
        <w:rFonts w:hint="default"/>
      </w:rPr>
    </w:lvl>
  </w:abstractNum>
  <w:abstractNum w:abstractNumId="7">
    <w:nsid w:val="7B041DED"/>
    <w:multiLevelType w:val="hybridMultilevel"/>
    <w:tmpl w:val="7A70A1A2"/>
    <w:lvl w:ilvl="0" w:tplc="5BCC1F1C">
      <w:start w:val="1"/>
      <w:numFmt w:val="bullet"/>
      <w:lvlText w:val="•"/>
      <w:lvlJc w:val="left"/>
      <w:pPr>
        <w:tabs>
          <w:tab w:val="num" w:pos="720"/>
        </w:tabs>
        <w:ind w:left="720" w:hanging="360"/>
      </w:pPr>
      <w:rPr>
        <w:rFonts w:ascii="Times New Roman" w:hAnsi="Times New Roman" w:hint="default"/>
      </w:rPr>
    </w:lvl>
    <w:lvl w:ilvl="1" w:tplc="EEC82222">
      <w:start w:val="1629"/>
      <w:numFmt w:val="bullet"/>
      <w:lvlText w:val="–"/>
      <w:lvlJc w:val="left"/>
      <w:pPr>
        <w:tabs>
          <w:tab w:val="num" w:pos="1440"/>
        </w:tabs>
        <w:ind w:left="1440" w:hanging="360"/>
      </w:pPr>
      <w:rPr>
        <w:rFonts w:ascii="Times New Roman" w:hAnsi="Times New Roman" w:hint="default"/>
      </w:rPr>
    </w:lvl>
    <w:lvl w:ilvl="2" w:tplc="CC440226" w:tentative="1">
      <w:start w:val="1"/>
      <w:numFmt w:val="bullet"/>
      <w:lvlText w:val="•"/>
      <w:lvlJc w:val="left"/>
      <w:pPr>
        <w:tabs>
          <w:tab w:val="num" w:pos="2160"/>
        </w:tabs>
        <w:ind w:left="2160" w:hanging="360"/>
      </w:pPr>
      <w:rPr>
        <w:rFonts w:ascii="Times New Roman" w:hAnsi="Times New Roman" w:hint="default"/>
      </w:rPr>
    </w:lvl>
    <w:lvl w:ilvl="3" w:tplc="B7D05160" w:tentative="1">
      <w:start w:val="1"/>
      <w:numFmt w:val="bullet"/>
      <w:lvlText w:val="•"/>
      <w:lvlJc w:val="left"/>
      <w:pPr>
        <w:tabs>
          <w:tab w:val="num" w:pos="2880"/>
        </w:tabs>
        <w:ind w:left="2880" w:hanging="360"/>
      </w:pPr>
      <w:rPr>
        <w:rFonts w:ascii="Times New Roman" w:hAnsi="Times New Roman" w:hint="default"/>
      </w:rPr>
    </w:lvl>
    <w:lvl w:ilvl="4" w:tplc="2FE60932" w:tentative="1">
      <w:start w:val="1"/>
      <w:numFmt w:val="bullet"/>
      <w:lvlText w:val="•"/>
      <w:lvlJc w:val="left"/>
      <w:pPr>
        <w:tabs>
          <w:tab w:val="num" w:pos="3600"/>
        </w:tabs>
        <w:ind w:left="3600" w:hanging="360"/>
      </w:pPr>
      <w:rPr>
        <w:rFonts w:ascii="Times New Roman" w:hAnsi="Times New Roman" w:hint="default"/>
      </w:rPr>
    </w:lvl>
    <w:lvl w:ilvl="5" w:tplc="05F021AC" w:tentative="1">
      <w:start w:val="1"/>
      <w:numFmt w:val="bullet"/>
      <w:lvlText w:val="•"/>
      <w:lvlJc w:val="left"/>
      <w:pPr>
        <w:tabs>
          <w:tab w:val="num" w:pos="4320"/>
        </w:tabs>
        <w:ind w:left="4320" w:hanging="360"/>
      </w:pPr>
      <w:rPr>
        <w:rFonts w:ascii="Times New Roman" w:hAnsi="Times New Roman" w:hint="default"/>
      </w:rPr>
    </w:lvl>
    <w:lvl w:ilvl="6" w:tplc="3CE6B83C" w:tentative="1">
      <w:start w:val="1"/>
      <w:numFmt w:val="bullet"/>
      <w:lvlText w:val="•"/>
      <w:lvlJc w:val="left"/>
      <w:pPr>
        <w:tabs>
          <w:tab w:val="num" w:pos="5040"/>
        </w:tabs>
        <w:ind w:left="5040" w:hanging="360"/>
      </w:pPr>
      <w:rPr>
        <w:rFonts w:ascii="Times New Roman" w:hAnsi="Times New Roman" w:hint="default"/>
      </w:rPr>
    </w:lvl>
    <w:lvl w:ilvl="7" w:tplc="7E88A55C" w:tentative="1">
      <w:start w:val="1"/>
      <w:numFmt w:val="bullet"/>
      <w:lvlText w:val="•"/>
      <w:lvlJc w:val="left"/>
      <w:pPr>
        <w:tabs>
          <w:tab w:val="num" w:pos="5760"/>
        </w:tabs>
        <w:ind w:left="5760" w:hanging="360"/>
      </w:pPr>
      <w:rPr>
        <w:rFonts w:ascii="Times New Roman" w:hAnsi="Times New Roman" w:hint="default"/>
      </w:rPr>
    </w:lvl>
    <w:lvl w:ilvl="8" w:tplc="278C70C2" w:tentative="1">
      <w:start w:val="1"/>
      <w:numFmt w:val="bullet"/>
      <w:lvlText w:val="•"/>
      <w:lvlJc w:val="left"/>
      <w:pPr>
        <w:tabs>
          <w:tab w:val="num" w:pos="6480"/>
        </w:tabs>
        <w:ind w:left="6480" w:hanging="360"/>
      </w:pPr>
      <w:rPr>
        <w:rFonts w:ascii="Times New Roman" w:hAnsi="Times New Roman" w:hint="default"/>
      </w:rPr>
    </w:lvl>
  </w:abstractNum>
  <w:num w:numId="1">
    <w:abstractNumId w:val="6"/>
  </w:num>
  <w:num w:numId="2">
    <w:abstractNumId w:val="3"/>
  </w:num>
  <w:num w:numId="3">
    <w:abstractNumId w:val="7"/>
  </w:num>
  <w:num w:numId="4">
    <w:abstractNumId w:val="0"/>
  </w:num>
  <w:num w:numId="5">
    <w:abstractNumId w:val="4"/>
  </w:num>
  <w:num w:numId="6">
    <w:abstractNumId w:val="1"/>
  </w:num>
  <w:num w:numId="7">
    <w:abstractNumId w:val="5"/>
  </w:num>
  <w:num w:numId="8">
    <w:abstractNumId w:val="2"/>
  </w:num>
  <w:num w:numId="9">
    <w:abstractNumId w:val="6"/>
  </w:num>
  <w:num w:numId="10">
    <w:abstractNumId w:val="6"/>
  </w:num>
  <w:numIdMacAtCleanup w:val="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trackRevisions/>
  <w:defaultTabStop w:val="708"/>
  <w:hyphenationZone w:val="425"/>
  <w:drawingGridHorizontalSpacing w:val="110"/>
  <w:displayHorizontalDrawingGridEvery w:val="2"/>
  <w:characterSpacingControl w:val="doNotCompress"/>
  <w:hdrShapeDefaults>
    <o:shapedefaults v:ext="edit" spidmax="100354"/>
  </w:hdrShapeDefaults>
  <w:footnotePr>
    <w:footnote w:id="0"/>
    <w:footnote w:id="1"/>
  </w:footnotePr>
  <w:endnotePr>
    <w:endnote w:id="0"/>
    <w:endnote w:id="1"/>
  </w:endnotePr>
  <w:compat/>
  <w:rsids>
    <w:rsidRoot w:val="00115A07"/>
    <w:rsid w:val="00003698"/>
    <w:rsid w:val="00004CE5"/>
    <w:rsid w:val="00006413"/>
    <w:rsid w:val="00014FDA"/>
    <w:rsid w:val="000214FE"/>
    <w:rsid w:val="000215FC"/>
    <w:rsid w:val="0003250E"/>
    <w:rsid w:val="000336E0"/>
    <w:rsid w:val="00036ABE"/>
    <w:rsid w:val="000375FA"/>
    <w:rsid w:val="0004137F"/>
    <w:rsid w:val="000415FD"/>
    <w:rsid w:val="00042787"/>
    <w:rsid w:val="00047DBA"/>
    <w:rsid w:val="00050E73"/>
    <w:rsid w:val="00053E87"/>
    <w:rsid w:val="00060C65"/>
    <w:rsid w:val="000618AD"/>
    <w:rsid w:val="00062C25"/>
    <w:rsid w:val="00066AF2"/>
    <w:rsid w:val="00070336"/>
    <w:rsid w:val="000711A1"/>
    <w:rsid w:val="00071F82"/>
    <w:rsid w:val="000741EF"/>
    <w:rsid w:val="00077CF2"/>
    <w:rsid w:val="00080EFA"/>
    <w:rsid w:val="00081B96"/>
    <w:rsid w:val="00086816"/>
    <w:rsid w:val="00093A6D"/>
    <w:rsid w:val="00094FB4"/>
    <w:rsid w:val="00097DC8"/>
    <w:rsid w:val="000A53E2"/>
    <w:rsid w:val="000A5F15"/>
    <w:rsid w:val="000B15FB"/>
    <w:rsid w:val="000B25BE"/>
    <w:rsid w:val="000B5CB3"/>
    <w:rsid w:val="000C15F4"/>
    <w:rsid w:val="000C65EF"/>
    <w:rsid w:val="000D0054"/>
    <w:rsid w:val="000D0864"/>
    <w:rsid w:val="000D1865"/>
    <w:rsid w:val="000D4E67"/>
    <w:rsid w:val="000D4EBA"/>
    <w:rsid w:val="000E0C3B"/>
    <w:rsid w:val="000F419D"/>
    <w:rsid w:val="000F51C9"/>
    <w:rsid w:val="00100D66"/>
    <w:rsid w:val="00101F96"/>
    <w:rsid w:val="00104BF9"/>
    <w:rsid w:val="001069F9"/>
    <w:rsid w:val="00106F78"/>
    <w:rsid w:val="00110E0C"/>
    <w:rsid w:val="001123EF"/>
    <w:rsid w:val="001159D0"/>
    <w:rsid w:val="00115A07"/>
    <w:rsid w:val="00122BA9"/>
    <w:rsid w:val="001330E9"/>
    <w:rsid w:val="001339CC"/>
    <w:rsid w:val="00133DBC"/>
    <w:rsid w:val="00134BE2"/>
    <w:rsid w:val="00135C50"/>
    <w:rsid w:val="0013725A"/>
    <w:rsid w:val="0014741B"/>
    <w:rsid w:val="00151204"/>
    <w:rsid w:val="001532A1"/>
    <w:rsid w:val="00155B5C"/>
    <w:rsid w:val="00161534"/>
    <w:rsid w:val="00162DEE"/>
    <w:rsid w:val="001633EE"/>
    <w:rsid w:val="00163A77"/>
    <w:rsid w:val="00164E6C"/>
    <w:rsid w:val="00166B2A"/>
    <w:rsid w:val="00166E26"/>
    <w:rsid w:val="001768D9"/>
    <w:rsid w:val="00181592"/>
    <w:rsid w:val="0018291E"/>
    <w:rsid w:val="00183A12"/>
    <w:rsid w:val="00184105"/>
    <w:rsid w:val="00187975"/>
    <w:rsid w:val="001906BD"/>
    <w:rsid w:val="0019545B"/>
    <w:rsid w:val="001A1BDA"/>
    <w:rsid w:val="001A6343"/>
    <w:rsid w:val="001A67C3"/>
    <w:rsid w:val="001B78C9"/>
    <w:rsid w:val="001C516D"/>
    <w:rsid w:val="001C5EB9"/>
    <w:rsid w:val="001C7E0F"/>
    <w:rsid w:val="001D3CB4"/>
    <w:rsid w:val="001D57E6"/>
    <w:rsid w:val="001D7BD0"/>
    <w:rsid w:val="001E335D"/>
    <w:rsid w:val="001E3B99"/>
    <w:rsid w:val="001F1C03"/>
    <w:rsid w:val="001F294C"/>
    <w:rsid w:val="001F50EA"/>
    <w:rsid w:val="001F7D36"/>
    <w:rsid w:val="00202192"/>
    <w:rsid w:val="00203E3B"/>
    <w:rsid w:val="002041ED"/>
    <w:rsid w:val="00213362"/>
    <w:rsid w:val="002208E5"/>
    <w:rsid w:val="00224A96"/>
    <w:rsid w:val="00224DBF"/>
    <w:rsid w:val="00234287"/>
    <w:rsid w:val="00235E61"/>
    <w:rsid w:val="002365C9"/>
    <w:rsid w:val="002373A5"/>
    <w:rsid w:val="002514BE"/>
    <w:rsid w:val="00252B73"/>
    <w:rsid w:val="00253C93"/>
    <w:rsid w:val="00256270"/>
    <w:rsid w:val="00256BF8"/>
    <w:rsid w:val="00260B6B"/>
    <w:rsid w:val="00263DC3"/>
    <w:rsid w:val="00270A23"/>
    <w:rsid w:val="0027137C"/>
    <w:rsid w:val="00276181"/>
    <w:rsid w:val="00286D3C"/>
    <w:rsid w:val="0028700F"/>
    <w:rsid w:val="0028739C"/>
    <w:rsid w:val="002875B5"/>
    <w:rsid w:val="002908DF"/>
    <w:rsid w:val="00290BA3"/>
    <w:rsid w:val="002A751A"/>
    <w:rsid w:val="002B49E5"/>
    <w:rsid w:val="002B510D"/>
    <w:rsid w:val="002B7C5D"/>
    <w:rsid w:val="002C1B09"/>
    <w:rsid w:val="002D18FB"/>
    <w:rsid w:val="002D21FD"/>
    <w:rsid w:val="002D22AB"/>
    <w:rsid w:val="002D778A"/>
    <w:rsid w:val="002E0061"/>
    <w:rsid w:val="002E1561"/>
    <w:rsid w:val="002E272E"/>
    <w:rsid w:val="002E41B4"/>
    <w:rsid w:val="002E6FBB"/>
    <w:rsid w:val="002F3F1D"/>
    <w:rsid w:val="002F4917"/>
    <w:rsid w:val="00302C35"/>
    <w:rsid w:val="0030514D"/>
    <w:rsid w:val="003060CB"/>
    <w:rsid w:val="00306B71"/>
    <w:rsid w:val="0031037E"/>
    <w:rsid w:val="0031206D"/>
    <w:rsid w:val="00314924"/>
    <w:rsid w:val="003163CE"/>
    <w:rsid w:val="00320AC4"/>
    <w:rsid w:val="00322051"/>
    <w:rsid w:val="00322701"/>
    <w:rsid w:val="00326DE7"/>
    <w:rsid w:val="00332AF3"/>
    <w:rsid w:val="00332B27"/>
    <w:rsid w:val="00334AB0"/>
    <w:rsid w:val="00335E2F"/>
    <w:rsid w:val="00342256"/>
    <w:rsid w:val="00343E3B"/>
    <w:rsid w:val="00346D39"/>
    <w:rsid w:val="00352006"/>
    <w:rsid w:val="00356EAB"/>
    <w:rsid w:val="00361A6D"/>
    <w:rsid w:val="00363725"/>
    <w:rsid w:val="00364648"/>
    <w:rsid w:val="003719C1"/>
    <w:rsid w:val="00372068"/>
    <w:rsid w:val="00373781"/>
    <w:rsid w:val="00381387"/>
    <w:rsid w:val="00392C13"/>
    <w:rsid w:val="00393973"/>
    <w:rsid w:val="00396BF1"/>
    <w:rsid w:val="00397A20"/>
    <w:rsid w:val="003A38ED"/>
    <w:rsid w:val="003A4493"/>
    <w:rsid w:val="003A5509"/>
    <w:rsid w:val="003A6694"/>
    <w:rsid w:val="003B1086"/>
    <w:rsid w:val="003B72E7"/>
    <w:rsid w:val="003C00DA"/>
    <w:rsid w:val="003D2ACD"/>
    <w:rsid w:val="003E285A"/>
    <w:rsid w:val="003F5EC1"/>
    <w:rsid w:val="00402076"/>
    <w:rsid w:val="0040546C"/>
    <w:rsid w:val="00411D97"/>
    <w:rsid w:val="00414A3E"/>
    <w:rsid w:val="004208AC"/>
    <w:rsid w:val="004234F7"/>
    <w:rsid w:val="00424A47"/>
    <w:rsid w:val="00427189"/>
    <w:rsid w:val="00430C55"/>
    <w:rsid w:val="00432D8B"/>
    <w:rsid w:val="004365B9"/>
    <w:rsid w:val="00441363"/>
    <w:rsid w:val="00443DA8"/>
    <w:rsid w:val="00460B8A"/>
    <w:rsid w:val="00463C7E"/>
    <w:rsid w:val="0047097D"/>
    <w:rsid w:val="0047176E"/>
    <w:rsid w:val="004772CB"/>
    <w:rsid w:val="00484EFD"/>
    <w:rsid w:val="00486E4E"/>
    <w:rsid w:val="00490E23"/>
    <w:rsid w:val="0049735F"/>
    <w:rsid w:val="004A0053"/>
    <w:rsid w:val="004A6367"/>
    <w:rsid w:val="004A6B8B"/>
    <w:rsid w:val="004A72C1"/>
    <w:rsid w:val="004B14BA"/>
    <w:rsid w:val="004B28C8"/>
    <w:rsid w:val="004B28E9"/>
    <w:rsid w:val="004B3962"/>
    <w:rsid w:val="004B41B8"/>
    <w:rsid w:val="004C030E"/>
    <w:rsid w:val="004C2F06"/>
    <w:rsid w:val="004C4FB6"/>
    <w:rsid w:val="004C637A"/>
    <w:rsid w:val="004C78B1"/>
    <w:rsid w:val="004C7F41"/>
    <w:rsid w:val="004D18C8"/>
    <w:rsid w:val="004D4F2B"/>
    <w:rsid w:val="004D571F"/>
    <w:rsid w:val="004D713C"/>
    <w:rsid w:val="004D7AAA"/>
    <w:rsid w:val="004E00BB"/>
    <w:rsid w:val="004E140E"/>
    <w:rsid w:val="004E521A"/>
    <w:rsid w:val="004F2984"/>
    <w:rsid w:val="004F34DD"/>
    <w:rsid w:val="004F5397"/>
    <w:rsid w:val="004F7485"/>
    <w:rsid w:val="004F7947"/>
    <w:rsid w:val="00500632"/>
    <w:rsid w:val="00511C27"/>
    <w:rsid w:val="00512299"/>
    <w:rsid w:val="00513205"/>
    <w:rsid w:val="0051604E"/>
    <w:rsid w:val="005225CF"/>
    <w:rsid w:val="00530999"/>
    <w:rsid w:val="00532944"/>
    <w:rsid w:val="00533171"/>
    <w:rsid w:val="00533CC3"/>
    <w:rsid w:val="005359CC"/>
    <w:rsid w:val="005447C7"/>
    <w:rsid w:val="005475F4"/>
    <w:rsid w:val="00560C9B"/>
    <w:rsid w:val="005627C9"/>
    <w:rsid w:val="0056479D"/>
    <w:rsid w:val="00564981"/>
    <w:rsid w:val="0058287F"/>
    <w:rsid w:val="00583FBD"/>
    <w:rsid w:val="00584338"/>
    <w:rsid w:val="00587D22"/>
    <w:rsid w:val="00597F52"/>
    <w:rsid w:val="005A1F40"/>
    <w:rsid w:val="005A36CF"/>
    <w:rsid w:val="005A721C"/>
    <w:rsid w:val="005B4EFB"/>
    <w:rsid w:val="005B5963"/>
    <w:rsid w:val="005B63A8"/>
    <w:rsid w:val="005B6CE5"/>
    <w:rsid w:val="005B761A"/>
    <w:rsid w:val="005C093E"/>
    <w:rsid w:val="005C0A76"/>
    <w:rsid w:val="005C2458"/>
    <w:rsid w:val="005D478F"/>
    <w:rsid w:val="005D6F4D"/>
    <w:rsid w:val="005E267D"/>
    <w:rsid w:val="005E62FF"/>
    <w:rsid w:val="005E6C9F"/>
    <w:rsid w:val="005F0822"/>
    <w:rsid w:val="005F089A"/>
    <w:rsid w:val="005F31C6"/>
    <w:rsid w:val="00600BA2"/>
    <w:rsid w:val="00604577"/>
    <w:rsid w:val="00606511"/>
    <w:rsid w:val="006101F7"/>
    <w:rsid w:val="00614A9A"/>
    <w:rsid w:val="00614EB0"/>
    <w:rsid w:val="00621CCB"/>
    <w:rsid w:val="00631DD0"/>
    <w:rsid w:val="00633711"/>
    <w:rsid w:val="006340F0"/>
    <w:rsid w:val="00635074"/>
    <w:rsid w:val="006416F7"/>
    <w:rsid w:val="0065024D"/>
    <w:rsid w:val="006516D3"/>
    <w:rsid w:val="0065233A"/>
    <w:rsid w:val="00655254"/>
    <w:rsid w:val="00655DB6"/>
    <w:rsid w:val="0065795D"/>
    <w:rsid w:val="00657DB1"/>
    <w:rsid w:val="006640C9"/>
    <w:rsid w:val="00664530"/>
    <w:rsid w:val="006651CA"/>
    <w:rsid w:val="00666608"/>
    <w:rsid w:val="00667595"/>
    <w:rsid w:val="006706BE"/>
    <w:rsid w:val="00680423"/>
    <w:rsid w:val="006807BA"/>
    <w:rsid w:val="0068188A"/>
    <w:rsid w:val="00682D94"/>
    <w:rsid w:val="0069495A"/>
    <w:rsid w:val="006A2113"/>
    <w:rsid w:val="006A2E18"/>
    <w:rsid w:val="006A3F3D"/>
    <w:rsid w:val="006B1B63"/>
    <w:rsid w:val="006B47DD"/>
    <w:rsid w:val="006B732C"/>
    <w:rsid w:val="006C1A8A"/>
    <w:rsid w:val="006C2AAA"/>
    <w:rsid w:val="006C5991"/>
    <w:rsid w:val="006C6890"/>
    <w:rsid w:val="006D5E27"/>
    <w:rsid w:val="006E0DC9"/>
    <w:rsid w:val="006E0F8B"/>
    <w:rsid w:val="006E1942"/>
    <w:rsid w:val="006E3DA6"/>
    <w:rsid w:val="006F0366"/>
    <w:rsid w:val="006F26B0"/>
    <w:rsid w:val="006F2BEC"/>
    <w:rsid w:val="006F31A3"/>
    <w:rsid w:val="006F71BB"/>
    <w:rsid w:val="007036B1"/>
    <w:rsid w:val="00704ED1"/>
    <w:rsid w:val="00710E67"/>
    <w:rsid w:val="00711888"/>
    <w:rsid w:val="007123E6"/>
    <w:rsid w:val="00720D5A"/>
    <w:rsid w:val="00726D47"/>
    <w:rsid w:val="007351F5"/>
    <w:rsid w:val="007354A5"/>
    <w:rsid w:val="0073773A"/>
    <w:rsid w:val="00753AA4"/>
    <w:rsid w:val="007603B1"/>
    <w:rsid w:val="00767BC1"/>
    <w:rsid w:val="00781562"/>
    <w:rsid w:val="00784BA7"/>
    <w:rsid w:val="007850F0"/>
    <w:rsid w:val="007870CD"/>
    <w:rsid w:val="0079093D"/>
    <w:rsid w:val="00796234"/>
    <w:rsid w:val="007A3C8B"/>
    <w:rsid w:val="007A5B81"/>
    <w:rsid w:val="007B4071"/>
    <w:rsid w:val="007C77CE"/>
    <w:rsid w:val="007D2FDE"/>
    <w:rsid w:val="007E2F8C"/>
    <w:rsid w:val="007E4A96"/>
    <w:rsid w:val="007E62BD"/>
    <w:rsid w:val="007F2BA3"/>
    <w:rsid w:val="007F4AD4"/>
    <w:rsid w:val="007F70CC"/>
    <w:rsid w:val="008008D4"/>
    <w:rsid w:val="008052C3"/>
    <w:rsid w:val="00806B6D"/>
    <w:rsid w:val="008072B0"/>
    <w:rsid w:val="00810257"/>
    <w:rsid w:val="008174A1"/>
    <w:rsid w:val="00817CE3"/>
    <w:rsid w:val="00824886"/>
    <w:rsid w:val="00826461"/>
    <w:rsid w:val="00832396"/>
    <w:rsid w:val="00832E7E"/>
    <w:rsid w:val="008373EC"/>
    <w:rsid w:val="00837E04"/>
    <w:rsid w:val="008412C6"/>
    <w:rsid w:val="00847794"/>
    <w:rsid w:val="00847BFC"/>
    <w:rsid w:val="00850205"/>
    <w:rsid w:val="008530F7"/>
    <w:rsid w:val="00854473"/>
    <w:rsid w:val="00854C67"/>
    <w:rsid w:val="00856C20"/>
    <w:rsid w:val="008616E1"/>
    <w:rsid w:val="00863437"/>
    <w:rsid w:val="0086483B"/>
    <w:rsid w:val="00866F18"/>
    <w:rsid w:val="00873140"/>
    <w:rsid w:val="0087314A"/>
    <w:rsid w:val="00874071"/>
    <w:rsid w:val="00874DBC"/>
    <w:rsid w:val="008760F3"/>
    <w:rsid w:val="0087724C"/>
    <w:rsid w:val="00884F21"/>
    <w:rsid w:val="008941A6"/>
    <w:rsid w:val="008A1E6D"/>
    <w:rsid w:val="008A2A54"/>
    <w:rsid w:val="008A3DF3"/>
    <w:rsid w:val="008A56FA"/>
    <w:rsid w:val="008B2275"/>
    <w:rsid w:val="008B4F95"/>
    <w:rsid w:val="008B5EB6"/>
    <w:rsid w:val="008B6FDC"/>
    <w:rsid w:val="008C6456"/>
    <w:rsid w:val="008C7DE8"/>
    <w:rsid w:val="008D26F5"/>
    <w:rsid w:val="008D6167"/>
    <w:rsid w:val="008E2513"/>
    <w:rsid w:val="008E354F"/>
    <w:rsid w:val="008E5896"/>
    <w:rsid w:val="008F05BA"/>
    <w:rsid w:val="008F23AF"/>
    <w:rsid w:val="008F2E56"/>
    <w:rsid w:val="008F4A6C"/>
    <w:rsid w:val="00904829"/>
    <w:rsid w:val="00906EA1"/>
    <w:rsid w:val="00906FD1"/>
    <w:rsid w:val="00907E0A"/>
    <w:rsid w:val="009101C9"/>
    <w:rsid w:val="009128F9"/>
    <w:rsid w:val="00912E99"/>
    <w:rsid w:val="00916436"/>
    <w:rsid w:val="009169EC"/>
    <w:rsid w:val="00920A8C"/>
    <w:rsid w:val="00921A8D"/>
    <w:rsid w:val="009242E7"/>
    <w:rsid w:val="00927360"/>
    <w:rsid w:val="00930FFF"/>
    <w:rsid w:val="00934DC4"/>
    <w:rsid w:val="00936CAB"/>
    <w:rsid w:val="00941F75"/>
    <w:rsid w:val="009423FB"/>
    <w:rsid w:val="00944371"/>
    <w:rsid w:val="00945538"/>
    <w:rsid w:val="00951D94"/>
    <w:rsid w:val="009521BB"/>
    <w:rsid w:val="00953EF5"/>
    <w:rsid w:val="00954E3D"/>
    <w:rsid w:val="009573BB"/>
    <w:rsid w:val="00957472"/>
    <w:rsid w:val="00961088"/>
    <w:rsid w:val="00970D44"/>
    <w:rsid w:val="009715BD"/>
    <w:rsid w:val="00973F24"/>
    <w:rsid w:val="009749C0"/>
    <w:rsid w:val="00977FD7"/>
    <w:rsid w:val="00981839"/>
    <w:rsid w:val="00986531"/>
    <w:rsid w:val="00987FE6"/>
    <w:rsid w:val="0099068B"/>
    <w:rsid w:val="00990A7E"/>
    <w:rsid w:val="0099202D"/>
    <w:rsid w:val="00992AB8"/>
    <w:rsid w:val="009952BC"/>
    <w:rsid w:val="009A0D50"/>
    <w:rsid w:val="009A5072"/>
    <w:rsid w:val="009A6E78"/>
    <w:rsid w:val="009B309F"/>
    <w:rsid w:val="009B3DB4"/>
    <w:rsid w:val="009B4106"/>
    <w:rsid w:val="009C38E4"/>
    <w:rsid w:val="009C6BF8"/>
    <w:rsid w:val="009D1A2F"/>
    <w:rsid w:val="009D23E6"/>
    <w:rsid w:val="009D482F"/>
    <w:rsid w:val="009D6446"/>
    <w:rsid w:val="009D64DA"/>
    <w:rsid w:val="009D6E77"/>
    <w:rsid w:val="009D71DD"/>
    <w:rsid w:val="009E3D88"/>
    <w:rsid w:val="009F1C3F"/>
    <w:rsid w:val="009F3E82"/>
    <w:rsid w:val="00A02BEA"/>
    <w:rsid w:val="00A07318"/>
    <w:rsid w:val="00A12473"/>
    <w:rsid w:val="00A144A8"/>
    <w:rsid w:val="00A14FAD"/>
    <w:rsid w:val="00A1672A"/>
    <w:rsid w:val="00A17388"/>
    <w:rsid w:val="00A223DB"/>
    <w:rsid w:val="00A24C10"/>
    <w:rsid w:val="00A36533"/>
    <w:rsid w:val="00A36EAB"/>
    <w:rsid w:val="00A42522"/>
    <w:rsid w:val="00A463C4"/>
    <w:rsid w:val="00A467DE"/>
    <w:rsid w:val="00A579F8"/>
    <w:rsid w:val="00A61C3D"/>
    <w:rsid w:val="00A622ED"/>
    <w:rsid w:val="00A64EE1"/>
    <w:rsid w:val="00A66CD7"/>
    <w:rsid w:val="00A73B60"/>
    <w:rsid w:val="00A7478A"/>
    <w:rsid w:val="00A80750"/>
    <w:rsid w:val="00A82144"/>
    <w:rsid w:val="00A84E67"/>
    <w:rsid w:val="00A85BF6"/>
    <w:rsid w:val="00A9051D"/>
    <w:rsid w:val="00AA03CD"/>
    <w:rsid w:val="00AA0670"/>
    <w:rsid w:val="00AA4197"/>
    <w:rsid w:val="00AA4958"/>
    <w:rsid w:val="00AA6DBE"/>
    <w:rsid w:val="00AA7590"/>
    <w:rsid w:val="00AB6544"/>
    <w:rsid w:val="00AB75FC"/>
    <w:rsid w:val="00AC2CD0"/>
    <w:rsid w:val="00AD1988"/>
    <w:rsid w:val="00AD316C"/>
    <w:rsid w:val="00AE050D"/>
    <w:rsid w:val="00AE1554"/>
    <w:rsid w:val="00AE3AF7"/>
    <w:rsid w:val="00AE5454"/>
    <w:rsid w:val="00AE56DF"/>
    <w:rsid w:val="00B01EDE"/>
    <w:rsid w:val="00B02154"/>
    <w:rsid w:val="00B04CD1"/>
    <w:rsid w:val="00B068B3"/>
    <w:rsid w:val="00B075E6"/>
    <w:rsid w:val="00B14281"/>
    <w:rsid w:val="00B17A6B"/>
    <w:rsid w:val="00B21E48"/>
    <w:rsid w:val="00B25A98"/>
    <w:rsid w:val="00B3119F"/>
    <w:rsid w:val="00B31BB1"/>
    <w:rsid w:val="00B32996"/>
    <w:rsid w:val="00B363B7"/>
    <w:rsid w:val="00B3660F"/>
    <w:rsid w:val="00B37BDF"/>
    <w:rsid w:val="00B4295B"/>
    <w:rsid w:val="00B45369"/>
    <w:rsid w:val="00B51E62"/>
    <w:rsid w:val="00B6022D"/>
    <w:rsid w:val="00B60A95"/>
    <w:rsid w:val="00B72A10"/>
    <w:rsid w:val="00B7654C"/>
    <w:rsid w:val="00B8077B"/>
    <w:rsid w:val="00B81212"/>
    <w:rsid w:val="00B83320"/>
    <w:rsid w:val="00B836FA"/>
    <w:rsid w:val="00B9082A"/>
    <w:rsid w:val="00B91291"/>
    <w:rsid w:val="00B96490"/>
    <w:rsid w:val="00BA0FEE"/>
    <w:rsid w:val="00BB2B2B"/>
    <w:rsid w:val="00BB62B0"/>
    <w:rsid w:val="00BB742D"/>
    <w:rsid w:val="00BC3D39"/>
    <w:rsid w:val="00BC4CC0"/>
    <w:rsid w:val="00BD372A"/>
    <w:rsid w:val="00BD7CFB"/>
    <w:rsid w:val="00BE3784"/>
    <w:rsid w:val="00BF19C4"/>
    <w:rsid w:val="00BF43F1"/>
    <w:rsid w:val="00C017F7"/>
    <w:rsid w:val="00C028A8"/>
    <w:rsid w:val="00C02F3A"/>
    <w:rsid w:val="00C04CAB"/>
    <w:rsid w:val="00C0732E"/>
    <w:rsid w:val="00C07B88"/>
    <w:rsid w:val="00C07DEF"/>
    <w:rsid w:val="00C15C48"/>
    <w:rsid w:val="00C16026"/>
    <w:rsid w:val="00C16AF5"/>
    <w:rsid w:val="00C17FA0"/>
    <w:rsid w:val="00C20C20"/>
    <w:rsid w:val="00C22D9C"/>
    <w:rsid w:val="00C25D8D"/>
    <w:rsid w:val="00C36FE9"/>
    <w:rsid w:val="00C376C8"/>
    <w:rsid w:val="00C423F2"/>
    <w:rsid w:val="00C4647D"/>
    <w:rsid w:val="00C5417D"/>
    <w:rsid w:val="00C61407"/>
    <w:rsid w:val="00C61957"/>
    <w:rsid w:val="00C6521E"/>
    <w:rsid w:val="00C7142A"/>
    <w:rsid w:val="00C714EA"/>
    <w:rsid w:val="00C80E90"/>
    <w:rsid w:val="00C8237A"/>
    <w:rsid w:val="00C862D9"/>
    <w:rsid w:val="00CA022D"/>
    <w:rsid w:val="00CA1347"/>
    <w:rsid w:val="00CA306F"/>
    <w:rsid w:val="00CA5B87"/>
    <w:rsid w:val="00CA5CCB"/>
    <w:rsid w:val="00CB5042"/>
    <w:rsid w:val="00CC17C8"/>
    <w:rsid w:val="00CC1E4A"/>
    <w:rsid w:val="00CC2109"/>
    <w:rsid w:val="00CC3B2D"/>
    <w:rsid w:val="00CC3DA4"/>
    <w:rsid w:val="00CC4260"/>
    <w:rsid w:val="00CC6661"/>
    <w:rsid w:val="00CD4415"/>
    <w:rsid w:val="00CE2B1D"/>
    <w:rsid w:val="00CE2B51"/>
    <w:rsid w:val="00CE5945"/>
    <w:rsid w:val="00CE6868"/>
    <w:rsid w:val="00D00038"/>
    <w:rsid w:val="00D021E4"/>
    <w:rsid w:val="00D03870"/>
    <w:rsid w:val="00D0780E"/>
    <w:rsid w:val="00D07FFE"/>
    <w:rsid w:val="00D10E3D"/>
    <w:rsid w:val="00D1529E"/>
    <w:rsid w:val="00D226B9"/>
    <w:rsid w:val="00D27FB6"/>
    <w:rsid w:val="00D326D4"/>
    <w:rsid w:val="00D41569"/>
    <w:rsid w:val="00D41702"/>
    <w:rsid w:val="00D444FD"/>
    <w:rsid w:val="00D44EBB"/>
    <w:rsid w:val="00D456BD"/>
    <w:rsid w:val="00D47659"/>
    <w:rsid w:val="00D531A2"/>
    <w:rsid w:val="00D53240"/>
    <w:rsid w:val="00D57640"/>
    <w:rsid w:val="00D607BF"/>
    <w:rsid w:val="00D63B76"/>
    <w:rsid w:val="00D64815"/>
    <w:rsid w:val="00D65739"/>
    <w:rsid w:val="00D66BB3"/>
    <w:rsid w:val="00D77B27"/>
    <w:rsid w:val="00D925D8"/>
    <w:rsid w:val="00D97D2A"/>
    <w:rsid w:val="00DA0CFE"/>
    <w:rsid w:val="00DA1C9A"/>
    <w:rsid w:val="00DA204E"/>
    <w:rsid w:val="00DA2436"/>
    <w:rsid w:val="00DA2923"/>
    <w:rsid w:val="00DA4809"/>
    <w:rsid w:val="00DA7AA2"/>
    <w:rsid w:val="00DA7C71"/>
    <w:rsid w:val="00DC2EFE"/>
    <w:rsid w:val="00DD003B"/>
    <w:rsid w:val="00DD0B28"/>
    <w:rsid w:val="00DD6D0B"/>
    <w:rsid w:val="00DE2D6D"/>
    <w:rsid w:val="00DE4E18"/>
    <w:rsid w:val="00DF01CE"/>
    <w:rsid w:val="00DF1216"/>
    <w:rsid w:val="00DF33FB"/>
    <w:rsid w:val="00DF48A9"/>
    <w:rsid w:val="00DF6FAE"/>
    <w:rsid w:val="00E02FF8"/>
    <w:rsid w:val="00E035F4"/>
    <w:rsid w:val="00E11B9F"/>
    <w:rsid w:val="00E12316"/>
    <w:rsid w:val="00E20F0F"/>
    <w:rsid w:val="00E21426"/>
    <w:rsid w:val="00E22AE2"/>
    <w:rsid w:val="00E23787"/>
    <w:rsid w:val="00E27654"/>
    <w:rsid w:val="00E27A04"/>
    <w:rsid w:val="00E4243F"/>
    <w:rsid w:val="00E45968"/>
    <w:rsid w:val="00E47126"/>
    <w:rsid w:val="00E51DE6"/>
    <w:rsid w:val="00E52DED"/>
    <w:rsid w:val="00E530B5"/>
    <w:rsid w:val="00E54AF6"/>
    <w:rsid w:val="00E55EB2"/>
    <w:rsid w:val="00E60096"/>
    <w:rsid w:val="00E60D5C"/>
    <w:rsid w:val="00E60FBE"/>
    <w:rsid w:val="00E80E63"/>
    <w:rsid w:val="00E8370D"/>
    <w:rsid w:val="00E9198E"/>
    <w:rsid w:val="00E93C38"/>
    <w:rsid w:val="00E9711C"/>
    <w:rsid w:val="00EA224F"/>
    <w:rsid w:val="00EA300F"/>
    <w:rsid w:val="00EA4D18"/>
    <w:rsid w:val="00EA5E16"/>
    <w:rsid w:val="00EB260D"/>
    <w:rsid w:val="00EC11C0"/>
    <w:rsid w:val="00EC67B7"/>
    <w:rsid w:val="00EC7452"/>
    <w:rsid w:val="00ED7E6E"/>
    <w:rsid w:val="00EE0C75"/>
    <w:rsid w:val="00EE20F0"/>
    <w:rsid w:val="00EE32C4"/>
    <w:rsid w:val="00EE45CF"/>
    <w:rsid w:val="00EE6DBD"/>
    <w:rsid w:val="00EE7980"/>
    <w:rsid w:val="00EF03CE"/>
    <w:rsid w:val="00EF3840"/>
    <w:rsid w:val="00EF4808"/>
    <w:rsid w:val="00EF5DD0"/>
    <w:rsid w:val="00EF6EDE"/>
    <w:rsid w:val="00F004DF"/>
    <w:rsid w:val="00F0501D"/>
    <w:rsid w:val="00F05714"/>
    <w:rsid w:val="00F068AA"/>
    <w:rsid w:val="00F06E97"/>
    <w:rsid w:val="00F11069"/>
    <w:rsid w:val="00F12DC6"/>
    <w:rsid w:val="00F23956"/>
    <w:rsid w:val="00F256EB"/>
    <w:rsid w:val="00F3393B"/>
    <w:rsid w:val="00F41862"/>
    <w:rsid w:val="00F420BD"/>
    <w:rsid w:val="00F43872"/>
    <w:rsid w:val="00F46011"/>
    <w:rsid w:val="00F46AF4"/>
    <w:rsid w:val="00F5048D"/>
    <w:rsid w:val="00F57F39"/>
    <w:rsid w:val="00F64E17"/>
    <w:rsid w:val="00F65FEC"/>
    <w:rsid w:val="00F74FA2"/>
    <w:rsid w:val="00F75A8D"/>
    <w:rsid w:val="00F819D3"/>
    <w:rsid w:val="00F92F26"/>
    <w:rsid w:val="00F93115"/>
    <w:rsid w:val="00FA0FF6"/>
    <w:rsid w:val="00FA406B"/>
    <w:rsid w:val="00FA5386"/>
    <w:rsid w:val="00FA713C"/>
    <w:rsid w:val="00FB0AF5"/>
    <w:rsid w:val="00FB0EA2"/>
    <w:rsid w:val="00FB6C81"/>
    <w:rsid w:val="00FB7BE1"/>
    <w:rsid w:val="00FE11A7"/>
    <w:rsid w:val="00FE64D1"/>
    <w:rsid w:val="00FF09B5"/>
    <w:rsid w:val="00FF47C4"/>
    <w:rsid w:val="00FF4AED"/>
    <w:rsid w:val="00FF505E"/>
    <w:rsid w:val="00FF5B28"/>
    <w:rsid w:val="00FF710D"/>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0354"/>
    <o:shapelayout v:ext="edit">
      <o:idmap v:ext="edit" data="1"/>
      <o:rules v:ext="edit">
        <o:r id="V:Rule6" type="connector" idref="#_x0000_s1056"/>
        <o:r id="V:Rule7" type="connector" idref="#_x0000_s1054"/>
        <o:r id="V:Rule8" type="connector" idref="#_x0000_s1053"/>
        <o:r id="V:Rule9" type="connector" idref="#_x0000_s1062"/>
        <o:r id="V:Rule10" type="connector" idref="#_x0000_s1066"/>
      </o:rules>
      <o:regrouptable v:ext="edit">
        <o:entry new="1"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ca-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List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A713C"/>
    <w:pPr>
      <w:jc w:val="both"/>
    </w:pPr>
  </w:style>
  <w:style w:type="paragraph" w:styleId="Ttol1">
    <w:name w:val="heading 1"/>
    <w:basedOn w:val="Normal"/>
    <w:next w:val="Normal"/>
    <w:link w:val="Ttol1Car"/>
    <w:uiPriority w:val="9"/>
    <w:qFormat/>
    <w:rsid w:val="00115A07"/>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ol2">
    <w:name w:val="heading 2"/>
    <w:basedOn w:val="Normal"/>
    <w:next w:val="Normal"/>
    <w:link w:val="Ttol2Car"/>
    <w:uiPriority w:val="9"/>
    <w:unhideWhenUsed/>
    <w:qFormat/>
    <w:rsid w:val="00115A07"/>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Ttol3">
    <w:name w:val="heading 3"/>
    <w:basedOn w:val="Normal"/>
    <w:next w:val="Normal"/>
    <w:link w:val="Ttol3Car"/>
    <w:uiPriority w:val="9"/>
    <w:unhideWhenUsed/>
    <w:qFormat/>
    <w:rsid w:val="00874DBC"/>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Ttol4">
    <w:name w:val="heading 4"/>
    <w:basedOn w:val="Normal"/>
    <w:next w:val="Normal"/>
    <w:link w:val="Ttol4Car"/>
    <w:uiPriority w:val="9"/>
    <w:unhideWhenUsed/>
    <w:qFormat/>
    <w:rsid w:val="004C2F06"/>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Ttol5">
    <w:name w:val="heading 5"/>
    <w:basedOn w:val="Normal"/>
    <w:next w:val="Normal"/>
    <w:link w:val="Ttol5Car"/>
    <w:uiPriority w:val="9"/>
    <w:unhideWhenUsed/>
    <w:qFormat/>
    <w:rsid w:val="004C2F06"/>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Ttol6">
    <w:name w:val="heading 6"/>
    <w:basedOn w:val="Normal"/>
    <w:next w:val="Normal"/>
    <w:link w:val="Ttol6Car"/>
    <w:uiPriority w:val="9"/>
    <w:semiHidden/>
    <w:unhideWhenUsed/>
    <w:qFormat/>
    <w:rsid w:val="004C2F06"/>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tol7">
    <w:name w:val="heading 7"/>
    <w:basedOn w:val="Normal"/>
    <w:next w:val="Normal"/>
    <w:link w:val="Ttol7Car"/>
    <w:uiPriority w:val="9"/>
    <w:semiHidden/>
    <w:unhideWhenUsed/>
    <w:qFormat/>
    <w:rsid w:val="004C2F06"/>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tol8">
    <w:name w:val="heading 8"/>
    <w:basedOn w:val="Normal"/>
    <w:next w:val="Normal"/>
    <w:link w:val="Ttol8Car"/>
    <w:uiPriority w:val="9"/>
    <w:semiHidden/>
    <w:unhideWhenUsed/>
    <w:qFormat/>
    <w:rsid w:val="004C2F06"/>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tol9">
    <w:name w:val="heading 9"/>
    <w:basedOn w:val="Normal"/>
    <w:next w:val="Normal"/>
    <w:link w:val="Ttol9Car"/>
    <w:uiPriority w:val="9"/>
    <w:semiHidden/>
    <w:unhideWhenUsed/>
    <w:qFormat/>
    <w:rsid w:val="004C2F06"/>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Tipusdelletraperdefectedelpargraf">
    <w:name w:val="Default Paragraph Font"/>
    <w:uiPriority w:val="1"/>
    <w:semiHidden/>
    <w:unhideWhenUsed/>
  </w:style>
  <w:style w:type="table" w:default="1" w:styleId="Taulanormal">
    <w:name w:val="Normal Table"/>
    <w:uiPriority w:val="99"/>
    <w:semiHidden/>
    <w:unhideWhenUsed/>
    <w:qFormat/>
    <w:tblPr>
      <w:tblInd w:w="0" w:type="dxa"/>
      <w:tblCellMar>
        <w:top w:w="0" w:type="dxa"/>
        <w:left w:w="108" w:type="dxa"/>
        <w:bottom w:w="0" w:type="dxa"/>
        <w:right w:w="108" w:type="dxa"/>
      </w:tblCellMar>
    </w:tblPr>
  </w:style>
  <w:style w:type="numbering" w:default="1" w:styleId="Sensellista">
    <w:name w:val="No List"/>
    <w:uiPriority w:val="99"/>
    <w:semiHidden/>
    <w:unhideWhenUsed/>
  </w:style>
  <w:style w:type="character" w:customStyle="1" w:styleId="Ttol1Car">
    <w:name w:val="Títol 1 Car"/>
    <w:basedOn w:val="Tipusdelletraperdefectedelpargraf"/>
    <w:link w:val="Ttol1"/>
    <w:uiPriority w:val="9"/>
    <w:rsid w:val="00115A07"/>
    <w:rPr>
      <w:rFonts w:asciiTheme="majorHAnsi" w:eastAsiaTheme="majorEastAsia" w:hAnsiTheme="majorHAnsi" w:cstheme="majorBidi"/>
      <w:b/>
      <w:bCs/>
      <w:color w:val="365F91" w:themeColor="accent1" w:themeShade="BF"/>
      <w:sz w:val="28"/>
      <w:szCs w:val="28"/>
    </w:rPr>
  </w:style>
  <w:style w:type="character" w:customStyle="1" w:styleId="Ttol2Car">
    <w:name w:val="Títol 2 Car"/>
    <w:basedOn w:val="Tipusdelletraperdefectedelpargraf"/>
    <w:link w:val="Ttol2"/>
    <w:uiPriority w:val="9"/>
    <w:rsid w:val="00115A07"/>
    <w:rPr>
      <w:rFonts w:asciiTheme="majorHAnsi" w:eastAsiaTheme="majorEastAsia" w:hAnsiTheme="majorHAnsi" w:cstheme="majorBidi"/>
      <w:b/>
      <w:bCs/>
      <w:color w:val="4F81BD" w:themeColor="accent1"/>
      <w:sz w:val="26"/>
      <w:szCs w:val="26"/>
    </w:rPr>
  </w:style>
  <w:style w:type="character" w:customStyle="1" w:styleId="Ttol3Car">
    <w:name w:val="Títol 3 Car"/>
    <w:basedOn w:val="Tipusdelletraperdefectedelpargraf"/>
    <w:link w:val="Ttol3"/>
    <w:uiPriority w:val="9"/>
    <w:rsid w:val="00874DBC"/>
    <w:rPr>
      <w:rFonts w:asciiTheme="majorHAnsi" w:eastAsiaTheme="majorEastAsia" w:hAnsiTheme="majorHAnsi" w:cstheme="majorBidi"/>
      <w:b/>
      <w:bCs/>
      <w:color w:val="4F81BD" w:themeColor="accent1"/>
    </w:rPr>
  </w:style>
  <w:style w:type="character" w:customStyle="1" w:styleId="Ttol4Car">
    <w:name w:val="Títol 4 Car"/>
    <w:basedOn w:val="Tipusdelletraperdefectedelpargraf"/>
    <w:link w:val="Ttol4"/>
    <w:uiPriority w:val="9"/>
    <w:rsid w:val="004C2F06"/>
    <w:rPr>
      <w:rFonts w:asciiTheme="majorHAnsi" w:eastAsiaTheme="majorEastAsia" w:hAnsiTheme="majorHAnsi" w:cstheme="majorBidi"/>
      <w:b/>
      <w:bCs/>
      <w:i/>
      <w:iCs/>
      <w:color w:val="4F81BD" w:themeColor="accent1"/>
    </w:rPr>
  </w:style>
  <w:style w:type="character" w:customStyle="1" w:styleId="Ttol5Car">
    <w:name w:val="Títol 5 Car"/>
    <w:basedOn w:val="Tipusdelletraperdefectedelpargraf"/>
    <w:link w:val="Ttol5"/>
    <w:uiPriority w:val="9"/>
    <w:rsid w:val="004C2F06"/>
    <w:rPr>
      <w:rFonts w:asciiTheme="majorHAnsi" w:eastAsiaTheme="majorEastAsia" w:hAnsiTheme="majorHAnsi" w:cstheme="majorBidi"/>
      <w:color w:val="243F60" w:themeColor="accent1" w:themeShade="7F"/>
    </w:rPr>
  </w:style>
  <w:style w:type="character" w:customStyle="1" w:styleId="Ttol6Car">
    <w:name w:val="Títol 6 Car"/>
    <w:basedOn w:val="Tipusdelletraperdefectedelpargraf"/>
    <w:link w:val="Ttol6"/>
    <w:uiPriority w:val="9"/>
    <w:semiHidden/>
    <w:rsid w:val="004C2F06"/>
    <w:rPr>
      <w:rFonts w:asciiTheme="majorHAnsi" w:eastAsiaTheme="majorEastAsia" w:hAnsiTheme="majorHAnsi" w:cstheme="majorBidi"/>
      <w:i/>
      <w:iCs/>
      <w:color w:val="243F60" w:themeColor="accent1" w:themeShade="7F"/>
    </w:rPr>
  </w:style>
  <w:style w:type="character" w:customStyle="1" w:styleId="Ttol7Car">
    <w:name w:val="Títol 7 Car"/>
    <w:basedOn w:val="Tipusdelletraperdefectedelpargraf"/>
    <w:link w:val="Ttol7"/>
    <w:uiPriority w:val="9"/>
    <w:semiHidden/>
    <w:rsid w:val="004C2F06"/>
    <w:rPr>
      <w:rFonts w:asciiTheme="majorHAnsi" w:eastAsiaTheme="majorEastAsia" w:hAnsiTheme="majorHAnsi" w:cstheme="majorBidi"/>
      <w:i/>
      <w:iCs/>
      <w:color w:val="404040" w:themeColor="text1" w:themeTint="BF"/>
    </w:rPr>
  </w:style>
  <w:style w:type="character" w:customStyle="1" w:styleId="Ttol8Car">
    <w:name w:val="Títol 8 Car"/>
    <w:basedOn w:val="Tipusdelletraperdefectedelpargraf"/>
    <w:link w:val="Ttol8"/>
    <w:uiPriority w:val="9"/>
    <w:semiHidden/>
    <w:rsid w:val="004C2F06"/>
    <w:rPr>
      <w:rFonts w:asciiTheme="majorHAnsi" w:eastAsiaTheme="majorEastAsia" w:hAnsiTheme="majorHAnsi" w:cstheme="majorBidi"/>
      <w:color w:val="404040" w:themeColor="text1" w:themeTint="BF"/>
      <w:sz w:val="20"/>
      <w:szCs w:val="20"/>
    </w:rPr>
  </w:style>
  <w:style w:type="character" w:customStyle="1" w:styleId="Ttol9Car">
    <w:name w:val="Títol 9 Car"/>
    <w:basedOn w:val="Tipusdelletraperdefectedelpargraf"/>
    <w:link w:val="Ttol9"/>
    <w:uiPriority w:val="9"/>
    <w:semiHidden/>
    <w:rsid w:val="004C2F06"/>
    <w:rPr>
      <w:rFonts w:asciiTheme="majorHAnsi" w:eastAsiaTheme="majorEastAsia" w:hAnsiTheme="majorHAnsi" w:cstheme="majorBidi"/>
      <w:i/>
      <w:iCs/>
      <w:color w:val="404040" w:themeColor="text1" w:themeTint="BF"/>
      <w:sz w:val="20"/>
      <w:szCs w:val="20"/>
    </w:rPr>
  </w:style>
  <w:style w:type="paragraph" w:styleId="Textdeglobus">
    <w:name w:val="Balloon Text"/>
    <w:basedOn w:val="Normal"/>
    <w:link w:val="TextdeglobusCar"/>
    <w:uiPriority w:val="99"/>
    <w:semiHidden/>
    <w:unhideWhenUsed/>
    <w:rsid w:val="00115A07"/>
    <w:pPr>
      <w:spacing w:after="0" w:line="240" w:lineRule="auto"/>
    </w:pPr>
    <w:rPr>
      <w:rFonts w:ascii="Tahoma" w:hAnsi="Tahoma" w:cs="Tahoma"/>
      <w:sz w:val="16"/>
      <w:szCs w:val="16"/>
    </w:rPr>
  </w:style>
  <w:style w:type="character" w:customStyle="1" w:styleId="TextdeglobusCar">
    <w:name w:val="Text de globus Car"/>
    <w:basedOn w:val="Tipusdelletraperdefectedelpargraf"/>
    <w:link w:val="Textdeglobus"/>
    <w:uiPriority w:val="99"/>
    <w:semiHidden/>
    <w:rsid w:val="00115A07"/>
    <w:rPr>
      <w:rFonts w:ascii="Tahoma" w:hAnsi="Tahoma" w:cs="Tahoma"/>
      <w:sz w:val="16"/>
      <w:szCs w:val="16"/>
    </w:rPr>
  </w:style>
  <w:style w:type="paragraph" w:styleId="IDC2">
    <w:name w:val="toc 2"/>
    <w:basedOn w:val="Normal"/>
    <w:next w:val="Normal"/>
    <w:autoRedefine/>
    <w:uiPriority w:val="39"/>
    <w:unhideWhenUsed/>
    <w:rsid w:val="00DA1C9A"/>
    <w:pPr>
      <w:spacing w:after="100"/>
      <w:ind w:left="220"/>
    </w:pPr>
  </w:style>
  <w:style w:type="paragraph" w:styleId="IDC1">
    <w:name w:val="toc 1"/>
    <w:basedOn w:val="Normal"/>
    <w:next w:val="Normal"/>
    <w:autoRedefine/>
    <w:uiPriority w:val="39"/>
    <w:unhideWhenUsed/>
    <w:rsid w:val="00DA1C9A"/>
    <w:pPr>
      <w:spacing w:after="100"/>
    </w:pPr>
    <w:rPr>
      <w:b/>
    </w:rPr>
  </w:style>
  <w:style w:type="character" w:styleId="Enlla">
    <w:name w:val="Hyperlink"/>
    <w:basedOn w:val="Tipusdelletraperdefectedelpargraf"/>
    <w:uiPriority w:val="99"/>
    <w:unhideWhenUsed/>
    <w:rsid w:val="00DA1C9A"/>
    <w:rPr>
      <w:color w:val="0000FF" w:themeColor="hyperlink"/>
      <w:u w:val="single"/>
    </w:rPr>
  </w:style>
  <w:style w:type="paragraph" w:styleId="Pargrafdellista">
    <w:name w:val="List Paragraph"/>
    <w:basedOn w:val="Normal"/>
    <w:uiPriority w:val="34"/>
    <w:qFormat/>
    <w:rsid w:val="00FF4AED"/>
    <w:pPr>
      <w:ind w:left="720"/>
      <w:contextualSpacing/>
    </w:pPr>
  </w:style>
  <w:style w:type="paragraph" w:styleId="Capalera">
    <w:name w:val="header"/>
    <w:basedOn w:val="Normal"/>
    <w:link w:val="CapaleraCar"/>
    <w:uiPriority w:val="99"/>
    <w:unhideWhenUsed/>
    <w:rsid w:val="008052C3"/>
    <w:pPr>
      <w:tabs>
        <w:tab w:val="center" w:pos="4252"/>
        <w:tab w:val="right" w:pos="8504"/>
      </w:tabs>
      <w:spacing w:after="0" w:line="240" w:lineRule="auto"/>
    </w:pPr>
  </w:style>
  <w:style w:type="character" w:customStyle="1" w:styleId="CapaleraCar">
    <w:name w:val="Capçalera Car"/>
    <w:basedOn w:val="Tipusdelletraperdefectedelpargraf"/>
    <w:link w:val="Capalera"/>
    <w:uiPriority w:val="99"/>
    <w:rsid w:val="008052C3"/>
  </w:style>
  <w:style w:type="paragraph" w:styleId="Peu">
    <w:name w:val="footer"/>
    <w:basedOn w:val="Normal"/>
    <w:link w:val="PeuCar"/>
    <w:uiPriority w:val="99"/>
    <w:unhideWhenUsed/>
    <w:rsid w:val="008052C3"/>
    <w:pPr>
      <w:tabs>
        <w:tab w:val="center" w:pos="4252"/>
        <w:tab w:val="right" w:pos="8504"/>
      </w:tabs>
      <w:spacing w:after="0" w:line="240" w:lineRule="auto"/>
    </w:pPr>
  </w:style>
  <w:style w:type="character" w:customStyle="1" w:styleId="PeuCar">
    <w:name w:val="Peu Car"/>
    <w:basedOn w:val="Tipusdelletraperdefectedelpargraf"/>
    <w:link w:val="Peu"/>
    <w:uiPriority w:val="99"/>
    <w:rsid w:val="008052C3"/>
  </w:style>
  <w:style w:type="paragraph" w:styleId="IDC3">
    <w:name w:val="toc 3"/>
    <w:basedOn w:val="Normal"/>
    <w:next w:val="Normal"/>
    <w:autoRedefine/>
    <w:uiPriority w:val="39"/>
    <w:unhideWhenUsed/>
    <w:rsid w:val="00F11069"/>
    <w:pPr>
      <w:spacing w:after="100"/>
      <w:ind w:left="440"/>
    </w:pPr>
  </w:style>
  <w:style w:type="table" w:styleId="Taulaambquadrcula">
    <w:name w:val="Table Grid"/>
    <w:basedOn w:val="Taulanormal"/>
    <w:uiPriority w:val="59"/>
    <w:rsid w:val="00C04CAB"/>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Cuadrculaclara-nfasis11">
    <w:name w:val="Cuadrícula clara - Énfasis 11"/>
    <w:basedOn w:val="Taulanormal"/>
    <w:uiPriority w:val="62"/>
    <w:rsid w:val="00EC7452"/>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customStyle="1" w:styleId="Listaclara-nfasis12">
    <w:name w:val="Lista clara - Énfasis 12"/>
    <w:basedOn w:val="Taulanormal"/>
    <w:uiPriority w:val="61"/>
    <w:rsid w:val="001159D0"/>
    <w:pPr>
      <w:spacing w:after="0" w:line="240" w:lineRule="auto"/>
    </w:pPr>
    <w:rPr>
      <w:rFonts w:eastAsiaTheme="minorEastAsia"/>
      <w:sz w:val="20"/>
      <w:szCs w:val="20"/>
      <w:lang w:val="es-ES" w:eastAsia="es-ES"/>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Lines="0" w:beforeAutospacing="0" w:afterLines="0" w:afterAutospacing="0" w:line="240" w:lineRule="auto"/>
      </w:pPr>
      <w:rPr>
        <w:b/>
        <w:bCs/>
        <w:color w:val="FFFFFF" w:themeColor="background1"/>
      </w:rPr>
      <w:tblPr/>
      <w:tcPr>
        <w:shd w:val="clear" w:color="auto" w:fill="4F81BD" w:themeFill="accent1"/>
      </w:tcPr>
    </w:tblStylePr>
    <w:tblStylePr w:type="lastRow">
      <w:pPr>
        <w:spacing w:beforeLines="0" w:beforeAutospacing="0" w:afterLines="0" w:afterAutospacing="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styleId="Nmerodepgina">
    <w:name w:val="page number"/>
    <w:basedOn w:val="Tipusdelletraperdefectedelpargraf"/>
    <w:rsid w:val="005B63A8"/>
  </w:style>
  <w:style w:type="character" w:styleId="Textdelcontenidor">
    <w:name w:val="Placeholder Text"/>
    <w:basedOn w:val="Tipusdelletraperdefectedelpargraf"/>
    <w:uiPriority w:val="99"/>
    <w:semiHidden/>
    <w:rsid w:val="00A463C4"/>
    <w:rPr>
      <w:color w:val="808080"/>
    </w:rPr>
  </w:style>
  <w:style w:type="paragraph" w:styleId="NormalWeb">
    <w:name w:val="Normal (Web)"/>
    <w:basedOn w:val="Normal"/>
    <w:uiPriority w:val="99"/>
    <w:semiHidden/>
    <w:unhideWhenUsed/>
    <w:rsid w:val="00D57640"/>
    <w:pPr>
      <w:spacing w:before="100" w:beforeAutospacing="1" w:after="119" w:line="240" w:lineRule="auto"/>
    </w:pPr>
    <w:rPr>
      <w:rFonts w:ascii="Times New Roman" w:eastAsia="Times New Roman" w:hAnsi="Times New Roman" w:cs="Times New Roman"/>
      <w:sz w:val="24"/>
      <w:szCs w:val="24"/>
      <w:lang w:eastAsia="ca-ES"/>
    </w:rPr>
  </w:style>
  <w:style w:type="character" w:styleId="mfasi">
    <w:name w:val="Emphasis"/>
    <w:basedOn w:val="Tipusdelletraperdefectedelpargraf"/>
    <w:uiPriority w:val="20"/>
    <w:qFormat/>
    <w:rsid w:val="00530999"/>
    <w:rPr>
      <w:i/>
      <w:iCs/>
    </w:rPr>
  </w:style>
  <w:style w:type="paragraph" w:styleId="Llegenda">
    <w:name w:val="caption"/>
    <w:basedOn w:val="Normal"/>
    <w:next w:val="Normal"/>
    <w:autoRedefine/>
    <w:uiPriority w:val="35"/>
    <w:unhideWhenUsed/>
    <w:qFormat/>
    <w:rsid w:val="009242E7"/>
    <w:pPr>
      <w:spacing w:line="240" w:lineRule="auto"/>
      <w:jc w:val="center"/>
    </w:pPr>
    <w:rPr>
      <w:bCs/>
      <w:i/>
      <w:color w:val="000000" w:themeColor="text1"/>
      <w:szCs w:val="18"/>
    </w:rPr>
  </w:style>
  <w:style w:type="paragraph" w:styleId="HTMLambformatprevi">
    <w:name w:val="HTML Preformatted"/>
    <w:basedOn w:val="Normal"/>
    <w:link w:val="HTMLambformatpreviCar"/>
    <w:uiPriority w:val="99"/>
    <w:semiHidden/>
    <w:unhideWhenUsed/>
    <w:rsid w:val="00A14F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ca-ES"/>
    </w:rPr>
  </w:style>
  <w:style w:type="character" w:customStyle="1" w:styleId="HTMLambformatpreviCar">
    <w:name w:val="HTML amb format previ Car"/>
    <w:basedOn w:val="Tipusdelletraperdefectedelpargraf"/>
    <w:link w:val="HTMLambformatprevi"/>
    <w:uiPriority w:val="99"/>
    <w:semiHidden/>
    <w:rsid w:val="00A14FAD"/>
    <w:rPr>
      <w:rFonts w:ascii="Courier New" w:eastAsia="Times New Roman" w:hAnsi="Courier New" w:cs="Courier New"/>
      <w:sz w:val="20"/>
      <w:szCs w:val="20"/>
      <w:lang w:eastAsia="ca-ES"/>
    </w:rPr>
  </w:style>
  <w:style w:type="paragraph" w:styleId="Llistanumerada">
    <w:name w:val="List Number"/>
    <w:basedOn w:val="Normal"/>
    <w:rsid w:val="007123E6"/>
    <w:pPr>
      <w:numPr>
        <w:numId w:val="4"/>
      </w:numPr>
      <w:spacing w:after="0" w:line="240" w:lineRule="auto"/>
      <w:contextualSpacing/>
      <w:jc w:val="left"/>
    </w:pPr>
    <w:rPr>
      <w:rFonts w:ascii="Calibri" w:eastAsia="Times New Roman" w:hAnsi="Calibri" w:cs="Times New Roman"/>
      <w:sz w:val="20"/>
      <w:szCs w:val="20"/>
      <w:lang w:eastAsia="es-ES"/>
    </w:rPr>
  </w:style>
  <w:style w:type="paragraph" w:styleId="IDC4">
    <w:name w:val="toc 4"/>
    <w:basedOn w:val="Normal"/>
    <w:next w:val="Normal"/>
    <w:autoRedefine/>
    <w:uiPriority w:val="39"/>
    <w:unhideWhenUsed/>
    <w:rsid w:val="00992AB8"/>
    <w:pPr>
      <w:spacing w:after="100"/>
      <w:ind w:left="660"/>
    </w:pPr>
  </w:style>
  <w:style w:type="paragraph" w:styleId="IDC6">
    <w:name w:val="toc 6"/>
    <w:basedOn w:val="Normal"/>
    <w:next w:val="Normal"/>
    <w:autoRedefine/>
    <w:uiPriority w:val="39"/>
    <w:unhideWhenUsed/>
    <w:rsid w:val="00992AB8"/>
    <w:pPr>
      <w:spacing w:after="100"/>
      <w:ind w:left="1100"/>
    </w:pPr>
  </w:style>
  <w:style w:type="paragraph" w:styleId="IDC5">
    <w:name w:val="toc 5"/>
    <w:basedOn w:val="Normal"/>
    <w:next w:val="Normal"/>
    <w:autoRedefine/>
    <w:uiPriority w:val="39"/>
    <w:unhideWhenUsed/>
    <w:rsid w:val="00992AB8"/>
    <w:pPr>
      <w:spacing w:after="100"/>
      <w:ind w:left="880"/>
    </w:pPr>
  </w:style>
  <w:style w:type="paragraph" w:styleId="Textdenotaapeudepgina">
    <w:name w:val="footnote text"/>
    <w:basedOn w:val="Normal"/>
    <w:link w:val="TextdenotaapeudepginaCar"/>
    <w:uiPriority w:val="99"/>
    <w:semiHidden/>
    <w:unhideWhenUsed/>
    <w:rsid w:val="009242E7"/>
    <w:pPr>
      <w:spacing w:after="0" w:line="240" w:lineRule="auto"/>
    </w:pPr>
    <w:rPr>
      <w:sz w:val="20"/>
      <w:szCs w:val="20"/>
    </w:rPr>
  </w:style>
  <w:style w:type="character" w:customStyle="1" w:styleId="TextdenotaapeudepginaCar">
    <w:name w:val="Text de nota a peu de pàgina Car"/>
    <w:basedOn w:val="Tipusdelletraperdefectedelpargraf"/>
    <w:link w:val="Textdenotaapeudepgina"/>
    <w:uiPriority w:val="99"/>
    <w:semiHidden/>
    <w:rsid w:val="009242E7"/>
    <w:rPr>
      <w:sz w:val="20"/>
      <w:szCs w:val="20"/>
    </w:rPr>
  </w:style>
  <w:style w:type="character" w:styleId="Refernciadenotaapeudepgina">
    <w:name w:val="footnote reference"/>
    <w:basedOn w:val="Tipusdelletraperdefectedelpargraf"/>
    <w:uiPriority w:val="99"/>
    <w:semiHidden/>
    <w:unhideWhenUsed/>
    <w:rsid w:val="009242E7"/>
    <w:rPr>
      <w:vertAlign w:val="superscript"/>
    </w:rPr>
  </w:style>
  <w:style w:type="character" w:styleId="Enllavisitat">
    <w:name w:val="FollowedHyperlink"/>
    <w:basedOn w:val="Tipusdelletraperdefectedelpargraf"/>
    <w:uiPriority w:val="99"/>
    <w:semiHidden/>
    <w:unhideWhenUsed/>
    <w:rsid w:val="000F419D"/>
    <w:rPr>
      <w:color w:val="800080" w:themeColor="followedHyperlink"/>
      <w:u w:val="single"/>
    </w:rPr>
  </w:style>
  <w:style w:type="table" w:customStyle="1" w:styleId="LIMIT">
    <w:name w:val="LIMIT"/>
    <w:basedOn w:val="Listaclara-nfasis12"/>
    <w:uiPriority w:val="99"/>
    <w:qFormat/>
    <w:rsid w:val="00036ABE"/>
    <w:rPr>
      <w:sz w:val="22"/>
    </w:rPr>
    <w:tblPr>
      <w:tblStyleRowBandSize w:val="1"/>
      <w:tblStyleColBandSize w:val="1"/>
      <w:tblInd w:w="0" w:type="dxa"/>
      <w:tblBorders>
        <w:top w:val="single" w:sz="4" w:space="0" w:color="4F81BD" w:themeColor="accent1"/>
        <w:left w:val="single" w:sz="4" w:space="0" w:color="4F81BD" w:themeColor="accent1"/>
        <w:bottom w:val="single" w:sz="4" w:space="0" w:color="4F81BD" w:themeColor="accent1"/>
        <w:right w:val="single" w:sz="4" w:space="0" w:color="4F81BD" w:themeColor="accent1"/>
        <w:insideH w:val="single" w:sz="4" w:space="0" w:color="4F81BD" w:themeColor="accent1"/>
        <w:insideV w:val="single" w:sz="4" w:space="0" w:color="4F81BD" w:themeColor="accent1"/>
      </w:tblBorders>
      <w:tblCellMar>
        <w:top w:w="0" w:type="dxa"/>
        <w:left w:w="108" w:type="dxa"/>
        <w:bottom w:w="0" w:type="dxa"/>
        <w:right w:w="108" w:type="dxa"/>
      </w:tblCellMar>
    </w:tblPr>
    <w:tcPr>
      <w:vAlign w:val="center"/>
    </w:tcPr>
    <w:tblStylePr w:type="firstRow">
      <w:pPr>
        <w:spacing w:beforeLines="0" w:beforeAutospacing="0" w:afterLines="0" w:afterAutospacing="0" w:line="240" w:lineRule="auto"/>
      </w:pPr>
      <w:rPr>
        <w:b/>
        <w:bCs/>
        <w:color w:val="FFFFFF" w:themeColor="background1"/>
      </w:rPr>
      <w:tblPr/>
      <w:tcPr>
        <w:shd w:val="clear" w:color="auto" w:fill="4F81BD" w:themeFill="accent1"/>
      </w:tcPr>
    </w:tblStylePr>
    <w:tblStylePr w:type="lastRow">
      <w:pPr>
        <w:spacing w:beforeLines="0" w:beforeAutospacing="0" w:afterLines="0" w:afterAutospacing="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IDC7">
    <w:name w:val="toc 7"/>
    <w:basedOn w:val="Normal"/>
    <w:next w:val="Normal"/>
    <w:autoRedefine/>
    <w:uiPriority w:val="39"/>
    <w:unhideWhenUsed/>
    <w:rsid w:val="00832E7E"/>
    <w:pPr>
      <w:spacing w:after="100"/>
      <w:ind w:left="1320"/>
      <w:jc w:val="left"/>
    </w:pPr>
    <w:rPr>
      <w:rFonts w:eastAsiaTheme="minorEastAsia"/>
      <w:lang w:val="es-ES" w:eastAsia="es-ES"/>
    </w:rPr>
  </w:style>
  <w:style w:type="paragraph" w:styleId="IDC8">
    <w:name w:val="toc 8"/>
    <w:basedOn w:val="Normal"/>
    <w:next w:val="Normal"/>
    <w:autoRedefine/>
    <w:uiPriority w:val="39"/>
    <w:unhideWhenUsed/>
    <w:rsid w:val="00832E7E"/>
    <w:pPr>
      <w:spacing w:after="100"/>
      <w:ind w:left="1540"/>
      <w:jc w:val="left"/>
    </w:pPr>
    <w:rPr>
      <w:rFonts w:eastAsiaTheme="minorEastAsia"/>
      <w:lang w:val="es-ES" w:eastAsia="es-ES"/>
    </w:rPr>
  </w:style>
  <w:style w:type="paragraph" w:styleId="IDC9">
    <w:name w:val="toc 9"/>
    <w:basedOn w:val="Normal"/>
    <w:next w:val="Normal"/>
    <w:autoRedefine/>
    <w:uiPriority w:val="39"/>
    <w:unhideWhenUsed/>
    <w:rsid w:val="00832E7E"/>
    <w:pPr>
      <w:spacing w:after="100"/>
      <w:ind w:left="1760"/>
      <w:jc w:val="left"/>
    </w:pPr>
    <w:rPr>
      <w:rFonts w:eastAsiaTheme="minorEastAsia"/>
      <w:lang w:val="es-ES" w:eastAsia="es-ES"/>
    </w:rPr>
  </w:style>
</w:styles>
</file>

<file path=word/webSettings.xml><?xml version="1.0" encoding="utf-8"?>
<w:webSettings xmlns:r="http://schemas.openxmlformats.org/officeDocument/2006/relationships" xmlns:w="http://schemas.openxmlformats.org/wordprocessingml/2006/main">
  <w:divs>
    <w:div w:id="386341933">
      <w:bodyDiv w:val="1"/>
      <w:marLeft w:val="0"/>
      <w:marRight w:val="0"/>
      <w:marTop w:val="0"/>
      <w:marBottom w:val="0"/>
      <w:divBdr>
        <w:top w:val="none" w:sz="0" w:space="0" w:color="auto"/>
        <w:left w:val="none" w:sz="0" w:space="0" w:color="auto"/>
        <w:bottom w:val="none" w:sz="0" w:space="0" w:color="auto"/>
        <w:right w:val="none" w:sz="0" w:space="0" w:color="auto"/>
      </w:divBdr>
    </w:div>
    <w:div w:id="430665540">
      <w:bodyDiv w:val="1"/>
      <w:marLeft w:val="0"/>
      <w:marRight w:val="0"/>
      <w:marTop w:val="0"/>
      <w:marBottom w:val="0"/>
      <w:divBdr>
        <w:top w:val="none" w:sz="0" w:space="0" w:color="auto"/>
        <w:left w:val="none" w:sz="0" w:space="0" w:color="auto"/>
        <w:bottom w:val="none" w:sz="0" w:space="0" w:color="auto"/>
        <w:right w:val="none" w:sz="0" w:space="0" w:color="auto"/>
      </w:divBdr>
    </w:div>
    <w:div w:id="595136834">
      <w:bodyDiv w:val="1"/>
      <w:marLeft w:val="0"/>
      <w:marRight w:val="0"/>
      <w:marTop w:val="0"/>
      <w:marBottom w:val="0"/>
      <w:divBdr>
        <w:top w:val="none" w:sz="0" w:space="0" w:color="auto"/>
        <w:left w:val="none" w:sz="0" w:space="0" w:color="auto"/>
        <w:bottom w:val="none" w:sz="0" w:space="0" w:color="auto"/>
        <w:right w:val="none" w:sz="0" w:space="0" w:color="auto"/>
      </w:divBdr>
    </w:div>
    <w:div w:id="665665650">
      <w:bodyDiv w:val="1"/>
      <w:marLeft w:val="0"/>
      <w:marRight w:val="0"/>
      <w:marTop w:val="0"/>
      <w:marBottom w:val="0"/>
      <w:divBdr>
        <w:top w:val="none" w:sz="0" w:space="0" w:color="auto"/>
        <w:left w:val="none" w:sz="0" w:space="0" w:color="auto"/>
        <w:bottom w:val="none" w:sz="0" w:space="0" w:color="auto"/>
        <w:right w:val="none" w:sz="0" w:space="0" w:color="auto"/>
      </w:divBdr>
    </w:div>
    <w:div w:id="678199284">
      <w:bodyDiv w:val="1"/>
      <w:marLeft w:val="0"/>
      <w:marRight w:val="0"/>
      <w:marTop w:val="0"/>
      <w:marBottom w:val="0"/>
      <w:divBdr>
        <w:top w:val="none" w:sz="0" w:space="0" w:color="auto"/>
        <w:left w:val="none" w:sz="0" w:space="0" w:color="auto"/>
        <w:bottom w:val="none" w:sz="0" w:space="0" w:color="auto"/>
        <w:right w:val="none" w:sz="0" w:space="0" w:color="auto"/>
      </w:divBdr>
    </w:div>
    <w:div w:id="746997984">
      <w:bodyDiv w:val="1"/>
      <w:marLeft w:val="0"/>
      <w:marRight w:val="0"/>
      <w:marTop w:val="0"/>
      <w:marBottom w:val="0"/>
      <w:divBdr>
        <w:top w:val="none" w:sz="0" w:space="0" w:color="auto"/>
        <w:left w:val="none" w:sz="0" w:space="0" w:color="auto"/>
        <w:bottom w:val="none" w:sz="0" w:space="0" w:color="auto"/>
        <w:right w:val="none" w:sz="0" w:space="0" w:color="auto"/>
      </w:divBdr>
    </w:div>
    <w:div w:id="934023396">
      <w:bodyDiv w:val="1"/>
      <w:marLeft w:val="0"/>
      <w:marRight w:val="0"/>
      <w:marTop w:val="0"/>
      <w:marBottom w:val="0"/>
      <w:divBdr>
        <w:top w:val="none" w:sz="0" w:space="0" w:color="auto"/>
        <w:left w:val="none" w:sz="0" w:space="0" w:color="auto"/>
        <w:bottom w:val="none" w:sz="0" w:space="0" w:color="auto"/>
        <w:right w:val="none" w:sz="0" w:space="0" w:color="auto"/>
      </w:divBdr>
    </w:div>
    <w:div w:id="993988307">
      <w:bodyDiv w:val="1"/>
      <w:marLeft w:val="0"/>
      <w:marRight w:val="0"/>
      <w:marTop w:val="0"/>
      <w:marBottom w:val="0"/>
      <w:divBdr>
        <w:top w:val="none" w:sz="0" w:space="0" w:color="auto"/>
        <w:left w:val="none" w:sz="0" w:space="0" w:color="auto"/>
        <w:bottom w:val="none" w:sz="0" w:space="0" w:color="auto"/>
        <w:right w:val="none" w:sz="0" w:space="0" w:color="auto"/>
      </w:divBdr>
    </w:div>
    <w:div w:id="1039430295">
      <w:bodyDiv w:val="1"/>
      <w:marLeft w:val="0"/>
      <w:marRight w:val="0"/>
      <w:marTop w:val="0"/>
      <w:marBottom w:val="0"/>
      <w:divBdr>
        <w:top w:val="none" w:sz="0" w:space="0" w:color="auto"/>
        <w:left w:val="none" w:sz="0" w:space="0" w:color="auto"/>
        <w:bottom w:val="none" w:sz="0" w:space="0" w:color="auto"/>
        <w:right w:val="none" w:sz="0" w:space="0" w:color="auto"/>
      </w:divBdr>
    </w:div>
    <w:div w:id="1190994312">
      <w:bodyDiv w:val="1"/>
      <w:marLeft w:val="0"/>
      <w:marRight w:val="0"/>
      <w:marTop w:val="0"/>
      <w:marBottom w:val="0"/>
      <w:divBdr>
        <w:top w:val="none" w:sz="0" w:space="0" w:color="auto"/>
        <w:left w:val="none" w:sz="0" w:space="0" w:color="auto"/>
        <w:bottom w:val="none" w:sz="0" w:space="0" w:color="auto"/>
        <w:right w:val="none" w:sz="0" w:space="0" w:color="auto"/>
      </w:divBdr>
    </w:div>
    <w:div w:id="1267348941">
      <w:bodyDiv w:val="1"/>
      <w:marLeft w:val="0"/>
      <w:marRight w:val="0"/>
      <w:marTop w:val="0"/>
      <w:marBottom w:val="0"/>
      <w:divBdr>
        <w:top w:val="none" w:sz="0" w:space="0" w:color="auto"/>
        <w:left w:val="none" w:sz="0" w:space="0" w:color="auto"/>
        <w:bottom w:val="none" w:sz="0" w:space="0" w:color="auto"/>
        <w:right w:val="none" w:sz="0" w:space="0" w:color="auto"/>
      </w:divBdr>
    </w:div>
    <w:div w:id="1311330268">
      <w:bodyDiv w:val="1"/>
      <w:marLeft w:val="0"/>
      <w:marRight w:val="0"/>
      <w:marTop w:val="0"/>
      <w:marBottom w:val="0"/>
      <w:divBdr>
        <w:top w:val="none" w:sz="0" w:space="0" w:color="auto"/>
        <w:left w:val="none" w:sz="0" w:space="0" w:color="auto"/>
        <w:bottom w:val="none" w:sz="0" w:space="0" w:color="auto"/>
        <w:right w:val="none" w:sz="0" w:space="0" w:color="auto"/>
      </w:divBdr>
    </w:div>
    <w:div w:id="1327829075">
      <w:bodyDiv w:val="1"/>
      <w:marLeft w:val="0"/>
      <w:marRight w:val="0"/>
      <w:marTop w:val="0"/>
      <w:marBottom w:val="0"/>
      <w:divBdr>
        <w:top w:val="none" w:sz="0" w:space="0" w:color="auto"/>
        <w:left w:val="none" w:sz="0" w:space="0" w:color="auto"/>
        <w:bottom w:val="none" w:sz="0" w:space="0" w:color="auto"/>
        <w:right w:val="none" w:sz="0" w:space="0" w:color="auto"/>
      </w:divBdr>
    </w:div>
    <w:div w:id="1347293012">
      <w:bodyDiv w:val="1"/>
      <w:marLeft w:val="0"/>
      <w:marRight w:val="0"/>
      <w:marTop w:val="0"/>
      <w:marBottom w:val="0"/>
      <w:divBdr>
        <w:top w:val="none" w:sz="0" w:space="0" w:color="auto"/>
        <w:left w:val="none" w:sz="0" w:space="0" w:color="auto"/>
        <w:bottom w:val="none" w:sz="0" w:space="0" w:color="auto"/>
        <w:right w:val="none" w:sz="0" w:space="0" w:color="auto"/>
      </w:divBdr>
    </w:div>
    <w:div w:id="1408959917">
      <w:bodyDiv w:val="1"/>
      <w:marLeft w:val="0"/>
      <w:marRight w:val="0"/>
      <w:marTop w:val="0"/>
      <w:marBottom w:val="0"/>
      <w:divBdr>
        <w:top w:val="none" w:sz="0" w:space="0" w:color="auto"/>
        <w:left w:val="none" w:sz="0" w:space="0" w:color="auto"/>
        <w:bottom w:val="none" w:sz="0" w:space="0" w:color="auto"/>
        <w:right w:val="none" w:sz="0" w:space="0" w:color="auto"/>
      </w:divBdr>
    </w:div>
    <w:div w:id="1618291175">
      <w:bodyDiv w:val="1"/>
      <w:marLeft w:val="0"/>
      <w:marRight w:val="0"/>
      <w:marTop w:val="0"/>
      <w:marBottom w:val="0"/>
      <w:divBdr>
        <w:top w:val="none" w:sz="0" w:space="0" w:color="auto"/>
        <w:left w:val="none" w:sz="0" w:space="0" w:color="auto"/>
        <w:bottom w:val="none" w:sz="0" w:space="0" w:color="auto"/>
        <w:right w:val="none" w:sz="0" w:space="0" w:color="auto"/>
      </w:divBdr>
    </w:div>
    <w:div w:id="1624723511">
      <w:bodyDiv w:val="1"/>
      <w:marLeft w:val="0"/>
      <w:marRight w:val="0"/>
      <w:marTop w:val="0"/>
      <w:marBottom w:val="0"/>
      <w:divBdr>
        <w:top w:val="none" w:sz="0" w:space="0" w:color="auto"/>
        <w:left w:val="none" w:sz="0" w:space="0" w:color="auto"/>
        <w:bottom w:val="none" w:sz="0" w:space="0" w:color="auto"/>
        <w:right w:val="none" w:sz="0" w:space="0" w:color="auto"/>
      </w:divBdr>
    </w:div>
    <w:div w:id="1746105502">
      <w:bodyDiv w:val="1"/>
      <w:marLeft w:val="0"/>
      <w:marRight w:val="0"/>
      <w:marTop w:val="0"/>
      <w:marBottom w:val="0"/>
      <w:divBdr>
        <w:top w:val="none" w:sz="0" w:space="0" w:color="auto"/>
        <w:left w:val="none" w:sz="0" w:space="0" w:color="auto"/>
        <w:bottom w:val="none" w:sz="0" w:space="0" w:color="auto"/>
        <w:right w:val="none" w:sz="0" w:space="0" w:color="auto"/>
      </w:divBdr>
    </w:div>
    <w:div w:id="1758138998">
      <w:bodyDiv w:val="1"/>
      <w:marLeft w:val="0"/>
      <w:marRight w:val="0"/>
      <w:marTop w:val="0"/>
      <w:marBottom w:val="0"/>
      <w:divBdr>
        <w:top w:val="none" w:sz="0" w:space="0" w:color="auto"/>
        <w:left w:val="none" w:sz="0" w:space="0" w:color="auto"/>
        <w:bottom w:val="none" w:sz="0" w:space="0" w:color="auto"/>
        <w:right w:val="none" w:sz="0" w:space="0" w:color="auto"/>
      </w:divBdr>
    </w:div>
    <w:div w:id="1809738138">
      <w:bodyDiv w:val="1"/>
      <w:marLeft w:val="0"/>
      <w:marRight w:val="0"/>
      <w:marTop w:val="0"/>
      <w:marBottom w:val="0"/>
      <w:divBdr>
        <w:top w:val="none" w:sz="0" w:space="0" w:color="auto"/>
        <w:left w:val="none" w:sz="0" w:space="0" w:color="auto"/>
        <w:bottom w:val="none" w:sz="0" w:space="0" w:color="auto"/>
        <w:right w:val="none" w:sz="0" w:space="0" w:color="auto"/>
      </w:divBdr>
    </w:div>
    <w:div w:id="1904562537">
      <w:bodyDiv w:val="1"/>
      <w:marLeft w:val="0"/>
      <w:marRight w:val="0"/>
      <w:marTop w:val="0"/>
      <w:marBottom w:val="0"/>
      <w:divBdr>
        <w:top w:val="none" w:sz="0" w:space="0" w:color="auto"/>
        <w:left w:val="none" w:sz="0" w:space="0" w:color="auto"/>
        <w:bottom w:val="none" w:sz="0" w:space="0" w:color="auto"/>
        <w:right w:val="none" w:sz="0" w:space="0" w:color="auto"/>
      </w:divBdr>
    </w:div>
    <w:div w:id="2041205470">
      <w:bodyDiv w:val="1"/>
      <w:marLeft w:val="0"/>
      <w:marRight w:val="0"/>
      <w:marTop w:val="0"/>
      <w:marBottom w:val="0"/>
      <w:divBdr>
        <w:top w:val="none" w:sz="0" w:space="0" w:color="auto"/>
        <w:left w:val="none" w:sz="0" w:space="0" w:color="auto"/>
        <w:bottom w:val="none" w:sz="0" w:space="0" w:color="auto"/>
        <w:right w:val="none" w:sz="0" w:space="0" w:color="auto"/>
      </w:divBdr>
    </w:div>
    <w:div w:id="2061510791">
      <w:bodyDiv w:val="1"/>
      <w:marLeft w:val="0"/>
      <w:marRight w:val="0"/>
      <w:marTop w:val="0"/>
      <w:marBottom w:val="0"/>
      <w:divBdr>
        <w:top w:val="none" w:sz="0" w:space="0" w:color="auto"/>
        <w:left w:val="none" w:sz="0" w:space="0" w:color="auto"/>
        <w:bottom w:val="none" w:sz="0" w:space="0" w:color="auto"/>
        <w:right w:val="none" w:sz="0" w:space="0" w:color="auto"/>
      </w:divBdr>
    </w:div>
    <w:div w:id="20768555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117" Type="http://schemas.openxmlformats.org/officeDocument/2006/relationships/hyperlink" Target="http://www.freemarker.org/" TargetMode="External"/><Relationship Id="rId21" Type="http://schemas.openxmlformats.org/officeDocument/2006/relationships/image" Target="media/image5.png"/><Relationship Id="rId42" Type="http://schemas.openxmlformats.org/officeDocument/2006/relationships/image" Target="media/image26.png"/><Relationship Id="rId47" Type="http://schemas.openxmlformats.org/officeDocument/2006/relationships/image" Target="media/image30.png"/><Relationship Id="rId63" Type="http://schemas.openxmlformats.org/officeDocument/2006/relationships/image" Target="media/image46.png"/><Relationship Id="rId68" Type="http://schemas.openxmlformats.org/officeDocument/2006/relationships/image" Target="media/image51.png"/><Relationship Id="rId84" Type="http://schemas.openxmlformats.org/officeDocument/2006/relationships/image" Target="media/image67.jpeg"/><Relationship Id="rId89" Type="http://schemas.openxmlformats.org/officeDocument/2006/relationships/hyperlink" Target="http://www.springbyexample.org/examples/spring-modules-validation-module.html" TargetMode="External"/><Relationship Id="rId112" Type="http://schemas.openxmlformats.org/officeDocument/2006/relationships/image" Target="media/image94.jpeg"/><Relationship Id="rId16" Type="http://schemas.openxmlformats.org/officeDocument/2006/relationships/diagramLayout" Target="diagrams/layout2.xml"/><Relationship Id="rId107" Type="http://schemas.openxmlformats.org/officeDocument/2006/relationships/image" Target="media/image89.png"/><Relationship Id="rId11" Type="http://schemas.openxmlformats.org/officeDocument/2006/relationships/diagramData" Target="diagrams/data1.xml"/><Relationship Id="rId32" Type="http://schemas.openxmlformats.org/officeDocument/2006/relationships/image" Target="media/image16.png"/><Relationship Id="rId37" Type="http://schemas.openxmlformats.org/officeDocument/2006/relationships/image" Target="media/image21.png"/><Relationship Id="rId53" Type="http://schemas.openxmlformats.org/officeDocument/2006/relationships/image" Target="media/image36.png"/><Relationship Id="rId58" Type="http://schemas.openxmlformats.org/officeDocument/2006/relationships/image" Target="media/image41.png"/><Relationship Id="rId74" Type="http://schemas.openxmlformats.org/officeDocument/2006/relationships/image" Target="media/image57.jpeg"/><Relationship Id="rId79" Type="http://schemas.openxmlformats.org/officeDocument/2006/relationships/image" Target="media/image62.png"/><Relationship Id="rId102" Type="http://schemas.openxmlformats.org/officeDocument/2006/relationships/image" Target="media/image84.png"/><Relationship Id="rId123" Type="http://schemas.openxmlformats.org/officeDocument/2006/relationships/image" Target="media/image104.png"/><Relationship Id="rId128" Type="http://schemas.openxmlformats.org/officeDocument/2006/relationships/fontTable" Target="fontTable.xml"/><Relationship Id="rId5" Type="http://schemas.openxmlformats.org/officeDocument/2006/relationships/settings" Target="settings.xml"/><Relationship Id="rId90" Type="http://schemas.openxmlformats.org/officeDocument/2006/relationships/image" Target="media/image72.png"/><Relationship Id="rId95" Type="http://schemas.openxmlformats.org/officeDocument/2006/relationships/image" Target="media/image77.jpeg"/><Relationship Id="rId19" Type="http://schemas.openxmlformats.org/officeDocument/2006/relationships/image" Target="media/image3.png"/><Relationship Id="rId14" Type="http://schemas.openxmlformats.org/officeDocument/2006/relationships/diagramColors" Target="diagrams/colors1.xml"/><Relationship Id="rId22" Type="http://schemas.openxmlformats.org/officeDocument/2006/relationships/image" Target="media/image6.emf"/><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emf"/><Relationship Id="rId43" Type="http://schemas.openxmlformats.org/officeDocument/2006/relationships/hyperlink" Target="http://www.beanshell.org/manual/contents.html" TargetMode="External"/><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image" Target="media/image52.png"/><Relationship Id="rId77" Type="http://schemas.openxmlformats.org/officeDocument/2006/relationships/image" Target="media/image60.png"/><Relationship Id="rId100" Type="http://schemas.openxmlformats.org/officeDocument/2006/relationships/image" Target="media/image82.png"/><Relationship Id="rId105" Type="http://schemas.openxmlformats.org/officeDocument/2006/relationships/image" Target="media/image87.png"/><Relationship Id="rId113" Type="http://schemas.openxmlformats.org/officeDocument/2006/relationships/image" Target="media/image95.jpeg"/><Relationship Id="rId118" Type="http://schemas.openxmlformats.org/officeDocument/2006/relationships/image" Target="media/image99.png"/><Relationship Id="rId126"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34.png"/><Relationship Id="rId72" Type="http://schemas.openxmlformats.org/officeDocument/2006/relationships/image" Target="media/image55.png"/><Relationship Id="rId80" Type="http://schemas.openxmlformats.org/officeDocument/2006/relationships/image" Target="media/image63.jpeg"/><Relationship Id="rId85" Type="http://schemas.openxmlformats.org/officeDocument/2006/relationships/image" Target="media/image68.png"/><Relationship Id="rId93" Type="http://schemas.openxmlformats.org/officeDocument/2006/relationships/image" Target="media/image75.jpeg"/><Relationship Id="rId98" Type="http://schemas.openxmlformats.org/officeDocument/2006/relationships/image" Target="media/image80.png"/><Relationship Id="rId121" Type="http://schemas.openxmlformats.org/officeDocument/2006/relationships/image" Target="media/image102.png"/><Relationship Id="rId3" Type="http://schemas.openxmlformats.org/officeDocument/2006/relationships/numbering" Target="numbering.xml"/><Relationship Id="rId12" Type="http://schemas.openxmlformats.org/officeDocument/2006/relationships/diagramLayout" Target="diagrams/layout1.xml"/><Relationship Id="rId17" Type="http://schemas.openxmlformats.org/officeDocument/2006/relationships/diagramQuickStyle" Target="diagrams/quickStyle2.xml"/><Relationship Id="rId25" Type="http://schemas.openxmlformats.org/officeDocument/2006/relationships/image" Target="media/image9.emf"/><Relationship Id="rId33" Type="http://schemas.openxmlformats.org/officeDocument/2006/relationships/image" Target="media/image17.emf"/><Relationship Id="rId38" Type="http://schemas.openxmlformats.org/officeDocument/2006/relationships/image" Target="media/image22.png"/><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image" Target="media/image50.png"/><Relationship Id="rId103" Type="http://schemas.openxmlformats.org/officeDocument/2006/relationships/image" Target="media/image85.png"/><Relationship Id="rId108" Type="http://schemas.openxmlformats.org/officeDocument/2006/relationships/image" Target="media/image90.png"/><Relationship Id="rId116" Type="http://schemas.openxmlformats.org/officeDocument/2006/relationships/image" Target="media/image98.jpeg"/><Relationship Id="rId124" Type="http://schemas.openxmlformats.org/officeDocument/2006/relationships/image" Target="media/image105.emf"/><Relationship Id="rId129" Type="http://schemas.openxmlformats.org/officeDocument/2006/relationships/theme" Target="theme/theme1.xml"/><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image" Target="media/image53.png"/><Relationship Id="rId75" Type="http://schemas.openxmlformats.org/officeDocument/2006/relationships/image" Target="media/image58.png"/><Relationship Id="rId83" Type="http://schemas.openxmlformats.org/officeDocument/2006/relationships/image" Target="media/image66.png"/><Relationship Id="rId88" Type="http://schemas.openxmlformats.org/officeDocument/2006/relationships/image" Target="media/image71.jpeg"/><Relationship Id="rId91" Type="http://schemas.openxmlformats.org/officeDocument/2006/relationships/image" Target="media/image73.jpeg"/><Relationship Id="rId96" Type="http://schemas.openxmlformats.org/officeDocument/2006/relationships/image" Target="media/image78.png"/><Relationship Id="rId111" Type="http://schemas.openxmlformats.org/officeDocument/2006/relationships/image" Target="media/image93.jpe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diagramData" Target="diagrams/data2.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2.jpeg"/><Relationship Id="rId57" Type="http://schemas.openxmlformats.org/officeDocument/2006/relationships/image" Target="media/image40.png"/><Relationship Id="rId106" Type="http://schemas.openxmlformats.org/officeDocument/2006/relationships/image" Target="media/image88.jpeg"/><Relationship Id="rId114" Type="http://schemas.openxmlformats.org/officeDocument/2006/relationships/image" Target="media/image96.jpeg"/><Relationship Id="rId119" Type="http://schemas.openxmlformats.org/officeDocument/2006/relationships/image" Target="media/image100.png"/><Relationship Id="rId127" Type="http://schemas.openxmlformats.org/officeDocument/2006/relationships/header" Target="header2.xml"/><Relationship Id="rId10" Type="http://schemas.openxmlformats.org/officeDocument/2006/relationships/image" Target="media/image2.jpeg"/><Relationship Id="rId31" Type="http://schemas.openxmlformats.org/officeDocument/2006/relationships/image" Target="media/image15.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image" Target="media/image56.png"/><Relationship Id="rId78" Type="http://schemas.openxmlformats.org/officeDocument/2006/relationships/image" Target="media/image61.jpeg"/><Relationship Id="rId81" Type="http://schemas.openxmlformats.org/officeDocument/2006/relationships/image" Target="media/image64.png"/><Relationship Id="rId86" Type="http://schemas.openxmlformats.org/officeDocument/2006/relationships/image" Target="media/image69.jpeg"/><Relationship Id="rId94" Type="http://schemas.openxmlformats.org/officeDocument/2006/relationships/image" Target="media/image76.png"/><Relationship Id="rId99" Type="http://schemas.openxmlformats.org/officeDocument/2006/relationships/image" Target="media/image81.jpeg"/><Relationship Id="rId101" Type="http://schemas.openxmlformats.org/officeDocument/2006/relationships/image" Target="media/image83.jpeg"/><Relationship Id="rId122" Type="http://schemas.openxmlformats.org/officeDocument/2006/relationships/image" Target="media/image103.pn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diagramQuickStyle" Target="diagrams/quickStyle1.xml"/><Relationship Id="rId18" Type="http://schemas.openxmlformats.org/officeDocument/2006/relationships/diagramColors" Target="diagrams/colors2.xml"/><Relationship Id="rId39" Type="http://schemas.openxmlformats.org/officeDocument/2006/relationships/image" Target="media/image23.png"/><Relationship Id="rId109" Type="http://schemas.openxmlformats.org/officeDocument/2006/relationships/image" Target="media/image91.jpeg"/><Relationship Id="rId34" Type="http://schemas.openxmlformats.org/officeDocument/2006/relationships/image" Target="media/image18.emf"/><Relationship Id="rId50" Type="http://schemas.openxmlformats.org/officeDocument/2006/relationships/image" Target="media/image33.jpeg"/><Relationship Id="rId55" Type="http://schemas.openxmlformats.org/officeDocument/2006/relationships/image" Target="media/image38.png"/><Relationship Id="rId76" Type="http://schemas.openxmlformats.org/officeDocument/2006/relationships/image" Target="media/image59.jpeg"/><Relationship Id="rId97" Type="http://schemas.openxmlformats.org/officeDocument/2006/relationships/image" Target="media/image79.jpeg"/><Relationship Id="rId104" Type="http://schemas.openxmlformats.org/officeDocument/2006/relationships/image" Target="media/image86.png"/><Relationship Id="rId120" Type="http://schemas.openxmlformats.org/officeDocument/2006/relationships/image" Target="media/image101.png"/><Relationship Id="rId125" Type="http://schemas.openxmlformats.org/officeDocument/2006/relationships/header" Target="header1.xml"/><Relationship Id="rId7" Type="http://schemas.openxmlformats.org/officeDocument/2006/relationships/footnotes" Target="footnotes.xml"/><Relationship Id="rId71" Type="http://schemas.openxmlformats.org/officeDocument/2006/relationships/image" Target="media/image54.png"/><Relationship Id="rId92" Type="http://schemas.openxmlformats.org/officeDocument/2006/relationships/image" Target="media/image74.png"/><Relationship Id="rId2" Type="http://schemas.openxmlformats.org/officeDocument/2006/relationships/customXml" Target="../customXml/item2.xml"/><Relationship Id="rId29" Type="http://schemas.openxmlformats.org/officeDocument/2006/relationships/image" Target="media/image13.png"/><Relationship Id="rId24" Type="http://schemas.openxmlformats.org/officeDocument/2006/relationships/image" Target="media/image8.png"/><Relationship Id="rId40" Type="http://schemas.openxmlformats.org/officeDocument/2006/relationships/image" Target="media/image24.emf"/><Relationship Id="rId45" Type="http://schemas.openxmlformats.org/officeDocument/2006/relationships/image" Target="media/image28.png"/><Relationship Id="rId66" Type="http://schemas.openxmlformats.org/officeDocument/2006/relationships/image" Target="media/image49.png"/><Relationship Id="rId87" Type="http://schemas.openxmlformats.org/officeDocument/2006/relationships/image" Target="media/image70.png"/><Relationship Id="rId110" Type="http://schemas.openxmlformats.org/officeDocument/2006/relationships/image" Target="media/image92.jpeg"/><Relationship Id="rId115" Type="http://schemas.openxmlformats.org/officeDocument/2006/relationships/image" Target="media/image97.jpeg"/><Relationship Id="rId61" Type="http://schemas.openxmlformats.org/officeDocument/2006/relationships/image" Target="media/image44.png"/><Relationship Id="rId82" Type="http://schemas.openxmlformats.org/officeDocument/2006/relationships/image" Target="media/image65.jpeg"/></Relationships>
</file>

<file path=word/_rels/header1.xml.rels><?xml version="1.0" encoding="UTF-8" standalone="yes"?>
<Relationships xmlns="http://schemas.openxmlformats.org/package/2006/relationships"><Relationship Id="rId3" Type="http://schemas.openxmlformats.org/officeDocument/2006/relationships/image" Target="media/image108.png"/><Relationship Id="rId2" Type="http://schemas.openxmlformats.org/officeDocument/2006/relationships/image" Target="media/image107.png"/><Relationship Id="rId1" Type="http://schemas.openxmlformats.org/officeDocument/2006/relationships/image" Target="media/image106.png"/></Relationships>
</file>

<file path=word/_rels/header2.xml.rels><?xml version="1.0" encoding="UTF-8" standalone="yes"?>
<Relationships xmlns="http://schemas.openxmlformats.org/package/2006/relationships"><Relationship Id="rId3" Type="http://schemas.openxmlformats.org/officeDocument/2006/relationships/image" Target="media/image109.png"/><Relationship Id="rId2" Type="http://schemas.openxmlformats.org/officeDocument/2006/relationships/image" Target="media/image107.png"/><Relationship Id="rId1" Type="http://schemas.openxmlformats.org/officeDocument/2006/relationships/image" Target="media/image106.png"/></Relationships>
</file>

<file path=word/diagrams/colors1.xml><?xml version="1.0" encoding="utf-8"?>
<dgm:colorsDef xmlns:dgm="http://schemas.openxmlformats.org/drawingml/2006/diagram" xmlns:a="http://schemas.openxmlformats.org/drawingml/2006/main" uniqueId="urn:microsoft.com/office/officeart/2005/8/colors/accent2_2">
  <dgm:title val=""/>
  <dgm:desc val=""/>
  <dgm:catLst>
    <dgm:cat type="accent2" pri="11200"/>
  </dgm:catLst>
  <dgm:styleLbl name="node0">
    <dgm:fillClrLst meth="repeat">
      <a:schemeClr val="accent2"/>
    </dgm:fillClrLst>
    <dgm:linClrLst meth="repeat">
      <a:schemeClr val="lt1"/>
    </dgm:linClrLst>
    <dgm:effectClrLst/>
    <dgm:txLinClrLst/>
    <dgm:txFillClrLst/>
    <dgm:txEffectClrLst/>
  </dgm:styleLbl>
  <dgm:styleLbl name="node1">
    <dgm:fillClrLst meth="repeat">
      <a:schemeClr val="accent2"/>
    </dgm:fillClrLst>
    <dgm:linClrLst meth="repeat">
      <a:schemeClr val="lt1"/>
    </dgm:linClrLst>
    <dgm:effectClrLst/>
    <dgm:txLinClrLst/>
    <dgm:txFillClrLst/>
    <dgm:txEffectClrLst/>
  </dgm:styleLbl>
  <dgm:styleLbl name="alignNode1">
    <dgm:fillClrLst meth="repeat">
      <a:schemeClr val="accent2"/>
    </dgm:fillClrLst>
    <dgm:linClrLst meth="repeat">
      <a:schemeClr val="accent2"/>
    </dgm:linClrLst>
    <dgm:effectClrLst/>
    <dgm:txLinClrLst/>
    <dgm:txFillClrLst/>
    <dgm:txEffectClrLst/>
  </dgm:styleLbl>
  <dgm:styleLbl name="lnNode1">
    <dgm:fillClrLst meth="repeat">
      <a:schemeClr val="accent2"/>
    </dgm:fillClrLst>
    <dgm:linClrLst meth="repeat">
      <a:schemeClr val="lt1"/>
    </dgm:linClrLst>
    <dgm:effectClrLst/>
    <dgm:txLinClrLst/>
    <dgm:txFillClrLst/>
    <dgm:txEffectClrLst/>
  </dgm:styleLbl>
  <dgm:styleLbl name="vennNode1">
    <dgm:fillClrLst meth="repeat">
      <a:schemeClr val="accent2">
        <a:alpha val="50000"/>
      </a:schemeClr>
    </dgm:fillClrLst>
    <dgm:linClrLst meth="repeat">
      <a:schemeClr val="lt1"/>
    </dgm:linClrLst>
    <dgm:effectClrLst/>
    <dgm:txLinClrLst/>
    <dgm:txFillClrLst/>
    <dgm:txEffectClrLst/>
  </dgm:styleLbl>
  <dgm:styleLbl name="node2">
    <dgm:fillClrLst meth="repeat">
      <a:schemeClr val="accent2"/>
    </dgm:fillClrLst>
    <dgm:linClrLst meth="repeat">
      <a:schemeClr val="lt1"/>
    </dgm:linClrLst>
    <dgm:effectClrLst/>
    <dgm:txLinClrLst/>
    <dgm:txFillClrLst/>
    <dgm:txEffectClrLst/>
  </dgm:styleLbl>
  <dgm:styleLbl name="node3">
    <dgm:fillClrLst meth="repeat">
      <a:schemeClr val="accent2"/>
    </dgm:fillClrLst>
    <dgm:linClrLst meth="repeat">
      <a:schemeClr val="lt1"/>
    </dgm:linClrLst>
    <dgm:effectClrLst/>
    <dgm:txLinClrLst/>
    <dgm:txFillClrLst/>
    <dgm:txEffectClrLst/>
  </dgm:styleLbl>
  <dgm:styleLbl name="node4">
    <dgm:fillClrLst meth="repeat">
      <a:schemeClr val="accent2"/>
    </dgm:fillClrLst>
    <dgm:linClrLst meth="repeat">
      <a:schemeClr val="lt1"/>
    </dgm:linClrLst>
    <dgm:effectClrLst/>
    <dgm:txLinClrLst/>
    <dgm:txFillClrLst/>
    <dgm:txEffectClrLst/>
  </dgm:styleLbl>
  <dgm:styleLbl name="f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tint val="60000"/>
      </a:schemeClr>
    </dgm:fillClrLst>
    <dgm:linClrLst meth="repeat">
      <a:schemeClr val="accent2">
        <a:tint val="60000"/>
      </a:schemeClr>
    </dgm:linClrLst>
    <dgm:effectClrLst/>
    <dgm:txLinClrLst/>
    <dgm:txFillClrLst/>
    <dgm:txEffectClrLst/>
  </dgm:styleLbl>
  <dgm:styleLbl name="fgSibTrans2D1">
    <dgm:fillClrLst meth="repeat">
      <a:schemeClr val="accent2">
        <a:tint val="60000"/>
      </a:schemeClr>
    </dgm:fillClrLst>
    <dgm:linClrLst meth="repeat">
      <a:schemeClr val="accent2">
        <a:tint val="60000"/>
      </a:schemeClr>
    </dgm:linClrLst>
    <dgm:effectClrLst/>
    <dgm:txLinClrLst/>
    <dgm:txFillClrLst/>
    <dgm:txEffectClrLst/>
  </dgm:styleLbl>
  <dgm:styleLbl name="bgSibTrans2D1">
    <dgm:fillClrLst meth="repeat">
      <a:schemeClr val="accent2">
        <a:tint val="60000"/>
      </a:schemeClr>
    </dgm:fillClrLst>
    <dgm:linClrLst meth="repeat">
      <a:schemeClr val="accent2">
        <a:tint val="60000"/>
      </a:schemeClr>
    </dgm:linClrLst>
    <dgm:effectClrLst/>
    <dgm:txLinClrLst/>
    <dgm:txFillClrLst/>
    <dgm:txEffectClrLst/>
  </dgm:styleLbl>
  <dgm:styleLbl name="sibTrans1D1">
    <dgm:fillClrLst meth="repeat">
      <a:schemeClr val="accent2"/>
    </dgm:fillClrLst>
    <dgm:linClrLst meth="repeat">
      <a:schemeClr val="accent2"/>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meth="repeat">
      <a:schemeClr val="accent2"/>
    </dgm:fillClrLst>
    <dgm:linClrLst meth="repeat">
      <a:schemeClr val="lt1"/>
    </dgm:linClrLst>
    <dgm:effectClrLst/>
    <dgm:txLinClrLst/>
    <dgm:txFillClrLst/>
    <dgm:txEffectClrLst/>
  </dgm:styleLbl>
  <dgm:styleLbl name="asst3">
    <dgm:fillClrLst meth="repeat">
      <a:schemeClr val="accent2"/>
    </dgm:fillClrLst>
    <dgm:linClrLst meth="repeat">
      <a:schemeClr val="lt1"/>
    </dgm:linClrLst>
    <dgm:effectClrLst/>
    <dgm:txLinClrLst/>
    <dgm:txFillClrLst/>
    <dgm:txEffectClrLst/>
  </dgm:styleLbl>
  <dgm:styleLbl name="asst4">
    <dgm:fillClrLst meth="repeat">
      <a:schemeClr val="accent2"/>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meth="repeat">
      <a:schemeClr val="lt1"/>
    </dgm:txFillClrLst>
    <dgm:txEffectClrLst/>
  </dgm:styleLbl>
  <dgm:styleLbl name="parChTrans2D2">
    <dgm:fillClrLst meth="repeat">
      <a:schemeClr val="accent2"/>
    </dgm:fillClrLst>
    <dgm:linClrLst meth="repeat">
      <a:schemeClr val="accent2"/>
    </dgm:linClrLst>
    <dgm:effectClrLst/>
    <dgm:txLinClrLst/>
    <dgm:txFillClrLst meth="repeat">
      <a:schemeClr val="lt1"/>
    </dgm:txFillClrLst>
    <dgm:txEffectClrLst/>
  </dgm:styleLbl>
  <dgm:styleLbl name="parChTrans2D3">
    <dgm:fillClrLst meth="repeat">
      <a:schemeClr val="accent2"/>
    </dgm:fillClrLst>
    <dgm:linClrLst meth="repeat">
      <a:schemeClr val="accent2"/>
    </dgm:linClrLst>
    <dgm:effectClrLst/>
    <dgm:txLinClrLst/>
    <dgm:txFillClrLst meth="repeat">
      <a:schemeClr val="lt1"/>
    </dgm:txFillClrLst>
    <dgm:txEffectClrLst/>
  </dgm:styleLbl>
  <dgm:styleLbl name="parChTrans2D4">
    <dgm:fillClrLst meth="repeat">
      <a:schemeClr val="accent2"/>
    </dgm:fillClrLst>
    <dgm:linClrLst meth="repeat">
      <a:schemeClr val="accent2"/>
    </dgm:linClrLst>
    <dgm:effectClrLst/>
    <dgm:txLinClrLst/>
    <dgm:txFillClrLst meth="repeat">
      <a:schemeClr val="lt1"/>
    </dgm:txFillClrLst>
    <dgm:txEffectClrLst/>
  </dgm:styleLbl>
  <dgm:styleLbl name="parChTrans1D1">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2">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3">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parChTrans1D4">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solidFgAcc1">
    <dgm:fillClrLst meth="repeat">
      <a:schemeClr val="lt1"/>
    </dgm:fillClrLst>
    <dgm:linClrLst meth="repeat">
      <a:schemeClr val="accent2"/>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align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b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accent2"/>
    </dgm:linClrLst>
    <dgm:effectClrLst/>
    <dgm:txLinClrLst/>
    <dgm:txFillClrLst meth="repeat">
      <a:schemeClr val="dk1"/>
    </dgm:txFillClrLst>
    <dgm:txEffectClrLst/>
  </dgm:styleLbl>
  <dgm:styleLbl name="dkBgShp">
    <dgm:fillClrLst meth="repeat">
      <a:schemeClr val="accent2">
        <a:shade val="80000"/>
      </a:schemeClr>
    </dgm:fillClrLst>
    <dgm:linClrLst meth="repeat">
      <a:schemeClr val="accent2"/>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2_3">
  <dgm:title val=""/>
  <dgm:desc val=""/>
  <dgm:catLst>
    <dgm:cat type="accent2" pri="11300"/>
  </dgm:catLst>
  <dgm:styleLbl name="node0">
    <dgm:fillClrLst meth="repeat">
      <a:schemeClr val="accent2">
        <a:shade val="80000"/>
      </a:schemeClr>
    </dgm:fillClrLst>
    <dgm:linClrLst meth="repeat">
      <a:schemeClr val="lt1"/>
    </dgm:linClrLst>
    <dgm:effectClrLst/>
    <dgm:txLinClrLst/>
    <dgm:txFillClrLst/>
    <dgm:txEffectClrLst/>
  </dgm:styleLbl>
  <dgm:styleLbl name="node1">
    <dgm:fillClrLst>
      <a:schemeClr val="accent2">
        <a:shade val="80000"/>
      </a:schemeClr>
      <a:schemeClr val="accent2">
        <a:tint val="70000"/>
      </a:schemeClr>
    </dgm:fillClrLst>
    <dgm:linClrLst meth="repeat">
      <a:schemeClr val="lt1"/>
    </dgm:linClrLst>
    <dgm:effectClrLst/>
    <dgm:txLinClrLst/>
    <dgm:txFillClrLst/>
    <dgm:txEffectClrLst/>
  </dgm:styleLbl>
  <dgm:styleLbl name="alignNode1">
    <dgm:fillClrLst>
      <a:schemeClr val="accent2">
        <a:shade val="80000"/>
      </a:schemeClr>
      <a:schemeClr val="accent2">
        <a:tint val="70000"/>
      </a:schemeClr>
    </dgm:fillClrLst>
    <dgm:linClrLst>
      <a:schemeClr val="accent2">
        <a:shade val="80000"/>
      </a:schemeClr>
      <a:schemeClr val="accent2">
        <a:tint val="70000"/>
      </a:schemeClr>
    </dgm:linClrLst>
    <dgm:effectClrLst/>
    <dgm:txLinClrLst/>
    <dgm:txFillClrLst/>
    <dgm:txEffectClrLst/>
  </dgm:styleLbl>
  <dgm:styleLbl name="lnNode1">
    <dgm:fillClrLst>
      <a:schemeClr val="accent2">
        <a:shade val="80000"/>
      </a:schemeClr>
      <a:schemeClr val="accent2">
        <a:tint val="70000"/>
      </a:schemeClr>
    </dgm:fillClrLst>
    <dgm:linClrLst meth="repeat">
      <a:schemeClr val="lt1"/>
    </dgm:linClrLst>
    <dgm:effectClrLst/>
    <dgm:txLinClrLst/>
    <dgm:txFillClrLst/>
    <dgm:txEffectClrLst/>
  </dgm:styleLbl>
  <dgm:styleLbl name="vennNode1">
    <dgm:fillClrLst>
      <a:schemeClr val="accent2">
        <a:shade val="80000"/>
        <a:alpha val="50000"/>
      </a:schemeClr>
      <a:schemeClr val="accent2">
        <a:tint val="70000"/>
        <a:alpha val="50000"/>
      </a:schemeClr>
    </dgm:fillClrLst>
    <dgm:linClrLst meth="repeat">
      <a:schemeClr val="lt1"/>
    </dgm:linClrLst>
    <dgm:effectClrLst/>
    <dgm:txLinClrLst/>
    <dgm:txFillClrLst/>
    <dgm:txEffectClrLst/>
  </dgm:styleLbl>
  <dgm:styleLbl name="node2">
    <dgm:fillClrLst>
      <a:schemeClr val="accent2">
        <a:tint val="99000"/>
      </a:schemeClr>
    </dgm:fillClrLst>
    <dgm:linClrLst meth="repeat">
      <a:schemeClr val="lt1"/>
    </dgm:linClrLst>
    <dgm:effectClrLst/>
    <dgm:txLinClrLst/>
    <dgm:txFillClrLst/>
    <dgm:txEffectClrLst/>
  </dgm:styleLbl>
  <dgm:styleLbl name="node3">
    <dgm:fillClrLst>
      <a:schemeClr val="accent2">
        <a:tint val="80000"/>
      </a:schemeClr>
    </dgm:fillClrLst>
    <dgm:linClrLst meth="repeat">
      <a:schemeClr val="lt1"/>
    </dgm:linClrLst>
    <dgm:effectClrLst/>
    <dgm:txLinClrLst/>
    <dgm:txFillClrLst/>
    <dgm:txEffectClrLst/>
  </dgm:styleLbl>
  <dgm:styleLbl name="node4">
    <dgm:fillClrLst>
      <a:schemeClr val="accent2">
        <a:tint val="70000"/>
      </a:schemeClr>
    </dgm:fillClrLst>
    <dgm:linClrLst meth="repeat">
      <a:schemeClr val="lt1"/>
    </dgm:linClrLst>
    <dgm:effectClrLst/>
    <dgm:txLinClrLst/>
    <dgm:txFillClrLst/>
    <dgm:txEffectClrLst/>
  </dgm:styleLbl>
  <dgm:styleLbl name="fgImgPlace1">
    <dgm:fillClrLst>
      <a:schemeClr val="accent2">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hade val="90000"/>
      </a:schemeClr>
      <a:schemeClr val="accent2">
        <a:tint val="70000"/>
      </a:schemeClr>
    </dgm:fillClrLst>
    <dgm:linClrLst>
      <a:schemeClr val="accent2">
        <a:shade val="90000"/>
      </a:schemeClr>
      <a:schemeClr val="accent2">
        <a:tint val="70000"/>
      </a:schemeClr>
    </dgm:linClrLst>
    <dgm:effectClrLst/>
    <dgm:txLinClrLst/>
    <dgm:txFillClrLst/>
    <dgm:txEffectClrLst/>
  </dgm:styleLbl>
  <dgm:styleLbl name="fgSibTrans2D1">
    <dgm:fillClrLst>
      <a:schemeClr val="accent2">
        <a:shade val="90000"/>
      </a:schemeClr>
      <a:schemeClr val="accent2">
        <a:tint val="70000"/>
      </a:schemeClr>
    </dgm:fillClrLst>
    <dgm:linClrLst>
      <a:schemeClr val="accent2">
        <a:shade val="90000"/>
      </a:schemeClr>
      <a:schemeClr val="accent2">
        <a:tint val="70000"/>
      </a:schemeClr>
    </dgm:linClrLst>
    <dgm:effectClrLst/>
    <dgm:txLinClrLst/>
    <dgm:txFillClrLst meth="repeat">
      <a:schemeClr val="lt1"/>
    </dgm:txFillClrLst>
    <dgm:txEffectClrLst/>
  </dgm:styleLbl>
  <dgm:styleLbl name="bgSibTrans2D1">
    <dgm:fillClrLst>
      <a:schemeClr val="accent2">
        <a:shade val="90000"/>
      </a:schemeClr>
      <a:schemeClr val="accent2">
        <a:tint val="70000"/>
      </a:schemeClr>
    </dgm:fillClrLst>
    <dgm:linClrLst>
      <a:schemeClr val="accent2">
        <a:shade val="90000"/>
      </a:schemeClr>
      <a:schemeClr val="accent2">
        <a:tint val="70000"/>
      </a:schemeClr>
    </dgm:linClrLst>
    <dgm:effectClrLst/>
    <dgm:txLinClrLst/>
    <dgm:txFillClrLst meth="repeat">
      <a:schemeClr val="lt1"/>
    </dgm:txFillClrLst>
    <dgm:txEffectClrLst/>
  </dgm:styleLbl>
  <dgm:styleLbl name="sibTrans1D1">
    <dgm:fillClrLst>
      <a:schemeClr val="accent2">
        <a:shade val="90000"/>
      </a:schemeClr>
      <a:schemeClr val="accent2">
        <a:tint val="70000"/>
      </a:schemeClr>
    </dgm:fillClrLst>
    <dgm:linClrLst>
      <a:schemeClr val="accent2">
        <a:shade val="90000"/>
      </a:schemeClr>
      <a:schemeClr val="accent2">
        <a:tint val="70000"/>
      </a:schemeClr>
    </dgm:linClrLst>
    <dgm:effectClrLst/>
    <dgm:txLinClrLst/>
    <dgm:txFillClrLst meth="repeat">
      <a:schemeClr val="tx1"/>
    </dgm:txFillClrLst>
    <dgm:txEffectClrLst/>
  </dgm:styleLbl>
  <dgm:styleLbl name="callout">
    <dgm:fillClrLst meth="repeat">
      <a:schemeClr val="accent2"/>
    </dgm:fillClrLst>
    <dgm:linClrLst meth="repeat">
      <a:schemeClr val="accent2"/>
    </dgm:linClrLst>
    <dgm:effectClrLst/>
    <dgm:txLinClrLst/>
    <dgm:txFillClrLst meth="repeat">
      <a:schemeClr val="tx1"/>
    </dgm:txFillClrLst>
    <dgm:txEffectClrLst/>
  </dgm:styleLbl>
  <dgm:styleLbl name="asst0">
    <dgm:fillClrLst meth="repeat">
      <a:schemeClr val="accent2">
        <a:shade val="80000"/>
      </a:schemeClr>
    </dgm:fillClrLst>
    <dgm:linClrLst meth="repeat">
      <a:schemeClr val="lt1"/>
    </dgm:linClrLst>
    <dgm:effectClrLst/>
    <dgm:txLinClrLst/>
    <dgm:txFillClrLst/>
    <dgm:txEffectClrLst/>
  </dgm:styleLbl>
  <dgm:styleLbl name="asst1">
    <dgm:fillClrLst meth="repeat">
      <a:schemeClr val="accent2">
        <a:shade val="80000"/>
      </a:schemeClr>
    </dgm:fillClrLst>
    <dgm:linClrLst meth="repeat">
      <a:schemeClr val="lt1"/>
    </dgm:linClrLst>
    <dgm:effectClrLst/>
    <dgm:txLinClrLst/>
    <dgm:txFillClrLst/>
    <dgm:txEffectClrLst/>
  </dgm:styleLbl>
  <dgm:styleLbl name="asst2">
    <dgm:fillClrLst>
      <a:schemeClr val="accent2">
        <a:tint val="99000"/>
      </a:schemeClr>
    </dgm:fillClrLst>
    <dgm:linClrLst meth="repeat">
      <a:schemeClr val="lt1"/>
    </dgm:linClrLst>
    <dgm:effectClrLst/>
    <dgm:txLinClrLst/>
    <dgm:txFillClrLst/>
    <dgm:txEffectClrLst/>
  </dgm:styleLbl>
  <dgm:styleLbl name="asst3">
    <dgm:fillClrLst>
      <a:schemeClr val="accent2">
        <a:tint val="80000"/>
      </a:schemeClr>
    </dgm:fillClrLst>
    <dgm:linClrLst meth="repeat">
      <a:schemeClr val="lt1"/>
    </dgm:linClrLst>
    <dgm:effectClrLst/>
    <dgm:txLinClrLst/>
    <dgm:txFillClrLst/>
    <dgm:txEffectClrLst/>
  </dgm:styleLbl>
  <dgm:styleLbl name="asst4">
    <dgm:fillClrLst>
      <a:schemeClr val="accent2">
        <a:tint val="70000"/>
      </a:schemeClr>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meth="repeat">
      <a:schemeClr val="lt1"/>
    </dgm:txFillClrLst>
    <dgm:txEffectClrLst/>
  </dgm:styleLbl>
  <dgm:styleLbl name="parChTrans2D2">
    <dgm:fillClrLst meth="repeat">
      <a:schemeClr val="accent2">
        <a:tint val="90000"/>
      </a:schemeClr>
    </dgm:fillClrLst>
    <dgm:linClrLst meth="repeat">
      <a:schemeClr val="accent2">
        <a:tint val="90000"/>
      </a:schemeClr>
    </dgm:linClrLst>
    <dgm:effectClrLst/>
    <dgm:txLinClrLst/>
    <dgm:txFillClrLst/>
    <dgm:txEffectClrLst/>
  </dgm:styleLbl>
  <dgm:styleLbl name="parChTrans2D3">
    <dgm:fillClrLst meth="repeat">
      <a:schemeClr val="accent2">
        <a:tint val="70000"/>
      </a:schemeClr>
    </dgm:fillClrLst>
    <dgm:linClrLst meth="repeat">
      <a:schemeClr val="accent2">
        <a:tint val="70000"/>
      </a:schemeClr>
    </dgm:linClrLst>
    <dgm:effectClrLst/>
    <dgm:txLinClrLst/>
    <dgm:txFillClrLst/>
    <dgm:txEffectClrLst/>
  </dgm:styleLbl>
  <dgm:styleLbl name="parChTrans2D4">
    <dgm:fillClrLst meth="repeat">
      <a:schemeClr val="accent2">
        <a:tint val="50000"/>
      </a:schemeClr>
    </dgm:fillClrLst>
    <dgm:linClrLst meth="repeat">
      <a:schemeClr val="accent2">
        <a:tint val="50000"/>
      </a:schemeClr>
    </dgm:linClrLst>
    <dgm:effectClrLst/>
    <dgm:txLinClrLst/>
    <dgm:txFillClrLst meth="repeat">
      <a:schemeClr val="lt1"/>
    </dgm:txFillClrLst>
    <dgm:txEffectClrLst/>
  </dgm:styleLbl>
  <dgm:styleLbl name="parChTrans1D1">
    <dgm:fillClrLst meth="repeat">
      <a:schemeClr val="accent2">
        <a:shade val="80000"/>
      </a:schemeClr>
    </dgm:fillClrLst>
    <dgm:linClrLst meth="repeat">
      <a:schemeClr val="accent2">
        <a:shade val="80000"/>
      </a:schemeClr>
    </dgm:linClrLst>
    <dgm:effectClrLst/>
    <dgm:txLinClrLst/>
    <dgm:txFillClrLst meth="repeat">
      <a:schemeClr val="tx1"/>
    </dgm:txFillClrLst>
    <dgm:txEffectClrLst/>
  </dgm:styleLbl>
  <dgm:styleLbl name="parChTrans1D2">
    <dgm:fillClrLst meth="repeat">
      <a:schemeClr val="accent2">
        <a:tint val="99000"/>
      </a:schemeClr>
    </dgm:fillClrLst>
    <dgm:linClrLst meth="repeat">
      <a:schemeClr val="accent2">
        <a:tint val="99000"/>
      </a:schemeClr>
    </dgm:linClrLst>
    <dgm:effectClrLst/>
    <dgm:txLinClrLst/>
    <dgm:txFillClrLst meth="repeat">
      <a:schemeClr val="tx1"/>
    </dgm:txFillClrLst>
    <dgm:txEffectClrLst/>
  </dgm:styleLbl>
  <dgm:styleLbl name="parChTrans1D3">
    <dgm:fillClrLst meth="repeat">
      <a:schemeClr val="accent2">
        <a:tint val="80000"/>
      </a:schemeClr>
    </dgm:fillClrLst>
    <dgm:linClrLst meth="repeat">
      <a:schemeClr val="accent2">
        <a:tint val="80000"/>
      </a:schemeClr>
    </dgm:linClrLst>
    <dgm:effectClrLst/>
    <dgm:txLinClrLst/>
    <dgm:txFillClrLst meth="repeat">
      <a:schemeClr val="tx1"/>
    </dgm:txFillClrLst>
    <dgm:txEffectClrLst/>
  </dgm:styleLbl>
  <dgm:styleLbl name="parChTrans1D4">
    <dgm:fillClrLst meth="repeat">
      <a:schemeClr val="accent2">
        <a:tint val="70000"/>
      </a:schemeClr>
    </dgm:fillClrLst>
    <dgm:linClrLst meth="repeat">
      <a:schemeClr val="accent2">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hade val="80000"/>
      </a:schemeClr>
      <a:schemeClr val="accent2">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hade val="80000"/>
      </a:schemeClr>
      <a:schemeClr val="accent2">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hade val="80000"/>
      </a:schemeClr>
      <a:schemeClr val="accent2">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hade val="80000"/>
      </a:schemeClr>
      <a:schemeClr val="accent2">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2">
        <a:shade val="80000"/>
      </a:schemeClr>
      <a:schemeClr val="accent2">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align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bgAccFollowNode1">
    <dgm:fillClrLst meth="repeat">
      <a:schemeClr val="accent2">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a:tint val="70000"/>
      </a:schemeClr>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583692D-723B-46F0-ADA1-74713F89FB61}" type="doc">
      <dgm:prSet loTypeId="urn:microsoft.com/office/officeart/2005/8/layout/venn2" loCatId="relationship" qsTypeId="urn:microsoft.com/office/officeart/2005/8/quickstyle/simple1" qsCatId="simple" csTypeId="urn:microsoft.com/office/officeart/2005/8/colors/accent2_2" csCatId="accent2" phldr="1"/>
      <dgm:spPr/>
    </dgm:pt>
    <dgm:pt modelId="{6B0067C3-D619-4622-97A2-70E44389BB9F}">
      <dgm:prSet phldrT="[Texto]"/>
      <dgm:spPr/>
      <dgm:t>
        <a:bodyPr/>
        <a:lstStyle/>
        <a:p>
          <a:r>
            <a:rPr lang="es-ES" dirty="0" err="1" smtClean="0"/>
            <a:t>Entorn</a:t>
          </a:r>
          <a:endParaRPr lang="es-ES" dirty="0"/>
        </a:p>
      </dgm:t>
    </dgm:pt>
    <dgm:pt modelId="{20FC631B-763C-4713-9567-1D5E35ECF32D}" type="parTrans" cxnId="{8483466C-452C-44D2-BF99-CE6B8F8B43E1}">
      <dgm:prSet/>
      <dgm:spPr/>
      <dgm:t>
        <a:bodyPr/>
        <a:lstStyle/>
        <a:p>
          <a:endParaRPr lang="es-ES"/>
        </a:p>
      </dgm:t>
    </dgm:pt>
    <dgm:pt modelId="{EA1147E5-A864-467A-994C-CDF712DDB7DB}" type="sibTrans" cxnId="{8483466C-452C-44D2-BF99-CE6B8F8B43E1}">
      <dgm:prSet/>
      <dgm:spPr/>
      <dgm:t>
        <a:bodyPr/>
        <a:lstStyle/>
        <a:p>
          <a:endParaRPr lang="es-ES"/>
        </a:p>
      </dgm:t>
    </dgm:pt>
    <dgm:pt modelId="{8D7AF725-DD2F-49E0-87C5-ABAAC0D406F4}">
      <dgm:prSet phldrT="[Texto]"/>
      <dgm:spPr/>
      <dgm:t>
        <a:bodyPr/>
        <a:lstStyle/>
        <a:p>
          <a:r>
            <a:rPr lang="es-ES" dirty="0" err="1" smtClean="0"/>
            <a:t>Tipus</a:t>
          </a:r>
          <a:r>
            <a:rPr lang="es-ES" dirty="0" smtClean="0"/>
            <a:t> </a:t>
          </a:r>
          <a:r>
            <a:rPr lang="es-ES" dirty="0" err="1" smtClean="0"/>
            <a:t>Expedient</a:t>
          </a:r>
          <a:endParaRPr lang="es-ES" dirty="0"/>
        </a:p>
      </dgm:t>
    </dgm:pt>
    <dgm:pt modelId="{7C75C213-FD55-4011-A461-9F6DFFDCEAA9}" type="parTrans" cxnId="{4FCC3AF3-49CE-48CC-BE0E-0637F0CA74DB}">
      <dgm:prSet/>
      <dgm:spPr/>
      <dgm:t>
        <a:bodyPr/>
        <a:lstStyle/>
        <a:p>
          <a:endParaRPr lang="es-ES"/>
        </a:p>
      </dgm:t>
    </dgm:pt>
    <dgm:pt modelId="{711C4BB7-B439-4373-B14E-4C907555785F}" type="sibTrans" cxnId="{4FCC3AF3-49CE-48CC-BE0E-0637F0CA74DB}">
      <dgm:prSet/>
      <dgm:spPr/>
      <dgm:t>
        <a:bodyPr/>
        <a:lstStyle/>
        <a:p>
          <a:endParaRPr lang="es-ES"/>
        </a:p>
      </dgm:t>
    </dgm:pt>
    <dgm:pt modelId="{D7F15304-5BDA-4134-B0E7-17D13A1B111D}">
      <dgm:prSet phldrT="[Texto]"/>
      <dgm:spPr/>
      <dgm:t>
        <a:bodyPr/>
        <a:lstStyle/>
        <a:p>
          <a:r>
            <a:rPr lang="es-ES" dirty="0" err="1" smtClean="0"/>
            <a:t>Definició</a:t>
          </a:r>
          <a:r>
            <a:rPr lang="es-ES" dirty="0" smtClean="0"/>
            <a:t> de </a:t>
          </a:r>
          <a:r>
            <a:rPr lang="es-ES" dirty="0" err="1" smtClean="0"/>
            <a:t>procés</a:t>
          </a:r>
          <a:endParaRPr lang="es-ES" dirty="0"/>
        </a:p>
      </dgm:t>
    </dgm:pt>
    <dgm:pt modelId="{00881196-4390-4B55-8D39-3E25940D9C7B}" type="parTrans" cxnId="{976F8DD8-7B39-42DE-BCB8-059ADD4B4783}">
      <dgm:prSet/>
      <dgm:spPr/>
      <dgm:t>
        <a:bodyPr/>
        <a:lstStyle/>
        <a:p>
          <a:endParaRPr lang="es-ES"/>
        </a:p>
      </dgm:t>
    </dgm:pt>
    <dgm:pt modelId="{3FF3C1E3-34C9-406F-B510-4E19A2A6D8B0}" type="sibTrans" cxnId="{976F8DD8-7B39-42DE-BCB8-059ADD4B4783}">
      <dgm:prSet/>
      <dgm:spPr/>
      <dgm:t>
        <a:bodyPr/>
        <a:lstStyle/>
        <a:p>
          <a:endParaRPr lang="es-ES"/>
        </a:p>
      </dgm:t>
    </dgm:pt>
    <dgm:pt modelId="{F00F4290-552A-42BA-83A9-F920DCE739BD}" type="pres">
      <dgm:prSet presAssocID="{8583692D-723B-46F0-ADA1-74713F89FB61}" presName="Name0" presStyleCnt="0">
        <dgm:presLayoutVars>
          <dgm:chMax val="7"/>
          <dgm:resizeHandles val="exact"/>
        </dgm:presLayoutVars>
      </dgm:prSet>
      <dgm:spPr/>
    </dgm:pt>
    <dgm:pt modelId="{4929C811-8413-4D67-B04D-997286D00D8F}" type="pres">
      <dgm:prSet presAssocID="{8583692D-723B-46F0-ADA1-74713F89FB61}" presName="comp1" presStyleCnt="0"/>
      <dgm:spPr/>
    </dgm:pt>
    <dgm:pt modelId="{303DA7E9-B8BE-48F6-A06A-6A1FE64040A6}" type="pres">
      <dgm:prSet presAssocID="{8583692D-723B-46F0-ADA1-74713F89FB61}" presName="circle1" presStyleLbl="node1" presStyleIdx="0" presStyleCnt="3"/>
      <dgm:spPr/>
      <dgm:t>
        <a:bodyPr/>
        <a:lstStyle/>
        <a:p>
          <a:endParaRPr lang="es-ES"/>
        </a:p>
      </dgm:t>
    </dgm:pt>
    <dgm:pt modelId="{A525E798-9615-4002-B948-78E51A981618}" type="pres">
      <dgm:prSet presAssocID="{8583692D-723B-46F0-ADA1-74713F89FB61}" presName="c1text" presStyleLbl="node1" presStyleIdx="0" presStyleCnt="3">
        <dgm:presLayoutVars>
          <dgm:bulletEnabled val="1"/>
        </dgm:presLayoutVars>
      </dgm:prSet>
      <dgm:spPr/>
      <dgm:t>
        <a:bodyPr/>
        <a:lstStyle/>
        <a:p>
          <a:endParaRPr lang="es-ES"/>
        </a:p>
      </dgm:t>
    </dgm:pt>
    <dgm:pt modelId="{DEC0AAA4-8C06-4003-960B-74EB75E2C342}" type="pres">
      <dgm:prSet presAssocID="{8583692D-723B-46F0-ADA1-74713F89FB61}" presName="comp2" presStyleCnt="0"/>
      <dgm:spPr/>
    </dgm:pt>
    <dgm:pt modelId="{2EE80C1B-0453-4102-86EE-35D6CDF284B1}" type="pres">
      <dgm:prSet presAssocID="{8583692D-723B-46F0-ADA1-74713F89FB61}" presName="circle2" presStyleLbl="node1" presStyleIdx="1" presStyleCnt="3"/>
      <dgm:spPr/>
      <dgm:t>
        <a:bodyPr/>
        <a:lstStyle/>
        <a:p>
          <a:endParaRPr lang="es-ES"/>
        </a:p>
      </dgm:t>
    </dgm:pt>
    <dgm:pt modelId="{912FE345-AFE7-4D9C-B48F-F1E9170EA81B}" type="pres">
      <dgm:prSet presAssocID="{8583692D-723B-46F0-ADA1-74713F89FB61}" presName="c2text" presStyleLbl="node1" presStyleIdx="1" presStyleCnt="3">
        <dgm:presLayoutVars>
          <dgm:bulletEnabled val="1"/>
        </dgm:presLayoutVars>
      </dgm:prSet>
      <dgm:spPr/>
      <dgm:t>
        <a:bodyPr/>
        <a:lstStyle/>
        <a:p>
          <a:endParaRPr lang="es-ES"/>
        </a:p>
      </dgm:t>
    </dgm:pt>
    <dgm:pt modelId="{4FC94E5C-C600-4EA9-9932-3709F0071235}" type="pres">
      <dgm:prSet presAssocID="{8583692D-723B-46F0-ADA1-74713F89FB61}" presName="comp3" presStyleCnt="0"/>
      <dgm:spPr/>
    </dgm:pt>
    <dgm:pt modelId="{D6A4C5FD-8B09-4EC2-A9FD-46C5BC42B722}" type="pres">
      <dgm:prSet presAssocID="{8583692D-723B-46F0-ADA1-74713F89FB61}" presName="circle3" presStyleLbl="node1" presStyleIdx="2" presStyleCnt="3"/>
      <dgm:spPr/>
      <dgm:t>
        <a:bodyPr/>
        <a:lstStyle/>
        <a:p>
          <a:endParaRPr lang="es-ES"/>
        </a:p>
      </dgm:t>
    </dgm:pt>
    <dgm:pt modelId="{9808C94B-1516-4290-9A09-7BEBF457116E}" type="pres">
      <dgm:prSet presAssocID="{8583692D-723B-46F0-ADA1-74713F89FB61}" presName="c3text" presStyleLbl="node1" presStyleIdx="2" presStyleCnt="3">
        <dgm:presLayoutVars>
          <dgm:bulletEnabled val="1"/>
        </dgm:presLayoutVars>
      </dgm:prSet>
      <dgm:spPr/>
      <dgm:t>
        <a:bodyPr/>
        <a:lstStyle/>
        <a:p>
          <a:endParaRPr lang="es-ES"/>
        </a:p>
      </dgm:t>
    </dgm:pt>
  </dgm:ptLst>
  <dgm:cxnLst>
    <dgm:cxn modelId="{8483466C-452C-44D2-BF99-CE6B8F8B43E1}" srcId="{8583692D-723B-46F0-ADA1-74713F89FB61}" destId="{6B0067C3-D619-4622-97A2-70E44389BB9F}" srcOrd="0" destOrd="0" parTransId="{20FC631B-763C-4713-9567-1D5E35ECF32D}" sibTransId="{EA1147E5-A864-467A-994C-CDF712DDB7DB}"/>
    <dgm:cxn modelId="{1E482B47-8221-4A9C-A7CE-BBF3155959FA}" type="presOf" srcId="{6B0067C3-D619-4622-97A2-70E44389BB9F}" destId="{A525E798-9615-4002-B948-78E51A981618}" srcOrd="1" destOrd="0" presId="urn:microsoft.com/office/officeart/2005/8/layout/venn2"/>
    <dgm:cxn modelId="{7561D898-1A9B-479D-A529-CAD3BEF5D1AD}" type="presOf" srcId="{8583692D-723B-46F0-ADA1-74713F89FB61}" destId="{F00F4290-552A-42BA-83A9-F920DCE739BD}" srcOrd="0" destOrd="0" presId="urn:microsoft.com/office/officeart/2005/8/layout/venn2"/>
    <dgm:cxn modelId="{450E0E9D-662B-4CD0-AE2F-D97BC9C11483}" type="presOf" srcId="{D7F15304-5BDA-4134-B0E7-17D13A1B111D}" destId="{D6A4C5FD-8B09-4EC2-A9FD-46C5BC42B722}" srcOrd="0" destOrd="0" presId="urn:microsoft.com/office/officeart/2005/8/layout/venn2"/>
    <dgm:cxn modelId="{9410049C-7AC6-431A-8645-09F685D0B6B0}" type="presOf" srcId="{6B0067C3-D619-4622-97A2-70E44389BB9F}" destId="{303DA7E9-B8BE-48F6-A06A-6A1FE64040A6}" srcOrd="0" destOrd="0" presId="urn:microsoft.com/office/officeart/2005/8/layout/venn2"/>
    <dgm:cxn modelId="{976F8DD8-7B39-42DE-BCB8-059ADD4B4783}" srcId="{8583692D-723B-46F0-ADA1-74713F89FB61}" destId="{D7F15304-5BDA-4134-B0E7-17D13A1B111D}" srcOrd="2" destOrd="0" parTransId="{00881196-4390-4B55-8D39-3E25940D9C7B}" sibTransId="{3FF3C1E3-34C9-406F-B510-4E19A2A6D8B0}"/>
    <dgm:cxn modelId="{68B516E0-2CB8-4425-94AF-064FA7C97B18}" type="presOf" srcId="{8D7AF725-DD2F-49E0-87C5-ABAAC0D406F4}" destId="{2EE80C1B-0453-4102-86EE-35D6CDF284B1}" srcOrd="0" destOrd="0" presId="urn:microsoft.com/office/officeart/2005/8/layout/venn2"/>
    <dgm:cxn modelId="{9A4AA0E4-ECDC-4862-B65A-8439DA987150}" type="presOf" srcId="{D7F15304-5BDA-4134-B0E7-17D13A1B111D}" destId="{9808C94B-1516-4290-9A09-7BEBF457116E}" srcOrd="1" destOrd="0" presId="urn:microsoft.com/office/officeart/2005/8/layout/venn2"/>
    <dgm:cxn modelId="{D3C910A4-AF38-465C-B509-F69B9ACC3AD8}" type="presOf" srcId="{8D7AF725-DD2F-49E0-87C5-ABAAC0D406F4}" destId="{912FE345-AFE7-4D9C-B48F-F1E9170EA81B}" srcOrd="1" destOrd="0" presId="urn:microsoft.com/office/officeart/2005/8/layout/venn2"/>
    <dgm:cxn modelId="{4FCC3AF3-49CE-48CC-BE0E-0637F0CA74DB}" srcId="{8583692D-723B-46F0-ADA1-74713F89FB61}" destId="{8D7AF725-DD2F-49E0-87C5-ABAAC0D406F4}" srcOrd="1" destOrd="0" parTransId="{7C75C213-FD55-4011-A461-9F6DFFDCEAA9}" sibTransId="{711C4BB7-B439-4373-B14E-4C907555785F}"/>
    <dgm:cxn modelId="{2AE44E18-1213-4B62-9A59-30675E0B6D28}" type="presParOf" srcId="{F00F4290-552A-42BA-83A9-F920DCE739BD}" destId="{4929C811-8413-4D67-B04D-997286D00D8F}" srcOrd="0" destOrd="0" presId="urn:microsoft.com/office/officeart/2005/8/layout/venn2"/>
    <dgm:cxn modelId="{88BBFB8C-B17B-4E46-858D-519ED14F9C7C}" type="presParOf" srcId="{4929C811-8413-4D67-B04D-997286D00D8F}" destId="{303DA7E9-B8BE-48F6-A06A-6A1FE64040A6}" srcOrd="0" destOrd="0" presId="urn:microsoft.com/office/officeart/2005/8/layout/venn2"/>
    <dgm:cxn modelId="{26D2F8DF-D7A5-447D-94D8-E3640528D465}" type="presParOf" srcId="{4929C811-8413-4D67-B04D-997286D00D8F}" destId="{A525E798-9615-4002-B948-78E51A981618}" srcOrd="1" destOrd="0" presId="urn:microsoft.com/office/officeart/2005/8/layout/venn2"/>
    <dgm:cxn modelId="{39E01AB6-8FAB-4CD6-ACC7-28406620F305}" type="presParOf" srcId="{F00F4290-552A-42BA-83A9-F920DCE739BD}" destId="{DEC0AAA4-8C06-4003-960B-74EB75E2C342}" srcOrd="1" destOrd="0" presId="urn:microsoft.com/office/officeart/2005/8/layout/venn2"/>
    <dgm:cxn modelId="{0B793443-5870-47E5-A831-D9CAE7C7DE35}" type="presParOf" srcId="{DEC0AAA4-8C06-4003-960B-74EB75E2C342}" destId="{2EE80C1B-0453-4102-86EE-35D6CDF284B1}" srcOrd="0" destOrd="0" presId="urn:microsoft.com/office/officeart/2005/8/layout/venn2"/>
    <dgm:cxn modelId="{8A5F1A05-5153-4BC9-9836-5A62F8B69EE1}" type="presParOf" srcId="{DEC0AAA4-8C06-4003-960B-74EB75E2C342}" destId="{912FE345-AFE7-4D9C-B48F-F1E9170EA81B}" srcOrd="1" destOrd="0" presId="urn:microsoft.com/office/officeart/2005/8/layout/venn2"/>
    <dgm:cxn modelId="{5EFAF8B5-A613-4736-AC56-F4DB5E0EF72C}" type="presParOf" srcId="{F00F4290-552A-42BA-83A9-F920DCE739BD}" destId="{4FC94E5C-C600-4EA9-9932-3709F0071235}" srcOrd="2" destOrd="0" presId="urn:microsoft.com/office/officeart/2005/8/layout/venn2"/>
    <dgm:cxn modelId="{40DC1CA4-1CD4-404A-8694-9D3E3E81653C}" type="presParOf" srcId="{4FC94E5C-C600-4EA9-9932-3709F0071235}" destId="{D6A4C5FD-8B09-4EC2-A9FD-46C5BC42B722}" srcOrd="0" destOrd="0" presId="urn:microsoft.com/office/officeart/2005/8/layout/venn2"/>
    <dgm:cxn modelId="{023D372D-FB10-47D4-9793-D3AA23D6877F}" type="presParOf" srcId="{4FC94E5C-C600-4EA9-9932-3709F0071235}" destId="{9808C94B-1516-4290-9A09-7BEBF457116E}" srcOrd="1" destOrd="0" presId="urn:microsoft.com/office/officeart/2005/8/layout/venn2"/>
  </dgm:cxnLst>
  <dgm:bg/>
  <dgm:whole/>
  <dgm:extLst>
    <a:ext uri="http://schemas.microsoft.com/office/drawing/2008/diagram">
      <dsp:dataModelExt xmlns:dsp="http://schemas.microsoft.com/office/drawing/2008/diagram" xmlns="" relId="rId1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B256C68-4979-40E1-B98D-45E04125BAE5}" type="doc">
      <dgm:prSet loTypeId="urn:microsoft.com/office/officeart/2005/8/layout/process1" loCatId="process" qsTypeId="urn:microsoft.com/office/officeart/2005/8/quickstyle/simple1" qsCatId="simple" csTypeId="urn:microsoft.com/office/officeart/2005/8/colors/accent2_3" csCatId="accent2" phldr="1"/>
      <dgm:spPr/>
    </dgm:pt>
    <dgm:pt modelId="{7B358A1A-2BC1-49E2-9B36-A01E907A84DB}">
      <dgm:prSet phldrT="[Texto]"/>
      <dgm:spPr/>
      <dgm:t>
        <a:bodyPr/>
        <a:lstStyle/>
        <a:p>
          <a:endParaRPr lang="es-ES" dirty="0"/>
        </a:p>
      </dgm:t>
    </dgm:pt>
    <dgm:pt modelId="{494FB1B8-8F9A-4A87-8BB4-91AC2D6E5D10}" type="parTrans" cxnId="{CD1D1CA4-411D-4916-B369-FE76A8561407}">
      <dgm:prSet/>
      <dgm:spPr/>
      <dgm:t>
        <a:bodyPr/>
        <a:lstStyle/>
        <a:p>
          <a:endParaRPr lang="es-ES"/>
        </a:p>
      </dgm:t>
    </dgm:pt>
    <dgm:pt modelId="{D29AF2E9-9957-4E84-81B0-B13B38B9F260}" type="sibTrans" cxnId="{CD1D1CA4-411D-4916-B369-FE76A8561407}">
      <dgm:prSet/>
      <dgm:spPr/>
      <dgm:t>
        <a:bodyPr/>
        <a:lstStyle/>
        <a:p>
          <a:endParaRPr lang="es-ES"/>
        </a:p>
      </dgm:t>
    </dgm:pt>
    <dgm:pt modelId="{CC030CE0-B6B7-4235-8AF4-78F718BE37A0}">
      <dgm:prSet phldrT="[Texto]"/>
      <dgm:spPr/>
      <dgm:t>
        <a:bodyPr/>
        <a:lstStyle/>
        <a:p>
          <a:endParaRPr lang="es-ES" dirty="0"/>
        </a:p>
      </dgm:t>
    </dgm:pt>
    <dgm:pt modelId="{263A36EE-56A5-45F5-8AE4-AFC8913BE529}" type="parTrans" cxnId="{EBBD7573-E7F2-4C26-8E0B-FD9A6E81ABA0}">
      <dgm:prSet/>
      <dgm:spPr/>
      <dgm:t>
        <a:bodyPr/>
        <a:lstStyle/>
        <a:p>
          <a:endParaRPr lang="es-ES"/>
        </a:p>
      </dgm:t>
    </dgm:pt>
    <dgm:pt modelId="{54CC7C59-1282-4A42-A323-D02596F28D1C}" type="sibTrans" cxnId="{EBBD7573-E7F2-4C26-8E0B-FD9A6E81ABA0}">
      <dgm:prSet/>
      <dgm:spPr/>
      <dgm:t>
        <a:bodyPr/>
        <a:lstStyle/>
        <a:p>
          <a:endParaRPr lang="es-ES"/>
        </a:p>
      </dgm:t>
    </dgm:pt>
    <dgm:pt modelId="{70322968-1CFA-44E0-B19D-54AAAAF609CB}">
      <dgm:prSet phldrT="[Texto]"/>
      <dgm:spPr/>
      <dgm:t>
        <a:bodyPr/>
        <a:lstStyle/>
        <a:p>
          <a:endParaRPr lang="es-ES" dirty="0"/>
        </a:p>
      </dgm:t>
    </dgm:pt>
    <dgm:pt modelId="{DA5E044D-3CD9-40AF-86F3-81D6C1BDAB22}" type="parTrans" cxnId="{3D502636-71B9-49C8-8394-6DE9E1915665}">
      <dgm:prSet/>
      <dgm:spPr/>
      <dgm:t>
        <a:bodyPr/>
        <a:lstStyle/>
        <a:p>
          <a:endParaRPr lang="es-ES"/>
        </a:p>
      </dgm:t>
    </dgm:pt>
    <dgm:pt modelId="{4B14143E-2C31-4BBA-88D9-802DC7FB918A}" type="sibTrans" cxnId="{3D502636-71B9-49C8-8394-6DE9E1915665}">
      <dgm:prSet/>
      <dgm:spPr/>
      <dgm:t>
        <a:bodyPr/>
        <a:lstStyle/>
        <a:p>
          <a:endParaRPr lang="es-ES"/>
        </a:p>
      </dgm:t>
    </dgm:pt>
    <dgm:pt modelId="{A48F6776-0619-44AE-806B-CF93F121D184}" type="pres">
      <dgm:prSet presAssocID="{0B256C68-4979-40E1-B98D-45E04125BAE5}" presName="Name0" presStyleCnt="0">
        <dgm:presLayoutVars>
          <dgm:dir/>
          <dgm:resizeHandles val="exact"/>
        </dgm:presLayoutVars>
      </dgm:prSet>
      <dgm:spPr/>
    </dgm:pt>
    <dgm:pt modelId="{3517AE8D-AB65-4DB0-8158-5E7B1F55716D}" type="pres">
      <dgm:prSet presAssocID="{CC030CE0-B6B7-4235-8AF4-78F718BE37A0}" presName="node" presStyleLbl="node1" presStyleIdx="0" presStyleCnt="3">
        <dgm:presLayoutVars>
          <dgm:bulletEnabled val="1"/>
        </dgm:presLayoutVars>
      </dgm:prSet>
      <dgm:spPr/>
      <dgm:t>
        <a:bodyPr/>
        <a:lstStyle/>
        <a:p>
          <a:endParaRPr lang="es-ES"/>
        </a:p>
      </dgm:t>
    </dgm:pt>
    <dgm:pt modelId="{AFF8FF42-A84B-4D68-9601-B89E17720B00}" type="pres">
      <dgm:prSet presAssocID="{54CC7C59-1282-4A42-A323-D02596F28D1C}" presName="sibTrans" presStyleLbl="sibTrans2D1" presStyleIdx="0" presStyleCnt="2"/>
      <dgm:spPr/>
      <dgm:t>
        <a:bodyPr/>
        <a:lstStyle/>
        <a:p>
          <a:endParaRPr lang="es-ES"/>
        </a:p>
      </dgm:t>
    </dgm:pt>
    <dgm:pt modelId="{34FEF7E9-3ADA-482A-B68A-C990B9BE33BE}" type="pres">
      <dgm:prSet presAssocID="{54CC7C59-1282-4A42-A323-D02596F28D1C}" presName="connectorText" presStyleLbl="sibTrans2D1" presStyleIdx="0" presStyleCnt="2"/>
      <dgm:spPr/>
      <dgm:t>
        <a:bodyPr/>
        <a:lstStyle/>
        <a:p>
          <a:endParaRPr lang="es-ES"/>
        </a:p>
      </dgm:t>
    </dgm:pt>
    <dgm:pt modelId="{EC60966B-643F-45A6-99DB-B1DD3EAE1A11}" type="pres">
      <dgm:prSet presAssocID="{70322968-1CFA-44E0-B19D-54AAAAF609CB}" presName="node" presStyleLbl="node1" presStyleIdx="1" presStyleCnt="3">
        <dgm:presLayoutVars>
          <dgm:bulletEnabled val="1"/>
        </dgm:presLayoutVars>
      </dgm:prSet>
      <dgm:spPr/>
      <dgm:t>
        <a:bodyPr/>
        <a:lstStyle/>
        <a:p>
          <a:endParaRPr lang="es-ES"/>
        </a:p>
      </dgm:t>
    </dgm:pt>
    <dgm:pt modelId="{75F7990B-7DD2-4A7D-A693-6417856E2402}" type="pres">
      <dgm:prSet presAssocID="{4B14143E-2C31-4BBA-88D9-802DC7FB918A}" presName="sibTrans" presStyleLbl="sibTrans2D1" presStyleIdx="1" presStyleCnt="2"/>
      <dgm:spPr/>
      <dgm:t>
        <a:bodyPr/>
        <a:lstStyle/>
        <a:p>
          <a:endParaRPr lang="es-ES"/>
        </a:p>
      </dgm:t>
    </dgm:pt>
    <dgm:pt modelId="{0AF4AAE9-D9DC-4D9F-A9A4-34CEF6FDE46C}" type="pres">
      <dgm:prSet presAssocID="{4B14143E-2C31-4BBA-88D9-802DC7FB918A}" presName="connectorText" presStyleLbl="sibTrans2D1" presStyleIdx="1" presStyleCnt="2"/>
      <dgm:spPr/>
      <dgm:t>
        <a:bodyPr/>
        <a:lstStyle/>
        <a:p>
          <a:endParaRPr lang="es-ES"/>
        </a:p>
      </dgm:t>
    </dgm:pt>
    <dgm:pt modelId="{E37E10C5-FCEC-4AFD-8922-C08230130B9C}" type="pres">
      <dgm:prSet presAssocID="{7B358A1A-2BC1-49E2-9B36-A01E907A84DB}" presName="node" presStyleLbl="node1" presStyleIdx="2" presStyleCnt="3">
        <dgm:presLayoutVars>
          <dgm:bulletEnabled val="1"/>
        </dgm:presLayoutVars>
      </dgm:prSet>
      <dgm:spPr/>
      <dgm:t>
        <a:bodyPr/>
        <a:lstStyle/>
        <a:p>
          <a:endParaRPr lang="es-ES"/>
        </a:p>
      </dgm:t>
    </dgm:pt>
  </dgm:ptLst>
  <dgm:cxnLst>
    <dgm:cxn modelId="{6D512146-155B-444E-968C-4B5A115DD3AD}" type="presOf" srcId="{0B256C68-4979-40E1-B98D-45E04125BAE5}" destId="{A48F6776-0619-44AE-806B-CF93F121D184}" srcOrd="0" destOrd="0" presId="urn:microsoft.com/office/officeart/2005/8/layout/process1"/>
    <dgm:cxn modelId="{EAF2F344-A038-4ABC-B6E8-A1F9C7A10540}" type="presOf" srcId="{54CC7C59-1282-4A42-A323-D02596F28D1C}" destId="{AFF8FF42-A84B-4D68-9601-B89E17720B00}" srcOrd="0" destOrd="0" presId="urn:microsoft.com/office/officeart/2005/8/layout/process1"/>
    <dgm:cxn modelId="{EBBD7573-E7F2-4C26-8E0B-FD9A6E81ABA0}" srcId="{0B256C68-4979-40E1-B98D-45E04125BAE5}" destId="{CC030CE0-B6B7-4235-8AF4-78F718BE37A0}" srcOrd="0" destOrd="0" parTransId="{263A36EE-56A5-45F5-8AE4-AFC8913BE529}" sibTransId="{54CC7C59-1282-4A42-A323-D02596F28D1C}"/>
    <dgm:cxn modelId="{F4BD270F-9943-4E3A-9974-A34346791D00}" type="presOf" srcId="{7B358A1A-2BC1-49E2-9B36-A01E907A84DB}" destId="{E37E10C5-FCEC-4AFD-8922-C08230130B9C}" srcOrd="0" destOrd="0" presId="urn:microsoft.com/office/officeart/2005/8/layout/process1"/>
    <dgm:cxn modelId="{3D502636-71B9-49C8-8394-6DE9E1915665}" srcId="{0B256C68-4979-40E1-B98D-45E04125BAE5}" destId="{70322968-1CFA-44E0-B19D-54AAAAF609CB}" srcOrd="1" destOrd="0" parTransId="{DA5E044D-3CD9-40AF-86F3-81D6C1BDAB22}" sibTransId="{4B14143E-2C31-4BBA-88D9-802DC7FB918A}"/>
    <dgm:cxn modelId="{B31543BD-A140-4E16-A761-1C3AD562762F}" type="presOf" srcId="{70322968-1CFA-44E0-B19D-54AAAAF609CB}" destId="{EC60966B-643F-45A6-99DB-B1DD3EAE1A11}" srcOrd="0" destOrd="0" presId="urn:microsoft.com/office/officeart/2005/8/layout/process1"/>
    <dgm:cxn modelId="{B12C93BD-F440-4039-B165-39C6958112BD}" type="presOf" srcId="{54CC7C59-1282-4A42-A323-D02596F28D1C}" destId="{34FEF7E9-3ADA-482A-B68A-C990B9BE33BE}" srcOrd="1" destOrd="0" presId="urn:microsoft.com/office/officeart/2005/8/layout/process1"/>
    <dgm:cxn modelId="{F2E5C5FF-59E6-4D84-8F06-ABB3C4CF7094}" type="presOf" srcId="{4B14143E-2C31-4BBA-88D9-802DC7FB918A}" destId="{75F7990B-7DD2-4A7D-A693-6417856E2402}" srcOrd="0" destOrd="0" presId="urn:microsoft.com/office/officeart/2005/8/layout/process1"/>
    <dgm:cxn modelId="{B474FBE9-3CEB-4881-B444-1D028E05F13F}" type="presOf" srcId="{4B14143E-2C31-4BBA-88D9-802DC7FB918A}" destId="{0AF4AAE9-D9DC-4D9F-A9A4-34CEF6FDE46C}" srcOrd="1" destOrd="0" presId="urn:microsoft.com/office/officeart/2005/8/layout/process1"/>
    <dgm:cxn modelId="{B6F5B43C-BE91-4895-A336-77F8E00DADCE}" type="presOf" srcId="{CC030CE0-B6B7-4235-8AF4-78F718BE37A0}" destId="{3517AE8D-AB65-4DB0-8158-5E7B1F55716D}" srcOrd="0" destOrd="0" presId="urn:microsoft.com/office/officeart/2005/8/layout/process1"/>
    <dgm:cxn modelId="{CD1D1CA4-411D-4916-B369-FE76A8561407}" srcId="{0B256C68-4979-40E1-B98D-45E04125BAE5}" destId="{7B358A1A-2BC1-49E2-9B36-A01E907A84DB}" srcOrd="2" destOrd="0" parTransId="{494FB1B8-8F9A-4A87-8BB4-91AC2D6E5D10}" sibTransId="{D29AF2E9-9957-4E84-81B0-B13B38B9F260}"/>
    <dgm:cxn modelId="{5B1F8D3A-6D06-4D37-BE8E-F1A47E2361EA}" type="presParOf" srcId="{A48F6776-0619-44AE-806B-CF93F121D184}" destId="{3517AE8D-AB65-4DB0-8158-5E7B1F55716D}" srcOrd="0" destOrd="0" presId="urn:microsoft.com/office/officeart/2005/8/layout/process1"/>
    <dgm:cxn modelId="{D3DA3996-1A9C-4163-8AA3-C164329859C7}" type="presParOf" srcId="{A48F6776-0619-44AE-806B-CF93F121D184}" destId="{AFF8FF42-A84B-4D68-9601-B89E17720B00}" srcOrd="1" destOrd="0" presId="urn:microsoft.com/office/officeart/2005/8/layout/process1"/>
    <dgm:cxn modelId="{F5A75208-64EA-4AE2-BBB6-240A6FD68E7C}" type="presParOf" srcId="{AFF8FF42-A84B-4D68-9601-B89E17720B00}" destId="{34FEF7E9-3ADA-482A-B68A-C990B9BE33BE}" srcOrd="0" destOrd="0" presId="urn:microsoft.com/office/officeart/2005/8/layout/process1"/>
    <dgm:cxn modelId="{5B133C7A-5DDE-42FC-9697-E86D91FDBBE6}" type="presParOf" srcId="{A48F6776-0619-44AE-806B-CF93F121D184}" destId="{EC60966B-643F-45A6-99DB-B1DD3EAE1A11}" srcOrd="2" destOrd="0" presId="urn:microsoft.com/office/officeart/2005/8/layout/process1"/>
    <dgm:cxn modelId="{25906683-5030-4B85-A11E-34DF073CD21E}" type="presParOf" srcId="{A48F6776-0619-44AE-806B-CF93F121D184}" destId="{75F7990B-7DD2-4A7D-A693-6417856E2402}" srcOrd="3" destOrd="0" presId="urn:microsoft.com/office/officeart/2005/8/layout/process1"/>
    <dgm:cxn modelId="{B58E94C1-F5F3-467D-A40D-A98F97C3D789}" type="presParOf" srcId="{75F7990B-7DD2-4A7D-A693-6417856E2402}" destId="{0AF4AAE9-D9DC-4D9F-A9A4-34CEF6FDE46C}" srcOrd="0" destOrd="0" presId="urn:microsoft.com/office/officeart/2005/8/layout/process1"/>
    <dgm:cxn modelId="{E5B8E74F-B17F-40B0-9950-DAF469F23611}" type="presParOf" srcId="{A48F6776-0619-44AE-806B-CF93F121D184}" destId="{E37E10C5-FCEC-4AFD-8922-C08230130B9C}" srcOrd="4" destOrd="0" presId="urn:microsoft.com/office/officeart/2005/8/layout/process1"/>
  </dgm:cxnLst>
  <dgm:bg/>
  <dgm:whole/>
  <dgm:extLst>
    <a:ext uri="http://schemas.microsoft.com/office/drawing/2008/diagram">
      <dsp:dataModelExt xmlns:dsp="http://schemas.microsoft.com/office/drawing/2008/diagram" xmlns="" relId="rId19" minVer="http://schemas.openxmlformats.org/drawingml/2006/diagram"/>
    </a:ext>
  </dgm:extLst>
</dgm:dataModel>
</file>

<file path=word/diagrams/layout1.xml><?xml version="1.0" encoding="utf-8"?>
<dgm:layoutDef xmlns:dgm="http://schemas.openxmlformats.org/drawingml/2006/diagram" xmlns:a="http://schemas.openxmlformats.org/drawingml/2006/main" uniqueId="urn:microsoft.com/office/officeart/2005/8/layout/venn2">
  <dgm:title val=""/>
  <dgm:desc val=""/>
  <dgm:catLst>
    <dgm:cat type="relationship" pri="30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7"/>
      <dgm:resizeHandles val="exact"/>
    </dgm:varLst>
    <dgm:alg type="composite">
      <dgm:param type="ar" val="1"/>
    </dgm:alg>
    <dgm:shape xmlns:r="http://schemas.openxmlformats.org/officeDocument/2006/relationships" r:blip="">
      <dgm:adjLst/>
    </dgm:shape>
    <dgm:presOf/>
    <dgm:choose name="Name1">
      <dgm:if name="Name2" axis="ch" ptType="node" func="cnt" op="lte" val="3">
        <dgm:constrLst>
          <dgm:constr type="w" for="ch" forName="comp1" refType="w"/>
          <dgm:constr type="h" for="ch" forName="comp1" refType="w" refFor="ch" refForName="comp1"/>
          <dgm:constr type="w" for="ch" forName="comp2" refType="w" fact="0.75"/>
          <dgm:constr type="h" for="ch" forName="comp2" refType="w" refFor="ch" refForName="comp2"/>
          <dgm:constr type="ctrX" for="ch" forName="comp2" refType="ctrX" refFor="ch" refForName="comp1"/>
          <dgm:constr type="b" for="ch" forName="comp2" refType="b" refFor="ch" refForName="comp1"/>
          <dgm:constr type="w" for="ch" forName="comp3" refType="w" fact="0.5"/>
          <dgm:constr type="h" for="ch" forName="comp3" refType="w" refFor="ch" refForName="comp3"/>
          <dgm:constr type="ctrX" for="ch" forName="comp3" refType="ctrX" refFor="ch" refForName="comp1"/>
          <dgm:constr type="b" for="ch" forName="comp3" refType="b" refFor="ch" refForName="comp1"/>
          <dgm:constr type="primFontSz" for="des" ptType="node" op="equ" val="65"/>
        </dgm:constrLst>
      </dgm:if>
      <dgm:if name="Name3" axis="ch" ptType="node" func="cnt" op="equ" val="4">
        <dgm:constrLst>
          <dgm:constr type="w" for="ch" forName="comp1" refType="w"/>
          <dgm:constr type="h" for="ch" forName="comp1" refType="w" refFor="ch" refForName="comp1"/>
          <dgm:constr type="w" for="ch" forName="comp2" refType="w" fact="0.8"/>
          <dgm:constr type="h" for="ch" forName="comp2" refType="w" refFor="ch" refForName="comp2"/>
          <dgm:constr type="ctrX" for="ch" forName="comp2" refType="ctrX" refFor="ch" refForName="comp1"/>
          <dgm:constr type="b" for="ch" forName="comp2" refType="b" refFor="ch" refForName="comp1"/>
          <dgm:constr type="w" for="ch" forName="comp3" refType="w" fact="0.6"/>
          <dgm:constr type="h" for="ch" forName="comp3" refType="w" refFor="ch" refForName="comp3"/>
          <dgm:constr type="ctrX" for="ch" forName="comp3" refType="ctrX" refFor="ch" refForName="comp1"/>
          <dgm:constr type="b" for="ch" forName="comp3" refType="b" refFor="ch" refForName="comp1"/>
          <dgm:constr type="w" for="ch" forName="comp4" refType="w" fact="0.4"/>
          <dgm:constr type="h" for="ch" forName="comp4" refType="w" refFor="ch" refForName="comp4"/>
          <dgm:constr type="ctrX" for="ch" forName="comp4" refType="ctrX" refFor="ch" refForName="comp1"/>
          <dgm:constr type="b" for="ch" forName="comp4" refType="b" refFor="ch" refForName="comp1"/>
          <dgm:constr type="primFontSz" for="des" ptType="node" op="equ" val="65"/>
        </dgm:constrLst>
      </dgm:if>
      <dgm:else name="Name4">
        <dgm:constrLst>
          <dgm:constr type="w" for="ch" forName="comp1" refType="w"/>
          <dgm:constr type="h" for="ch" forName="comp1" refType="w" refFor="ch" refForName="comp1"/>
          <dgm:constr type="w" for="ch" forName="comp2" refType="w" fact="0.85"/>
          <dgm:constr type="h" for="ch" forName="comp2" refType="w" refFor="ch" refForName="comp2"/>
          <dgm:constr type="ctrX" for="ch" forName="comp2" refType="ctrX" refFor="ch" refForName="comp1"/>
          <dgm:constr type="b" for="ch" forName="comp2" refType="b" refFor="ch" refForName="comp1"/>
          <dgm:constr type="w" for="ch" forName="comp3" refType="w" fact="0.7"/>
          <dgm:constr type="h" for="ch" forName="comp3" refType="w" refFor="ch" refForName="comp3"/>
          <dgm:constr type="ctrX" for="ch" forName="comp3" refType="ctrX" refFor="ch" refForName="comp1"/>
          <dgm:constr type="b" for="ch" forName="comp3" refType="b" refFor="ch" refForName="comp1"/>
          <dgm:constr type="w" for="ch" forName="comp4" refType="w" fact="0.55"/>
          <dgm:constr type="h" for="ch" forName="comp4" refType="w" refFor="ch" refForName="comp4"/>
          <dgm:constr type="ctrX" for="ch" forName="comp4" refType="ctrX" refFor="ch" refForName="comp1"/>
          <dgm:constr type="b" for="ch" forName="comp4" refType="b" refFor="ch" refForName="comp1"/>
          <dgm:constr type="w" for="ch" forName="comp5" refType="w" fact="0.4"/>
          <dgm:constr type="h" for="ch" forName="comp5" refType="w" refFor="ch" refForName="comp5"/>
          <dgm:constr type="ctrX" for="ch" forName="comp5" refType="ctrX" refFor="ch" refForName="comp1"/>
          <dgm:constr type="b" for="ch" forName="comp5" refType="b" refFor="ch" refForName="comp1"/>
          <dgm:constr type="w" for="ch" forName="comp6" refType="w" fact="0.25"/>
          <dgm:constr type="h" for="ch" forName="comp6" refType="w" refFor="ch" refForName="comp6"/>
          <dgm:constr type="ctrX" for="ch" forName="comp6" refType="ctrX" refFor="ch" refForName="comp1"/>
          <dgm:constr type="b" for="ch" forName="comp6" refType="b" refFor="ch" refForName="comp1"/>
          <dgm:constr type="w" for="ch" forName="comp7" refType="w" fact="0.15"/>
          <dgm:constr type="h" for="ch" forName="comp7" refType="w" refFor="ch" refForName="comp7"/>
          <dgm:constr type="ctrX" for="ch" forName="comp7" refType="ctrX" refFor="ch" refForName="comp1"/>
          <dgm:constr type="b" for="ch" forName="comp7" refType="b" refFor="ch" refForName="comp1"/>
          <dgm:constr type="primFontSz" for="des" ptType="node" op="equ" val="65"/>
        </dgm:constrLst>
      </dgm:else>
    </dgm:choose>
    <dgm:ruleLst/>
    <dgm:choose name="Name5">
      <dgm:if name="Name6" axis="ch" ptType="node" func="cnt" op="gte" val="1">
        <dgm:layoutNode name="comp1">
          <dgm:alg type="composite"/>
          <dgm:shape xmlns:r="http://schemas.openxmlformats.org/officeDocument/2006/relationships" r:blip="">
            <dgm:adjLst/>
          </dgm:shape>
          <dgm:presOf/>
          <dgm:choose name="Name7">
            <dgm:if name="Name8" axis="ch" ptType="node" func="cnt" op="equ" val="1">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5"/>
                <dgm:constr type="w" for="ch" forName="c1text" refType="w" refFor="ch" refForName="circle1" fact="0.70711"/>
                <dgm:constr type="h" for="ch" forName="c1text" refType="h" refFor="ch" refForName="circle1" fact="0.5"/>
              </dgm:constrLst>
            </dgm:if>
            <dgm:if name="Name9" axis="ch" ptType="node" func="cnt" op="equ" val="2">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6"/>
                <dgm:constr type="w" for="ch" forName="c1text" refType="w" refFor="ch" refForName="circle1" fact="0.525"/>
                <dgm:constr type="h" for="ch" forName="c1text" refType="h" refFor="ch" refForName="circle1" fact="0.17"/>
              </dgm:constrLst>
            </dgm:if>
            <dgm:if name="Name10" axis="ch" ptType="node" func="cnt" op="equ" val="3">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25"/>
                <dgm:constr type="w" for="ch" forName="c1text" refType="w" refFor="ch" refForName="circle1" fact="0.3495"/>
                <dgm:constr type="h" for="ch" forName="c1text" refType="h" refFor="ch" refForName="circle1" fact="0.15"/>
              </dgm:constrLst>
            </dgm:if>
            <dgm:if name="Name11" axis="ch" ptType="node" func="cnt" op="equ" val="4">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25"/>
                <dgm:constr type="w" for="ch" forName="c1text" refType="w" refFor="ch" refForName="circle1" fact="0.2796"/>
                <dgm:constr type="h" for="ch" forName="c1text" refType="h" refFor="ch" refForName="circle1" fact="0.15"/>
              </dgm:constrLst>
            </dgm:if>
            <dgm:if name="Name12" axis="ch" ptType="node" func="cnt" op="gte" val="5">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
                <dgm:constr type="w" for="ch" forName="c1text" refType="w" refFor="ch" refForName="circle1" fact="0.375"/>
                <dgm:constr type="h" for="ch" forName="c1text" refType="h" refFor="ch" refForName="circle1" fact="0.1"/>
              </dgm:constrLst>
            </dgm:if>
            <dgm:else name="Name13"/>
          </dgm:choose>
          <dgm:ruleLst/>
          <dgm:layoutNode name="circle1" styleLbl="node1">
            <dgm:alg type="sp"/>
            <dgm:shape xmlns:r="http://schemas.openxmlformats.org/officeDocument/2006/relationships" type="ellipse" r:blip="">
              <dgm:adjLst/>
            </dgm:shape>
            <dgm:presOf axis="ch desOrSelf" ptType="node node" st="1 1" cnt="1 0"/>
            <dgm:constrLst>
              <dgm:constr type="h" refType="w"/>
            </dgm:constrLst>
            <dgm:ruleLst/>
          </dgm:layoutNode>
          <dgm:layoutNode name="c1text">
            <dgm:varLst>
              <dgm:bulletEnabled val="1"/>
            </dgm:varLst>
            <dgm:alg type="tx"/>
            <dgm:shape xmlns:r="http://schemas.openxmlformats.org/officeDocument/2006/relationships" type="rect" r:blip="" hideGeom="1">
              <dgm:adjLst/>
            </dgm:shape>
            <dgm:presOf axis="ch desOrSelf" ptType="node node" st="1 1" cnt="1 0"/>
            <dgm:constrLst/>
            <dgm:ruleLst>
              <dgm:rule type="primFontSz" val="5" fact="NaN" max="NaN"/>
            </dgm:ruleLst>
          </dgm:layoutNode>
        </dgm:layoutNode>
      </dgm:if>
      <dgm:else name="Name14"/>
    </dgm:choose>
    <dgm:choose name="Name15">
      <dgm:if name="Name16" axis="ch" ptType="node" func="cnt" op="gte" val="2">
        <dgm:layoutNode name="comp2">
          <dgm:alg type="composite"/>
          <dgm:shape xmlns:r="http://schemas.openxmlformats.org/officeDocument/2006/relationships" r:blip="">
            <dgm:adjLst/>
          </dgm:shape>
          <dgm:presOf/>
          <dgm:choose name="Name17">
            <dgm:if name="Name18" axis="ch" ptType="node" func="cnt" op="equ" val="2">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5"/>
                <dgm:constr type="w" for="ch" forName="c2text" refType="w" refFor="ch" refForName="circle2" fact="0.70711"/>
                <dgm:constr type="h" for="ch" forName="c2text" refType="h" refFor="ch" refForName="circle2" fact="0.5"/>
              </dgm:constrLst>
            </dgm:if>
            <dgm:if name="Name19" axis="ch" ptType="node" func="cnt" op="equ" val="3">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15625"/>
                <dgm:constr type="w" for="ch" forName="c2text" refType="w" refFor="ch" refForName="circle2" fact="0.466"/>
                <dgm:constr type="h" for="ch" forName="c2text" refType="h" refFor="ch" refForName="circle2" fact="0.1875"/>
              </dgm:constrLst>
            </dgm:if>
            <dgm:if name="Name20" axis="ch" ptType="node" func="cnt" op="equ" val="4">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15"/>
                <dgm:constr type="w" for="ch" forName="c2text" refType="w" refFor="ch" refForName="circle2" fact="0.3495"/>
                <dgm:constr type="h" for="ch" forName="c2text" refType="h" refFor="ch" refForName="circle2" fact="0.18"/>
              </dgm:constrLst>
            </dgm:if>
            <dgm:if name="Name21" axis="ch" ptType="node" func="cnt" op="gte" val="5">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115"/>
                <dgm:constr type="w" for="ch" forName="c2text" refType="w" refFor="ch" refForName="circle2" fact="0.43125"/>
                <dgm:constr type="h" for="ch" forName="c2text" refType="h" refFor="ch" refForName="circle2" fact="0.115"/>
              </dgm:constrLst>
            </dgm:if>
            <dgm:else name="Name22"/>
          </dgm:choose>
          <dgm:ruleLst/>
          <dgm:layoutNode name="circle2" styleLbl="node1">
            <dgm:alg type="sp"/>
            <dgm:shape xmlns:r="http://schemas.openxmlformats.org/officeDocument/2006/relationships" type="ellipse" r:blip="">
              <dgm:adjLst/>
            </dgm:shape>
            <dgm:presOf axis="ch desOrSelf" ptType="node node" st="2 1" cnt="1 0"/>
            <dgm:constrLst>
              <dgm:constr type="h" refType="w"/>
            </dgm:constrLst>
            <dgm:ruleLst/>
          </dgm:layoutNode>
          <dgm:layoutNode name="c2text">
            <dgm:varLst>
              <dgm:bulletEnabled val="1"/>
            </dgm:varLst>
            <dgm:alg type="tx"/>
            <dgm:shape xmlns:r="http://schemas.openxmlformats.org/officeDocument/2006/relationships" type="rect" r:blip="" hideGeom="1">
              <dgm:adjLst/>
            </dgm:shape>
            <dgm:presOf axis="ch desOrSelf" ptType="node node" st="2 1" cnt="1 0"/>
            <dgm:constrLst/>
            <dgm:ruleLst>
              <dgm:rule type="primFontSz" val="5" fact="NaN" max="NaN"/>
            </dgm:ruleLst>
          </dgm:layoutNode>
        </dgm:layoutNode>
      </dgm:if>
      <dgm:else name="Name23"/>
    </dgm:choose>
    <dgm:choose name="Name24">
      <dgm:if name="Name25" axis="ch" ptType="node" func="cnt" op="gte" val="3">
        <dgm:layoutNode name="comp3">
          <dgm:alg type="composite"/>
          <dgm:shape xmlns:r="http://schemas.openxmlformats.org/officeDocument/2006/relationships" r:blip="">
            <dgm:adjLst/>
          </dgm:shape>
          <dgm:presOf/>
          <dgm:choose name="Name26">
            <dgm:if name="Name27" axis="ch" ptType="node" func="cnt" op="equ" val="3">
              <dgm:constrLst>
                <dgm:constr type="w" for="ch" forName="circle3" refType="w"/>
                <dgm:constr type="h" for="ch" forName="circle3" refType="h"/>
                <dgm:constr type="ctrX" for="ch" forName="circle3" refType="w" fact="0.5"/>
                <dgm:constr type="ctrY" for="ch" forName="circle3" refType="h" fact="0.5"/>
                <dgm:constr type="ctrX" for="ch" forName="c3text" refType="w" fact="0.5"/>
                <dgm:constr type="ctrY" for="ch" forName="c3text" refType="h" fact="0.5"/>
                <dgm:constr type="w" for="ch" forName="c3text" refType="w" refFor="ch" refForName="circle3" fact="0.70711"/>
                <dgm:constr type="h" for="ch" forName="c3text" refType="h" refFor="ch" refForName="circle3" fact="0.5"/>
              </dgm:constrLst>
            </dgm:if>
            <dgm:if name="Name28" axis="ch" ptType="node" func="cnt" op="equ" val="4">
              <dgm:constrLst>
                <dgm:constr type="w" for="ch" forName="circle3" refType="w"/>
                <dgm:constr type="h" for="ch" forName="circle3" refType="h"/>
                <dgm:constr type="ctrX" for="ch" forName="circle3" refType="w" fact="0.5"/>
                <dgm:constr type="ctrY" for="ch" forName="circle3" refType="h" fact="0.5"/>
                <dgm:constr type="ctrX" for="ch" forName="c3text" refType="w" fact="0.5"/>
                <dgm:constr type="ctrY" for="ch" forName="c3text" refType="h" fact="0.1875"/>
                <dgm:constr type="w" for="ch" forName="c3text" refType="w" refFor="ch" refForName="circle3" fact="0.466"/>
                <dgm:constr type="h" for="ch" forName="c3text" refType="h" refFor="ch" refForName="circle3" fact="0.225"/>
              </dgm:constrLst>
            </dgm:if>
            <dgm:if name="Name29" axis="ch" ptType="node" func="cnt" op="gte" val="5">
              <dgm:constrLst>
                <dgm:constr type="w" for="ch" forName="circle3" refType="w"/>
                <dgm:constr type="h" for="ch" forName="circle3" refType="h"/>
                <dgm:constr type="ctrX" for="ch" forName="circle3" refType="w" fact="0.5"/>
                <dgm:constr type="ctrY" for="ch" forName="circle3" refType="h" fact="0.5"/>
                <dgm:constr type="ctrX" for="ch" forName="c3text" refType="w" fact="0.5"/>
                <dgm:constr type="ctrY" for="ch" forName="c3text" refType="h" fact="0.138"/>
                <dgm:constr type="w" for="ch" forName="c3text" refType="w" refFor="ch" refForName="circle3" fact="0.5175"/>
                <dgm:constr type="h" for="ch" forName="c3text" refType="h" refFor="ch" refForName="circle3" fact="0.138"/>
              </dgm:constrLst>
            </dgm:if>
            <dgm:else name="Name30"/>
          </dgm:choose>
          <dgm:ruleLst/>
          <dgm:layoutNode name="circle3" styleLbl="node1">
            <dgm:alg type="sp"/>
            <dgm:shape xmlns:r="http://schemas.openxmlformats.org/officeDocument/2006/relationships" type="ellipse" r:blip="">
              <dgm:adjLst/>
            </dgm:shape>
            <dgm:presOf axis="ch desOrSelf" ptType="node node" st="3 1" cnt="1 0"/>
            <dgm:constrLst>
              <dgm:constr type="h" refType="w"/>
            </dgm:constrLst>
            <dgm:ruleLst/>
          </dgm:layoutNode>
          <dgm:layoutNode name="c3text">
            <dgm:varLst>
              <dgm:bulletEnabled val="1"/>
            </dgm:varLst>
            <dgm:alg type="tx"/>
            <dgm:shape xmlns:r="http://schemas.openxmlformats.org/officeDocument/2006/relationships" type="rect" r:blip="" hideGeom="1">
              <dgm:adjLst/>
            </dgm:shape>
            <dgm:presOf axis="ch desOrSelf" ptType="node node" st="3 1" cnt="1 0"/>
            <dgm:constrLst/>
            <dgm:ruleLst>
              <dgm:rule type="primFontSz" val="5" fact="NaN" max="NaN"/>
            </dgm:ruleLst>
          </dgm:layoutNode>
        </dgm:layoutNode>
      </dgm:if>
      <dgm:else name="Name31"/>
    </dgm:choose>
    <dgm:choose name="Name32">
      <dgm:if name="Name33" axis="ch" ptType="node" func="cnt" op="gte" val="4">
        <dgm:layoutNode name="comp4">
          <dgm:alg type="composite"/>
          <dgm:shape xmlns:r="http://schemas.openxmlformats.org/officeDocument/2006/relationships" r:blip="">
            <dgm:adjLst/>
          </dgm:shape>
          <dgm:presOf/>
          <dgm:choose name="Name34">
            <dgm:if name="Name35" axis="ch" ptType="node" func="cnt" op="equ" val="4">
              <dgm:constrLst>
                <dgm:constr type="w" for="ch" forName="circle4" refType="w"/>
                <dgm:constr type="h" for="ch" forName="circle4" refType="h"/>
                <dgm:constr type="ctrX" for="ch" forName="circle4" refType="w" fact="0.5"/>
                <dgm:constr type="ctrY" for="ch" forName="circle4" refType="h" fact="0.5"/>
                <dgm:constr type="ctrX" for="ch" forName="c4text" refType="w" fact="0.5"/>
                <dgm:constr type="ctrY" for="ch" forName="c4text" refType="h" fact="0.5"/>
                <dgm:constr type="w" for="ch" forName="c4text" refType="w" refFor="ch" refForName="circle4" fact="0.70711"/>
                <dgm:constr type="h" for="ch" forName="c4text" refType="h" refFor="ch" refForName="circle4" fact="0.5"/>
              </dgm:constrLst>
            </dgm:if>
            <dgm:if name="Name36" axis="ch" ptType="node" func="cnt" op="gte" val="5">
              <dgm:constrLst>
                <dgm:constr type="w" for="ch" forName="circle4" refType="w"/>
                <dgm:constr type="h" for="ch" forName="circle4" refType="h"/>
                <dgm:constr type="ctrX" for="ch" forName="circle4" refType="w" fact="0.5"/>
                <dgm:constr type="ctrY" for="ch" forName="circle4" refType="h" fact="0.5"/>
                <dgm:constr type="ctrX" for="ch" forName="c4text" refType="w" fact="0.5"/>
                <dgm:constr type="ctrY" for="ch" forName="c4text" refType="h" fact="0.18"/>
                <dgm:constr type="w" for="ch" forName="c4text" refType="w" refFor="ch" refForName="circle4" fact="0.54"/>
                <dgm:constr type="h" for="ch" forName="c4text" refType="h" refFor="ch" refForName="circle4" fact="0.18"/>
              </dgm:constrLst>
            </dgm:if>
            <dgm:else name="Name37"/>
          </dgm:choose>
          <dgm:ruleLst/>
          <dgm:layoutNode name="circle4" styleLbl="node1">
            <dgm:alg type="sp"/>
            <dgm:shape xmlns:r="http://schemas.openxmlformats.org/officeDocument/2006/relationships" type="ellipse" r:blip="">
              <dgm:adjLst/>
            </dgm:shape>
            <dgm:presOf axis="ch desOrSelf" ptType="node node" st="4 1" cnt="1 0"/>
            <dgm:constrLst>
              <dgm:constr type="h" refType="w"/>
            </dgm:constrLst>
            <dgm:ruleLst/>
          </dgm:layoutNode>
          <dgm:layoutNode name="c4text">
            <dgm:varLst>
              <dgm:bulletEnabled val="1"/>
            </dgm:varLst>
            <dgm:alg type="tx"/>
            <dgm:shape xmlns:r="http://schemas.openxmlformats.org/officeDocument/2006/relationships" type="rect" r:blip="" hideGeom="1">
              <dgm:adjLst/>
            </dgm:shape>
            <dgm:presOf axis="ch desOrSelf" ptType="node node" st="4 1" cnt="1 0"/>
            <dgm:constrLst/>
            <dgm:ruleLst>
              <dgm:rule type="primFontSz" val="5" fact="NaN" max="NaN"/>
            </dgm:ruleLst>
          </dgm:layoutNode>
        </dgm:layoutNode>
      </dgm:if>
      <dgm:else name="Name38"/>
    </dgm:choose>
    <dgm:choose name="Name39">
      <dgm:if name="Name40" axis="ch" ptType="node" func="cnt" op="gte" val="5">
        <dgm:layoutNode name="comp5">
          <dgm:alg type="composite"/>
          <dgm:shape xmlns:r="http://schemas.openxmlformats.org/officeDocument/2006/relationships" r:blip="">
            <dgm:adjLst/>
          </dgm:shape>
          <dgm:presOf/>
          <dgm:choose name="Name41">
            <dgm:if name="Name42" axis="ch" ptType="node" func="cnt" op="equ" val="5">
              <dgm:constrLst>
                <dgm:constr type="w" for="ch" forName="circle5" refType="w"/>
                <dgm:constr type="h" for="ch" forName="circle5" refType="h"/>
                <dgm:constr type="ctrX" for="ch" forName="circle5" refType="w" fact="0.5"/>
                <dgm:constr type="ctrY" for="ch" forName="circle5" refType="h" fact="0.5"/>
                <dgm:constr type="ctrX" for="ch" forName="c5text" refType="w" fact="0.5"/>
                <dgm:constr type="ctrY" for="ch" forName="c5text" refType="h" fact="0.5"/>
                <dgm:constr type="w" for="ch" forName="c5text" refType="w" refFor="ch" refForName="circle5" fact="0.70711"/>
                <dgm:constr type="h" for="ch" forName="c5text" refType="h" refFor="ch" refForName="circle5" fact="0.5"/>
              </dgm:constrLst>
            </dgm:if>
            <dgm:if name="Name43" axis="ch" ptType="node" func="cnt" op="gte" val="6">
              <dgm:constrLst>
                <dgm:constr type="w" for="ch" forName="circle5" refType="w"/>
                <dgm:constr type="h" for="ch" forName="circle5" refType="h"/>
                <dgm:constr type="ctrX" for="ch" forName="circle5" refType="w" fact="0.5"/>
                <dgm:constr type="ctrY" for="ch" forName="circle5" refType="h" fact="0.5"/>
                <dgm:constr type="ctrX" for="ch" forName="c5text" refType="w" fact="0.5"/>
                <dgm:constr type="ctrY" for="ch" forName="c5text" refType="h" fact="0.25"/>
                <dgm:constr type="w" for="ch" forName="c5text" refType="w" refFor="ch" refForName="circle5" fact="0.65"/>
                <dgm:constr type="h" for="ch" forName="c5text" refType="h" refFor="ch" refForName="circle5" fact="0.25"/>
              </dgm:constrLst>
            </dgm:if>
            <dgm:else name="Name44"/>
          </dgm:choose>
          <dgm:ruleLst/>
          <dgm:layoutNode name="circle5" styleLbl="node1">
            <dgm:alg type="sp"/>
            <dgm:shape xmlns:r="http://schemas.openxmlformats.org/officeDocument/2006/relationships" type="ellipse" r:blip="">
              <dgm:adjLst/>
            </dgm:shape>
            <dgm:presOf axis="ch desOrSelf" ptType="node node" st="5 1" cnt="1 0"/>
            <dgm:constrLst>
              <dgm:constr type="h" refType="w"/>
            </dgm:constrLst>
            <dgm:ruleLst/>
          </dgm:layoutNode>
          <dgm:layoutNode name="c5text">
            <dgm:varLst>
              <dgm:bulletEnabled val="1"/>
            </dgm:varLst>
            <dgm:alg type="tx"/>
            <dgm:shape xmlns:r="http://schemas.openxmlformats.org/officeDocument/2006/relationships" type="rect" r:blip="" hideGeom="1">
              <dgm:adjLst/>
            </dgm:shape>
            <dgm:presOf axis="ch desOrSelf" ptType="node node" st="5 1" cnt="1 0"/>
            <dgm:constrLst/>
            <dgm:ruleLst>
              <dgm:rule type="primFontSz" val="5" fact="NaN" max="NaN"/>
            </dgm:ruleLst>
          </dgm:layoutNode>
        </dgm:layoutNode>
      </dgm:if>
      <dgm:else name="Name45"/>
    </dgm:choose>
    <dgm:choose name="Name46">
      <dgm:if name="Name47" axis="ch" ptType="node" func="cnt" op="gte" val="6">
        <dgm:layoutNode name="comp6">
          <dgm:alg type="composite"/>
          <dgm:shape xmlns:r="http://schemas.openxmlformats.org/officeDocument/2006/relationships" r:blip="">
            <dgm:adjLst/>
          </dgm:shape>
          <dgm:presOf/>
          <dgm:choose name="Name48">
            <dgm:if name="Name49" axis="ch" ptType="node" func="cnt" op="equ" val="6">
              <dgm:constrLst>
                <dgm:constr type="w" for="ch" forName="circle6" refType="w"/>
                <dgm:constr type="h" for="ch" forName="circle6" refType="h"/>
                <dgm:constr type="ctrX" for="ch" forName="circle6" refType="w" fact="0.5"/>
                <dgm:constr type="ctrY" for="ch" forName="circle6" refType="h" fact="0.5"/>
                <dgm:constr type="ctrX" for="ch" forName="c6text" refType="w" fact="0.5"/>
                <dgm:constr type="ctrY" for="ch" forName="c6text" refType="h" fact="0.5"/>
                <dgm:constr type="w" for="ch" forName="c6text" refType="w" refFor="ch" refForName="circle6" fact="0.70711"/>
                <dgm:constr type="h" for="ch" forName="c6text" refType="h" refFor="ch" refForName="circle6" fact="0.5"/>
              </dgm:constrLst>
            </dgm:if>
            <dgm:if name="Name50" axis="ch" ptType="node" func="cnt" op="gte" val="7">
              <dgm:constrLst>
                <dgm:constr type="w" for="ch" forName="circle6" refType="w"/>
                <dgm:constr type="h" for="ch" forName="circle6" refType="h"/>
                <dgm:constr type="ctrX" for="ch" forName="circle6" refType="w" fact="0.5"/>
                <dgm:constr type="ctrY" for="ch" forName="circle6" refType="h" fact="0.5"/>
                <dgm:constr type="ctrX" for="ch" forName="c6text" refType="w" fact="0.5"/>
                <dgm:constr type="ctrY" for="ch" forName="c6text" refType="h" fact="0.27"/>
                <dgm:constr type="w" for="ch" forName="c6text" refType="w" refFor="ch" refForName="circle6" fact="0.68"/>
                <dgm:constr type="h" for="ch" forName="c6text" refType="h" refFor="ch" refForName="circle6" fact="0.241"/>
              </dgm:constrLst>
            </dgm:if>
            <dgm:else name="Name51"/>
          </dgm:choose>
          <dgm:ruleLst/>
          <dgm:layoutNode name="circle6" styleLbl="node1">
            <dgm:alg type="sp"/>
            <dgm:shape xmlns:r="http://schemas.openxmlformats.org/officeDocument/2006/relationships" type="ellipse" r:blip="">
              <dgm:adjLst/>
            </dgm:shape>
            <dgm:presOf axis="ch desOrSelf" ptType="node node" st="6 1" cnt="1 0"/>
            <dgm:constrLst>
              <dgm:constr type="h" refType="w"/>
            </dgm:constrLst>
            <dgm:ruleLst/>
          </dgm:layoutNode>
          <dgm:layoutNode name="c6text">
            <dgm:varLst>
              <dgm:bulletEnabled val="1"/>
            </dgm:varLst>
            <dgm:alg type="tx"/>
            <dgm:shape xmlns:r="http://schemas.openxmlformats.org/officeDocument/2006/relationships" type="rect" r:blip="" hideGeom="1">
              <dgm:adjLst/>
            </dgm:shape>
            <dgm:presOf axis="ch desOrSelf" ptType="node node" st="6 1" cnt="1 0"/>
            <dgm:constrLst/>
            <dgm:ruleLst>
              <dgm:rule type="primFontSz" val="5" fact="NaN" max="NaN"/>
            </dgm:ruleLst>
          </dgm:layoutNode>
        </dgm:layoutNode>
      </dgm:if>
      <dgm:else name="Name52"/>
    </dgm:choose>
    <dgm:choose name="Name53">
      <dgm:if name="Name54" axis="ch" ptType="node" func="cnt" op="gte" val="7">
        <dgm:layoutNode name="comp7">
          <dgm:alg type="composite"/>
          <dgm:shape xmlns:r="http://schemas.openxmlformats.org/officeDocument/2006/relationships" r:blip="">
            <dgm:adjLst/>
          </dgm:shape>
          <dgm:presOf/>
          <dgm:constrLst>
            <dgm:constr type="w" for="ch" forName="circle7" refType="w"/>
            <dgm:constr type="h" for="ch" forName="circle7" refType="h"/>
            <dgm:constr type="ctrX" for="ch" forName="circle7" refType="w" fact="0.5"/>
            <dgm:constr type="ctrY" for="ch" forName="circle7" refType="h" fact="0.5"/>
            <dgm:constr type="ctrX" for="ch" forName="c7text" refType="w" fact="0.5"/>
            <dgm:constr type="ctrY" for="ch" forName="c7text" refType="h" fact="0.5"/>
            <dgm:constr type="w" for="ch" forName="c7text" refType="w" refFor="ch" refForName="circle7" fact="0.70711"/>
            <dgm:constr type="h" for="ch" forName="c7text" refType="h" refFor="ch" refForName="circle7" fact="0.5"/>
          </dgm:constrLst>
          <dgm:ruleLst/>
          <dgm:layoutNode name="circle7" styleLbl="node1">
            <dgm:alg type="sp"/>
            <dgm:shape xmlns:r="http://schemas.openxmlformats.org/officeDocument/2006/relationships" type="ellipse" r:blip="">
              <dgm:adjLst/>
            </dgm:shape>
            <dgm:presOf axis="ch desOrSelf" ptType="node node" st="7 1" cnt="1 0"/>
            <dgm:constrLst>
              <dgm:constr type="h" refType="w"/>
            </dgm:constrLst>
            <dgm:ruleLst/>
          </dgm:layoutNode>
          <dgm:layoutNode name="c7text">
            <dgm:varLst>
              <dgm:bulletEnabled val="1"/>
            </dgm:varLst>
            <dgm:alg type="tx"/>
            <dgm:shape xmlns:r="http://schemas.openxmlformats.org/officeDocument/2006/relationships" type="rect" r:blip="" hideGeom="1">
              <dgm:adjLst/>
            </dgm:shape>
            <dgm:presOf axis="ch desOrSelf" ptType="node node" st="7 1" cnt="1 0"/>
            <dgm:constrLst/>
            <dgm:ruleLst>
              <dgm:rule type="primFontSz" val="5" fact="NaN" max="NaN"/>
            </dgm:ruleLst>
          </dgm:layoutNode>
        </dgm:layoutNode>
      </dgm:if>
      <dgm:else name="Name55"/>
    </dgm:choose>
  </dgm:layoutNode>
</dgm:layoutDef>
</file>

<file path=word/diagrams/layout2.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2010-01-15T00:00:00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2A6CD16-8859-40A2-B756-7A9EAF5616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980</TotalTime>
  <Pages>1</Pages>
  <Words>16748</Words>
  <Characters>92115</Characters>
  <Application>Microsoft Office Word</Application>
  <DocSecurity>0</DocSecurity>
  <Lines>767</Lines>
  <Paragraphs>217</Paragraphs>
  <ScaleCrop>false</ScaleCrop>
  <HeadingPairs>
    <vt:vector size="4" baseType="variant">
      <vt:variant>
        <vt:lpstr>Títol</vt:lpstr>
      </vt:variant>
      <vt:variant>
        <vt:i4>1</vt:i4>
      </vt:variant>
      <vt:variant>
        <vt:lpstr>Título</vt:lpstr>
      </vt:variant>
      <vt:variant>
        <vt:i4>1</vt:i4>
      </vt:variant>
    </vt:vector>
  </HeadingPairs>
  <TitlesOfParts>
    <vt:vector size="2" baseType="lpstr">
      <vt:lpstr>Manual de disseny </vt:lpstr>
      <vt:lpstr>Manual de disseny </vt:lpstr>
    </vt:vector>
  </TitlesOfParts>
  <Company>Límit Tecnologies S.A.</Company>
  <LinksUpToDate>false</LinksUpToDate>
  <CharactersWithSpaces>108646</CharactersWithSpaces>
  <SharedDoc>false</SharedDoc>
  <HLinks>
    <vt:vector size="624" baseType="variant">
      <vt:variant>
        <vt:i4>2162743</vt:i4>
      </vt:variant>
      <vt:variant>
        <vt:i4>1026</vt:i4>
      </vt:variant>
      <vt:variant>
        <vt:i4>0</vt:i4>
      </vt:variant>
      <vt:variant>
        <vt:i4>5</vt:i4>
      </vt:variant>
      <vt:variant>
        <vt:lpwstr>http://www.freemarker.org/</vt:lpwstr>
      </vt:variant>
      <vt:variant>
        <vt:lpwstr/>
      </vt:variant>
      <vt:variant>
        <vt:i4>5963798</vt:i4>
      </vt:variant>
      <vt:variant>
        <vt:i4>897</vt:i4>
      </vt:variant>
      <vt:variant>
        <vt:i4>0</vt:i4>
      </vt:variant>
      <vt:variant>
        <vt:i4>5</vt:i4>
      </vt:variant>
      <vt:variant>
        <vt:lpwstr>http://www.springbyexample.org/examples/spring-modules-validation-module.html</vt:lpwstr>
      </vt:variant>
      <vt:variant>
        <vt:lpwstr/>
      </vt:variant>
      <vt:variant>
        <vt:i4>1310738</vt:i4>
      </vt:variant>
      <vt:variant>
        <vt:i4>741</vt:i4>
      </vt:variant>
      <vt:variant>
        <vt:i4>0</vt:i4>
      </vt:variant>
      <vt:variant>
        <vt:i4>5</vt:i4>
      </vt:variant>
      <vt:variant>
        <vt:lpwstr>http://www.beanshell.org/manual/contents.html</vt:lpwstr>
      </vt:variant>
      <vt:variant>
        <vt:lpwstr/>
      </vt:variant>
      <vt:variant>
        <vt:i4>4456543</vt:i4>
      </vt:variant>
      <vt:variant>
        <vt:i4>606</vt:i4>
      </vt:variant>
      <vt:variant>
        <vt:i4>0</vt:i4>
      </vt:variant>
      <vt:variant>
        <vt:i4>5</vt:i4>
      </vt:variant>
      <vt:variant>
        <vt:lpwstr>http://sourceforge.net/projects/jbpm/files/jBPM 3/jbpm-jpdl-3.3.1.GA/jbpm-installer-3.3.1.GA.jar/download</vt:lpwstr>
      </vt:variant>
      <vt:variant>
        <vt:lpwstr/>
      </vt:variant>
      <vt:variant>
        <vt:i4>5373960</vt:i4>
      </vt:variant>
      <vt:variant>
        <vt:i4>600</vt:i4>
      </vt:variant>
      <vt:variant>
        <vt:i4>0</vt:i4>
      </vt:variant>
      <vt:variant>
        <vt:i4>5</vt:i4>
      </vt:variant>
      <vt:variant>
        <vt:lpwstr>http://sourceforge.net/projects/jbpm/files/jBPM Process Designer/jbpm-jpdl-designer-3.1.7/jbpm-jpdl-designer-site-3.1.7.zip/download</vt:lpwstr>
      </vt:variant>
      <vt:variant>
        <vt:lpwstr/>
      </vt:variant>
      <vt:variant>
        <vt:i4>5374032</vt:i4>
      </vt:variant>
      <vt:variant>
        <vt:i4>597</vt:i4>
      </vt:variant>
      <vt:variant>
        <vt:i4>0</vt:i4>
      </vt:variant>
      <vt:variant>
        <vt:i4>5</vt:i4>
      </vt:variant>
      <vt:variant>
        <vt:lpwstr>http://www.eclipse.org/downloads/</vt:lpwstr>
      </vt:variant>
      <vt:variant>
        <vt:lpwstr/>
      </vt:variant>
      <vt:variant>
        <vt:i4>3080299</vt:i4>
      </vt:variant>
      <vt:variant>
        <vt:i4>591</vt:i4>
      </vt:variant>
      <vt:variant>
        <vt:i4>0</vt:i4>
      </vt:variant>
      <vt:variant>
        <vt:i4>5</vt:i4>
      </vt:variant>
      <vt:variant>
        <vt:lpwstr>http://www.oracle.com/technetwork/java/javase/downloads</vt:lpwstr>
      </vt:variant>
      <vt:variant>
        <vt:lpwstr/>
      </vt:variant>
      <vt:variant>
        <vt:i4>1376319</vt:i4>
      </vt:variant>
      <vt:variant>
        <vt:i4>578</vt:i4>
      </vt:variant>
      <vt:variant>
        <vt:i4>0</vt:i4>
      </vt:variant>
      <vt:variant>
        <vt:i4>5</vt:i4>
      </vt:variant>
      <vt:variant>
        <vt:lpwstr/>
      </vt:variant>
      <vt:variant>
        <vt:lpwstr>_Toc369163360</vt:lpwstr>
      </vt:variant>
      <vt:variant>
        <vt:i4>1441855</vt:i4>
      </vt:variant>
      <vt:variant>
        <vt:i4>572</vt:i4>
      </vt:variant>
      <vt:variant>
        <vt:i4>0</vt:i4>
      </vt:variant>
      <vt:variant>
        <vt:i4>5</vt:i4>
      </vt:variant>
      <vt:variant>
        <vt:lpwstr/>
      </vt:variant>
      <vt:variant>
        <vt:lpwstr>_Toc369163359</vt:lpwstr>
      </vt:variant>
      <vt:variant>
        <vt:i4>1441855</vt:i4>
      </vt:variant>
      <vt:variant>
        <vt:i4>566</vt:i4>
      </vt:variant>
      <vt:variant>
        <vt:i4>0</vt:i4>
      </vt:variant>
      <vt:variant>
        <vt:i4>5</vt:i4>
      </vt:variant>
      <vt:variant>
        <vt:lpwstr/>
      </vt:variant>
      <vt:variant>
        <vt:lpwstr>_Toc369163358</vt:lpwstr>
      </vt:variant>
      <vt:variant>
        <vt:i4>1441855</vt:i4>
      </vt:variant>
      <vt:variant>
        <vt:i4>560</vt:i4>
      </vt:variant>
      <vt:variant>
        <vt:i4>0</vt:i4>
      </vt:variant>
      <vt:variant>
        <vt:i4>5</vt:i4>
      </vt:variant>
      <vt:variant>
        <vt:lpwstr/>
      </vt:variant>
      <vt:variant>
        <vt:lpwstr>_Toc369163357</vt:lpwstr>
      </vt:variant>
      <vt:variant>
        <vt:i4>1441855</vt:i4>
      </vt:variant>
      <vt:variant>
        <vt:i4>554</vt:i4>
      </vt:variant>
      <vt:variant>
        <vt:i4>0</vt:i4>
      </vt:variant>
      <vt:variant>
        <vt:i4>5</vt:i4>
      </vt:variant>
      <vt:variant>
        <vt:lpwstr/>
      </vt:variant>
      <vt:variant>
        <vt:lpwstr>_Toc369163356</vt:lpwstr>
      </vt:variant>
      <vt:variant>
        <vt:i4>1441855</vt:i4>
      </vt:variant>
      <vt:variant>
        <vt:i4>548</vt:i4>
      </vt:variant>
      <vt:variant>
        <vt:i4>0</vt:i4>
      </vt:variant>
      <vt:variant>
        <vt:i4>5</vt:i4>
      </vt:variant>
      <vt:variant>
        <vt:lpwstr/>
      </vt:variant>
      <vt:variant>
        <vt:lpwstr>_Toc369163355</vt:lpwstr>
      </vt:variant>
      <vt:variant>
        <vt:i4>1441855</vt:i4>
      </vt:variant>
      <vt:variant>
        <vt:i4>542</vt:i4>
      </vt:variant>
      <vt:variant>
        <vt:i4>0</vt:i4>
      </vt:variant>
      <vt:variant>
        <vt:i4>5</vt:i4>
      </vt:variant>
      <vt:variant>
        <vt:lpwstr/>
      </vt:variant>
      <vt:variant>
        <vt:lpwstr>_Toc369163354</vt:lpwstr>
      </vt:variant>
      <vt:variant>
        <vt:i4>1441855</vt:i4>
      </vt:variant>
      <vt:variant>
        <vt:i4>536</vt:i4>
      </vt:variant>
      <vt:variant>
        <vt:i4>0</vt:i4>
      </vt:variant>
      <vt:variant>
        <vt:i4>5</vt:i4>
      </vt:variant>
      <vt:variant>
        <vt:lpwstr/>
      </vt:variant>
      <vt:variant>
        <vt:lpwstr>_Toc369163353</vt:lpwstr>
      </vt:variant>
      <vt:variant>
        <vt:i4>1441855</vt:i4>
      </vt:variant>
      <vt:variant>
        <vt:i4>530</vt:i4>
      </vt:variant>
      <vt:variant>
        <vt:i4>0</vt:i4>
      </vt:variant>
      <vt:variant>
        <vt:i4>5</vt:i4>
      </vt:variant>
      <vt:variant>
        <vt:lpwstr/>
      </vt:variant>
      <vt:variant>
        <vt:lpwstr>_Toc369163352</vt:lpwstr>
      </vt:variant>
      <vt:variant>
        <vt:i4>1441855</vt:i4>
      </vt:variant>
      <vt:variant>
        <vt:i4>524</vt:i4>
      </vt:variant>
      <vt:variant>
        <vt:i4>0</vt:i4>
      </vt:variant>
      <vt:variant>
        <vt:i4>5</vt:i4>
      </vt:variant>
      <vt:variant>
        <vt:lpwstr/>
      </vt:variant>
      <vt:variant>
        <vt:lpwstr>_Toc369163351</vt:lpwstr>
      </vt:variant>
      <vt:variant>
        <vt:i4>1441855</vt:i4>
      </vt:variant>
      <vt:variant>
        <vt:i4>518</vt:i4>
      </vt:variant>
      <vt:variant>
        <vt:i4>0</vt:i4>
      </vt:variant>
      <vt:variant>
        <vt:i4>5</vt:i4>
      </vt:variant>
      <vt:variant>
        <vt:lpwstr/>
      </vt:variant>
      <vt:variant>
        <vt:lpwstr>_Toc369163350</vt:lpwstr>
      </vt:variant>
      <vt:variant>
        <vt:i4>1507391</vt:i4>
      </vt:variant>
      <vt:variant>
        <vt:i4>512</vt:i4>
      </vt:variant>
      <vt:variant>
        <vt:i4>0</vt:i4>
      </vt:variant>
      <vt:variant>
        <vt:i4>5</vt:i4>
      </vt:variant>
      <vt:variant>
        <vt:lpwstr/>
      </vt:variant>
      <vt:variant>
        <vt:lpwstr>_Toc369163349</vt:lpwstr>
      </vt:variant>
      <vt:variant>
        <vt:i4>1507391</vt:i4>
      </vt:variant>
      <vt:variant>
        <vt:i4>506</vt:i4>
      </vt:variant>
      <vt:variant>
        <vt:i4>0</vt:i4>
      </vt:variant>
      <vt:variant>
        <vt:i4>5</vt:i4>
      </vt:variant>
      <vt:variant>
        <vt:lpwstr/>
      </vt:variant>
      <vt:variant>
        <vt:lpwstr>_Toc369163348</vt:lpwstr>
      </vt:variant>
      <vt:variant>
        <vt:i4>1507391</vt:i4>
      </vt:variant>
      <vt:variant>
        <vt:i4>500</vt:i4>
      </vt:variant>
      <vt:variant>
        <vt:i4>0</vt:i4>
      </vt:variant>
      <vt:variant>
        <vt:i4>5</vt:i4>
      </vt:variant>
      <vt:variant>
        <vt:lpwstr/>
      </vt:variant>
      <vt:variant>
        <vt:lpwstr>_Toc369163347</vt:lpwstr>
      </vt:variant>
      <vt:variant>
        <vt:i4>1507391</vt:i4>
      </vt:variant>
      <vt:variant>
        <vt:i4>494</vt:i4>
      </vt:variant>
      <vt:variant>
        <vt:i4>0</vt:i4>
      </vt:variant>
      <vt:variant>
        <vt:i4>5</vt:i4>
      </vt:variant>
      <vt:variant>
        <vt:lpwstr/>
      </vt:variant>
      <vt:variant>
        <vt:lpwstr>_Toc369163346</vt:lpwstr>
      </vt:variant>
      <vt:variant>
        <vt:i4>1507391</vt:i4>
      </vt:variant>
      <vt:variant>
        <vt:i4>488</vt:i4>
      </vt:variant>
      <vt:variant>
        <vt:i4>0</vt:i4>
      </vt:variant>
      <vt:variant>
        <vt:i4>5</vt:i4>
      </vt:variant>
      <vt:variant>
        <vt:lpwstr/>
      </vt:variant>
      <vt:variant>
        <vt:lpwstr>_Toc369163345</vt:lpwstr>
      </vt:variant>
      <vt:variant>
        <vt:i4>1507391</vt:i4>
      </vt:variant>
      <vt:variant>
        <vt:i4>482</vt:i4>
      </vt:variant>
      <vt:variant>
        <vt:i4>0</vt:i4>
      </vt:variant>
      <vt:variant>
        <vt:i4>5</vt:i4>
      </vt:variant>
      <vt:variant>
        <vt:lpwstr/>
      </vt:variant>
      <vt:variant>
        <vt:lpwstr>_Toc369163344</vt:lpwstr>
      </vt:variant>
      <vt:variant>
        <vt:i4>1507391</vt:i4>
      </vt:variant>
      <vt:variant>
        <vt:i4>476</vt:i4>
      </vt:variant>
      <vt:variant>
        <vt:i4>0</vt:i4>
      </vt:variant>
      <vt:variant>
        <vt:i4>5</vt:i4>
      </vt:variant>
      <vt:variant>
        <vt:lpwstr/>
      </vt:variant>
      <vt:variant>
        <vt:lpwstr>_Toc369163343</vt:lpwstr>
      </vt:variant>
      <vt:variant>
        <vt:i4>1507391</vt:i4>
      </vt:variant>
      <vt:variant>
        <vt:i4>470</vt:i4>
      </vt:variant>
      <vt:variant>
        <vt:i4>0</vt:i4>
      </vt:variant>
      <vt:variant>
        <vt:i4>5</vt:i4>
      </vt:variant>
      <vt:variant>
        <vt:lpwstr/>
      </vt:variant>
      <vt:variant>
        <vt:lpwstr>_Toc369163342</vt:lpwstr>
      </vt:variant>
      <vt:variant>
        <vt:i4>1507391</vt:i4>
      </vt:variant>
      <vt:variant>
        <vt:i4>464</vt:i4>
      </vt:variant>
      <vt:variant>
        <vt:i4>0</vt:i4>
      </vt:variant>
      <vt:variant>
        <vt:i4>5</vt:i4>
      </vt:variant>
      <vt:variant>
        <vt:lpwstr/>
      </vt:variant>
      <vt:variant>
        <vt:lpwstr>_Toc369163341</vt:lpwstr>
      </vt:variant>
      <vt:variant>
        <vt:i4>1507391</vt:i4>
      </vt:variant>
      <vt:variant>
        <vt:i4>458</vt:i4>
      </vt:variant>
      <vt:variant>
        <vt:i4>0</vt:i4>
      </vt:variant>
      <vt:variant>
        <vt:i4>5</vt:i4>
      </vt:variant>
      <vt:variant>
        <vt:lpwstr/>
      </vt:variant>
      <vt:variant>
        <vt:lpwstr>_Toc369163340</vt:lpwstr>
      </vt:variant>
      <vt:variant>
        <vt:i4>1048639</vt:i4>
      </vt:variant>
      <vt:variant>
        <vt:i4>452</vt:i4>
      </vt:variant>
      <vt:variant>
        <vt:i4>0</vt:i4>
      </vt:variant>
      <vt:variant>
        <vt:i4>5</vt:i4>
      </vt:variant>
      <vt:variant>
        <vt:lpwstr/>
      </vt:variant>
      <vt:variant>
        <vt:lpwstr>_Toc369163339</vt:lpwstr>
      </vt:variant>
      <vt:variant>
        <vt:i4>1048639</vt:i4>
      </vt:variant>
      <vt:variant>
        <vt:i4>446</vt:i4>
      </vt:variant>
      <vt:variant>
        <vt:i4>0</vt:i4>
      </vt:variant>
      <vt:variant>
        <vt:i4>5</vt:i4>
      </vt:variant>
      <vt:variant>
        <vt:lpwstr/>
      </vt:variant>
      <vt:variant>
        <vt:lpwstr>_Toc369163338</vt:lpwstr>
      </vt:variant>
      <vt:variant>
        <vt:i4>1048639</vt:i4>
      </vt:variant>
      <vt:variant>
        <vt:i4>440</vt:i4>
      </vt:variant>
      <vt:variant>
        <vt:i4>0</vt:i4>
      </vt:variant>
      <vt:variant>
        <vt:i4>5</vt:i4>
      </vt:variant>
      <vt:variant>
        <vt:lpwstr/>
      </vt:variant>
      <vt:variant>
        <vt:lpwstr>_Toc369163337</vt:lpwstr>
      </vt:variant>
      <vt:variant>
        <vt:i4>1048639</vt:i4>
      </vt:variant>
      <vt:variant>
        <vt:i4>434</vt:i4>
      </vt:variant>
      <vt:variant>
        <vt:i4>0</vt:i4>
      </vt:variant>
      <vt:variant>
        <vt:i4>5</vt:i4>
      </vt:variant>
      <vt:variant>
        <vt:lpwstr/>
      </vt:variant>
      <vt:variant>
        <vt:lpwstr>_Toc369163336</vt:lpwstr>
      </vt:variant>
      <vt:variant>
        <vt:i4>1048639</vt:i4>
      </vt:variant>
      <vt:variant>
        <vt:i4>428</vt:i4>
      </vt:variant>
      <vt:variant>
        <vt:i4>0</vt:i4>
      </vt:variant>
      <vt:variant>
        <vt:i4>5</vt:i4>
      </vt:variant>
      <vt:variant>
        <vt:lpwstr/>
      </vt:variant>
      <vt:variant>
        <vt:lpwstr>_Toc369163335</vt:lpwstr>
      </vt:variant>
      <vt:variant>
        <vt:i4>1048639</vt:i4>
      </vt:variant>
      <vt:variant>
        <vt:i4>422</vt:i4>
      </vt:variant>
      <vt:variant>
        <vt:i4>0</vt:i4>
      </vt:variant>
      <vt:variant>
        <vt:i4>5</vt:i4>
      </vt:variant>
      <vt:variant>
        <vt:lpwstr/>
      </vt:variant>
      <vt:variant>
        <vt:lpwstr>_Toc369163334</vt:lpwstr>
      </vt:variant>
      <vt:variant>
        <vt:i4>1048639</vt:i4>
      </vt:variant>
      <vt:variant>
        <vt:i4>416</vt:i4>
      </vt:variant>
      <vt:variant>
        <vt:i4>0</vt:i4>
      </vt:variant>
      <vt:variant>
        <vt:i4>5</vt:i4>
      </vt:variant>
      <vt:variant>
        <vt:lpwstr/>
      </vt:variant>
      <vt:variant>
        <vt:lpwstr>_Toc369163333</vt:lpwstr>
      </vt:variant>
      <vt:variant>
        <vt:i4>1048639</vt:i4>
      </vt:variant>
      <vt:variant>
        <vt:i4>410</vt:i4>
      </vt:variant>
      <vt:variant>
        <vt:i4>0</vt:i4>
      </vt:variant>
      <vt:variant>
        <vt:i4>5</vt:i4>
      </vt:variant>
      <vt:variant>
        <vt:lpwstr/>
      </vt:variant>
      <vt:variant>
        <vt:lpwstr>_Toc369163332</vt:lpwstr>
      </vt:variant>
      <vt:variant>
        <vt:i4>1048639</vt:i4>
      </vt:variant>
      <vt:variant>
        <vt:i4>404</vt:i4>
      </vt:variant>
      <vt:variant>
        <vt:i4>0</vt:i4>
      </vt:variant>
      <vt:variant>
        <vt:i4>5</vt:i4>
      </vt:variant>
      <vt:variant>
        <vt:lpwstr/>
      </vt:variant>
      <vt:variant>
        <vt:lpwstr>_Toc369163331</vt:lpwstr>
      </vt:variant>
      <vt:variant>
        <vt:i4>1048639</vt:i4>
      </vt:variant>
      <vt:variant>
        <vt:i4>398</vt:i4>
      </vt:variant>
      <vt:variant>
        <vt:i4>0</vt:i4>
      </vt:variant>
      <vt:variant>
        <vt:i4>5</vt:i4>
      </vt:variant>
      <vt:variant>
        <vt:lpwstr/>
      </vt:variant>
      <vt:variant>
        <vt:lpwstr>_Toc369163330</vt:lpwstr>
      </vt:variant>
      <vt:variant>
        <vt:i4>1114175</vt:i4>
      </vt:variant>
      <vt:variant>
        <vt:i4>392</vt:i4>
      </vt:variant>
      <vt:variant>
        <vt:i4>0</vt:i4>
      </vt:variant>
      <vt:variant>
        <vt:i4>5</vt:i4>
      </vt:variant>
      <vt:variant>
        <vt:lpwstr/>
      </vt:variant>
      <vt:variant>
        <vt:lpwstr>_Toc369163329</vt:lpwstr>
      </vt:variant>
      <vt:variant>
        <vt:i4>1114175</vt:i4>
      </vt:variant>
      <vt:variant>
        <vt:i4>386</vt:i4>
      </vt:variant>
      <vt:variant>
        <vt:i4>0</vt:i4>
      </vt:variant>
      <vt:variant>
        <vt:i4>5</vt:i4>
      </vt:variant>
      <vt:variant>
        <vt:lpwstr/>
      </vt:variant>
      <vt:variant>
        <vt:lpwstr>_Toc369163328</vt:lpwstr>
      </vt:variant>
      <vt:variant>
        <vt:i4>1114175</vt:i4>
      </vt:variant>
      <vt:variant>
        <vt:i4>380</vt:i4>
      </vt:variant>
      <vt:variant>
        <vt:i4>0</vt:i4>
      </vt:variant>
      <vt:variant>
        <vt:i4>5</vt:i4>
      </vt:variant>
      <vt:variant>
        <vt:lpwstr/>
      </vt:variant>
      <vt:variant>
        <vt:lpwstr>_Toc369163327</vt:lpwstr>
      </vt:variant>
      <vt:variant>
        <vt:i4>1114175</vt:i4>
      </vt:variant>
      <vt:variant>
        <vt:i4>374</vt:i4>
      </vt:variant>
      <vt:variant>
        <vt:i4>0</vt:i4>
      </vt:variant>
      <vt:variant>
        <vt:i4>5</vt:i4>
      </vt:variant>
      <vt:variant>
        <vt:lpwstr/>
      </vt:variant>
      <vt:variant>
        <vt:lpwstr>_Toc369163326</vt:lpwstr>
      </vt:variant>
      <vt:variant>
        <vt:i4>1114175</vt:i4>
      </vt:variant>
      <vt:variant>
        <vt:i4>368</vt:i4>
      </vt:variant>
      <vt:variant>
        <vt:i4>0</vt:i4>
      </vt:variant>
      <vt:variant>
        <vt:i4>5</vt:i4>
      </vt:variant>
      <vt:variant>
        <vt:lpwstr/>
      </vt:variant>
      <vt:variant>
        <vt:lpwstr>_Toc369163325</vt:lpwstr>
      </vt:variant>
      <vt:variant>
        <vt:i4>1114175</vt:i4>
      </vt:variant>
      <vt:variant>
        <vt:i4>362</vt:i4>
      </vt:variant>
      <vt:variant>
        <vt:i4>0</vt:i4>
      </vt:variant>
      <vt:variant>
        <vt:i4>5</vt:i4>
      </vt:variant>
      <vt:variant>
        <vt:lpwstr/>
      </vt:variant>
      <vt:variant>
        <vt:lpwstr>_Toc369163324</vt:lpwstr>
      </vt:variant>
      <vt:variant>
        <vt:i4>1179711</vt:i4>
      </vt:variant>
      <vt:variant>
        <vt:i4>356</vt:i4>
      </vt:variant>
      <vt:variant>
        <vt:i4>0</vt:i4>
      </vt:variant>
      <vt:variant>
        <vt:i4>5</vt:i4>
      </vt:variant>
      <vt:variant>
        <vt:lpwstr/>
      </vt:variant>
      <vt:variant>
        <vt:lpwstr>_Toc369163319</vt:lpwstr>
      </vt:variant>
      <vt:variant>
        <vt:i4>1179711</vt:i4>
      </vt:variant>
      <vt:variant>
        <vt:i4>350</vt:i4>
      </vt:variant>
      <vt:variant>
        <vt:i4>0</vt:i4>
      </vt:variant>
      <vt:variant>
        <vt:i4>5</vt:i4>
      </vt:variant>
      <vt:variant>
        <vt:lpwstr/>
      </vt:variant>
      <vt:variant>
        <vt:lpwstr>_Toc369163318</vt:lpwstr>
      </vt:variant>
      <vt:variant>
        <vt:i4>1179711</vt:i4>
      </vt:variant>
      <vt:variant>
        <vt:i4>344</vt:i4>
      </vt:variant>
      <vt:variant>
        <vt:i4>0</vt:i4>
      </vt:variant>
      <vt:variant>
        <vt:i4>5</vt:i4>
      </vt:variant>
      <vt:variant>
        <vt:lpwstr/>
      </vt:variant>
      <vt:variant>
        <vt:lpwstr>_Toc369163317</vt:lpwstr>
      </vt:variant>
      <vt:variant>
        <vt:i4>1179711</vt:i4>
      </vt:variant>
      <vt:variant>
        <vt:i4>338</vt:i4>
      </vt:variant>
      <vt:variant>
        <vt:i4>0</vt:i4>
      </vt:variant>
      <vt:variant>
        <vt:i4>5</vt:i4>
      </vt:variant>
      <vt:variant>
        <vt:lpwstr/>
      </vt:variant>
      <vt:variant>
        <vt:lpwstr>_Toc369163316</vt:lpwstr>
      </vt:variant>
      <vt:variant>
        <vt:i4>1179711</vt:i4>
      </vt:variant>
      <vt:variant>
        <vt:i4>332</vt:i4>
      </vt:variant>
      <vt:variant>
        <vt:i4>0</vt:i4>
      </vt:variant>
      <vt:variant>
        <vt:i4>5</vt:i4>
      </vt:variant>
      <vt:variant>
        <vt:lpwstr/>
      </vt:variant>
      <vt:variant>
        <vt:lpwstr>_Toc369163314</vt:lpwstr>
      </vt:variant>
      <vt:variant>
        <vt:i4>1179711</vt:i4>
      </vt:variant>
      <vt:variant>
        <vt:i4>326</vt:i4>
      </vt:variant>
      <vt:variant>
        <vt:i4>0</vt:i4>
      </vt:variant>
      <vt:variant>
        <vt:i4>5</vt:i4>
      </vt:variant>
      <vt:variant>
        <vt:lpwstr/>
      </vt:variant>
      <vt:variant>
        <vt:lpwstr>_Toc369163313</vt:lpwstr>
      </vt:variant>
      <vt:variant>
        <vt:i4>1179711</vt:i4>
      </vt:variant>
      <vt:variant>
        <vt:i4>320</vt:i4>
      </vt:variant>
      <vt:variant>
        <vt:i4>0</vt:i4>
      </vt:variant>
      <vt:variant>
        <vt:i4>5</vt:i4>
      </vt:variant>
      <vt:variant>
        <vt:lpwstr/>
      </vt:variant>
      <vt:variant>
        <vt:lpwstr>_Toc369163312</vt:lpwstr>
      </vt:variant>
      <vt:variant>
        <vt:i4>1179711</vt:i4>
      </vt:variant>
      <vt:variant>
        <vt:i4>314</vt:i4>
      </vt:variant>
      <vt:variant>
        <vt:i4>0</vt:i4>
      </vt:variant>
      <vt:variant>
        <vt:i4>5</vt:i4>
      </vt:variant>
      <vt:variant>
        <vt:lpwstr/>
      </vt:variant>
      <vt:variant>
        <vt:lpwstr>_Toc369163311</vt:lpwstr>
      </vt:variant>
      <vt:variant>
        <vt:i4>1179711</vt:i4>
      </vt:variant>
      <vt:variant>
        <vt:i4>308</vt:i4>
      </vt:variant>
      <vt:variant>
        <vt:i4>0</vt:i4>
      </vt:variant>
      <vt:variant>
        <vt:i4>5</vt:i4>
      </vt:variant>
      <vt:variant>
        <vt:lpwstr/>
      </vt:variant>
      <vt:variant>
        <vt:lpwstr>_Toc369163310</vt:lpwstr>
      </vt:variant>
      <vt:variant>
        <vt:i4>1245247</vt:i4>
      </vt:variant>
      <vt:variant>
        <vt:i4>302</vt:i4>
      </vt:variant>
      <vt:variant>
        <vt:i4>0</vt:i4>
      </vt:variant>
      <vt:variant>
        <vt:i4>5</vt:i4>
      </vt:variant>
      <vt:variant>
        <vt:lpwstr/>
      </vt:variant>
      <vt:variant>
        <vt:lpwstr>_Toc369163309</vt:lpwstr>
      </vt:variant>
      <vt:variant>
        <vt:i4>1245247</vt:i4>
      </vt:variant>
      <vt:variant>
        <vt:i4>296</vt:i4>
      </vt:variant>
      <vt:variant>
        <vt:i4>0</vt:i4>
      </vt:variant>
      <vt:variant>
        <vt:i4>5</vt:i4>
      </vt:variant>
      <vt:variant>
        <vt:lpwstr/>
      </vt:variant>
      <vt:variant>
        <vt:lpwstr>_Toc369163308</vt:lpwstr>
      </vt:variant>
      <vt:variant>
        <vt:i4>1245247</vt:i4>
      </vt:variant>
      <vt:variant>
        <vt:i4>290</vt:i4>
      </vt:variant>
      <vt:variant>
        <vt:i4>0</vt:i4>
      </vt:variant>
      <vt:variant>
        <vt:i4>5</vt:i4>
      </vt:variant>
      <vt:variant>
        <vt:lpwstr/>
      </vt:variant>
      <vt:variant>
        <vt:lpwstr>_Toc369163307</vt:lpwstr>
      </vt:variant>
      <vt:variant>
        <vt:i4>1245247</vt:i4>
      </vt:variant>
      <vt:variant>
        <vt:i4>284</vt:i4>
      </vt:variant>
      <vt:variant>
        <vt:i4>0</vt:i4>
      </vt:variant>
      <vt:variant>
        <vt:i4>5</vt:i4>
      </vt:variant>
      <vt:variant>
        <vt:lpwstr/>
      </vt:variant>
      <vt:variant>
        <vt:lpwstr>_Toc369163306</vt:lpwstr>
      </vt:variant>
      <vt:variant>
        <vt:i4>1245247</vt:i4>
      </vt:variant>
      <vt:variant>
        <vt:i4>278</vt:i4>
      </vt:variant>
      <vt:variant>
        <vt:i4>0</vt:i4>
      </vt:variant>
      <vt:variant>
        <vt:i4>5</vt:i4>
      </vt:variant>
      <vt:variant>
        <vt:lpwstr/>
      </vt:variant>
      <vt:variant>
        <vt:lpwstr>_Toc369163305</vt:lpwstr>
      </vt:variant>
      <vt:variant>
        <vt:i4>1245247</vt:i4>
      </vt:variant>
      <vt:variant>
        <vt:i4>272</vt:i4>
      </vt:variant>
      <vt:variant>
        <vt:i4>0</vt:i4>
      </vt:variant>
      <vt:variant>
        <vt:i4>5</vt:i4>
      </vt:variant>
      <vt:variant>
        <vt:lpwstr/>
      </vt:variant>
      <vt:variant>
        <vt:lpwstr>_Toc369163304</vt:lpwstr>
      </vt:variant>
      <vt:variant>
        <vt:i4>1245247</vt:i4>
      </vt:variant>
      <vt:variant>
        <vt:i4>266</vt:i4>
      </vt:variant>
      <vt:variant>
        <vt:i4>0</vt:i4>
      </vt:variant>
      <vt:variant>
        <vt:i4>5</vt:i4>
      </vt:variant>
      <vt:variant>
        <vt:lpwstr/>
      </vt:variant>
      <vt:variant>
        <vt:lpwstr>_Toc369163303</vt:lpwstr>
      </vt:variant>
      <vt:variant>
        <vt:i4>1245247</vt:i4>
      </vt:variant>
      <vt:variant>
        <vt:i4>260</vt:i4>
      </vt:variant>
      <vt:variant>
        <vt:i4>0</vt:i4>
      </vt:variant>
      <vt:variant>
        <vt:i4>5</vt:i4>
      </vt:variant>
      <vt:variant>
        <vt:lpwstr/>
      </vt:variant>
      <vt:variant>
        <vt:lpwstr>_Toc369163302</vt:lpwstr>
      </vt:variant>
      <vt:variant>
        <vt:i4>1245247</vt:i4>
      </vt:variant>
      <vt:variant>
        <vt:i4>254</vt:i4>
      </vt:variant>
      <vt:variant>
        <vt:i4>0</vt:i4>
      </vt:variant>
      <vt:variant>
        <vt:i4>5</vt:i4>
      </vt:variant>
      <vt:variant>
        <vt:lpwstr/>
      </vt:variant>
      <vt:variant>
        <vt:lpwstr>_Toc369163301</vt:lpwstr>
      </vt:variant>
      <vt:variant>
        <vt:i4>1245247</vt:i4>
      </vt:variant>
      <vt:variant>
        <vt:i4>248</vt:i4>
      </vt:variant>
      <vt:variant>
        <vt:i4>0</vt:i4>
      </vt:variant>
      <vt:variant>
        <vt:i4>5</vt:i4>
      </vt:variant>
      <vt:variant>
        <vt:lpwstr/>
      </vt:variant>
      <vt:variant>
        <vt:lpwstr>_Toc369163300</vt:lpwstr>
      </vt:variant>
      <vt:variant>
        <vt:i4>1703998</vt:i4>
      </vt:variant>
      <vt:variant>
        <vt:i4>242</vt:i4>
      </vt:variant>
      <vt:variant>
        <vt:i4>0</vt:i4>
      </vt:variant>
      <vt:variant>
        <vt:i4>5</vt:i4>
      </vt:variant>
      <vt:variant>
        <vt:lpwstr/>
      </vt:variant>
      <vt:variant>
        <vt:lpwstr>_Toc369163299</vt:lpwstr>
      </vt:variant>
      <vt:variant>
        <vt:i4>1703998</vt:i4>
      </vt:variant>
      <vt:variant>
        <vt:i4>236</vt:i4>
      </vt:variant>
      <vt:variant>
        <vt:i4>0</vt:i4>
      </vt:variant>
      <vt:variant>
        <vt:i4>5</vt:i4>
      </vt:variant>
      <vt:variant>
        <vt:lpwstr/>
      </vt:variant>
      <vt:variant>
        <vt:lpwstr>_Toc369163298</vt:lpwstr>
      </vt:variant>
      <vt:variant>
        <vt:i4>1703998</vt:i4>
      </vt:variant>
      <vt:variant>
        <vt:i4>230</vt:i4>
      </vt:variant>
      <vt:variant>
        <vt:i4>0</vt:i4>
      </vt:variant>
      <vt:variant>
        <vt:i4>5</vt:i4>
      </vt:variant>
      <vt:variant>
        <vt:lpwstr/>
      </vt:variant>
      <vt:variant>
        <vt:lpwstr>_Toc369163297</vt:lpwstr>
      </vt:variant>
      <vt:variant>
        <vt:i4>1703998</vt:i4>
      </vt:variant>
      <vt:variant>
        <vt:i4>224</vt:i4>
      </vt:variant>
      <vt:variant>
        <vt:i4>0</vt:i4>
      </vt:variant>
      <vt:variant>
        <vt:i4>5</vt:i4>
      </vt:variant>
      <vt:variant>
        <vt:lpwstr/>
      </vt:variant>
      <vt:variant>
        <vt:lpwstr>_Toc369163296</vt:lpwstr>
      </vt:variant>
      <vt:variant>
        <vt:i4>1703998</vt:i4>
      </vt:variant>
      <vt:variant>
        <vt:i4>218</vt:i4>
      </vt:variant>
      <vt:variant>
        <vt:i4>0</vt:i4>
      </vt:variant>
      <vt:variant>
        <vt:i4>5</vt:i4>
      </vt:variant>
      <vt:variant>
        <vt:lpwstr/>
      </vt:variant>
      <vt:variant>
        <vt:lpwstr>_Toc369163295</vt:lpwstr>
      </vt:variant>
      <vt:variant>
        <vt:i4>1703998</vt:i4>
      </vt:variant>
      <vt:variant>
        <vt:i4>212</vt:i4>
      </vt:variant>
      <vt:variant>
        <vt:i4>0</vt:i4>
      </vt:variant>
      <vt:variant>
        <vt:i4>5</vt:i4>
      </vt:variant>
      <vt:variant>
        <vt:lpwstr/>
      </vt:variant>
      <vt:variant>
        <vt:lpwstr>_Toc369163294</vt:lpwstr>
      </vt:variant>
      <vt:variant>
        <vt:i4>1703998</vt:i4>
      </vt:variant>
      <vt:variant>
        <vt:i4>206</vt:i4>
      </vt:variant>
      <vt:variant>
        <vt:i4>0</vt:i4>
      </vt:variant>
      <vt:variant>
        <vt:i4>5</vt:i4>
      </vt:variant>
      <vt:variant>
        <vt:lpwstr/>
      </vt:variant>
      <vt:variant>
        <vt:lpwstr>_Toc369163293</vt:lpwstr>
      </vt:variant>
      <vt:variant>
        <vt:i4>1703998</vt:i4>
      </vt:variant>
      <vt:variant>
        <vt:i4>200</vt:i4>
      </vt:variant>
      <vt:variant>
        <vt:i4>0</vt:i4>
      </vt:variant>
      <vt:variant>
        <vt:i4>5</vt:i4>
      </vt:variant>
      <vt:variant>
        <vt:lpwstr/>
      </vt:variant>
      <vt:variant>
        <vt:lpwstr>_Toc369163292</vt:lpwstr>
      </vt:variant>
      <vt:variant>
        <vt:i4>1703998</vt:i4>
      </vt:variant>
      <vt:variant>
        <vt:i4>194</vt:i4>
      </vt:variant>
      <vt:variant>
        <vt:i4>0</vt:i4>
      </vt:variant>
      <vt:variant>
        <vt:i4>5</vt:i4>
      </vt:variant>
      <vt:variant>
        <vt:lpwstr/>
      </vt:variant>
      <vt:variant>
        <vt:lpwstr>_Toc369163291</vt:lpwstr>
      </vt:variant>
      <vt:variant>
        <vt:i4>1703998</vt:i4>
      </vt:variant>
      <vt:variant>
        <vt:i4>188</vt:i4>
      </vt:variant>
      <vt:variant>
        <vt:i4>0</vt:i4>
      </vt:variant>
      <vt:variant>
        <vt:i4>5</vt:i4>
      </vt:variant>
      <vt:variant>
        <vt:lpwstr/>
      </vt:variant>
      <vt:variant>
        <vt:lpwstr>_Toc369163290</vt:lpwstr>
      </vt:variant>
      <vt:variant>
        <vt:i4>1769534</vt:i4>
      </vt:variant>
      <vt:variant>
        <vt:i4>182</vt:i4>
      </vt:variant>
      <vt:variant>
        <vt:i4>0</vt:i4>
      </vt:variant>
      <vt:variant>
        <vt:i4>5</vt:i4>
      </vt:variant>
      <vt:variant>
        <vt:lpwstr/>
      </vt:variant>
      <vt:variant>
        <vt:lpwstr>_Toc369163289</vt:lpwstr>
      </vt:variant>
      <vt:variant>
        <vt:i4>1769534</vt:i4>
      </vt:variant>
      <vt:variant>
        <vt:i4>176</vt:i4>
      </vt:variant>
      <vt:variant>
        <vt:i4>0</vt:i4>
      </vt:variant>
      <vt:variant>
        <vt:i4>5</vt:i4>
      </vt:variant>
      <vt:variant>
        <vt:lpwstr/>
      </vt:variant>
      <vt:variant>
        <vt:lpwstr>_Toc369163288</vt:lpwstr>
      </vt:variant>
      <vt:variant>
        <vt:i4>1769534</vt:i4>
      </vt:variant>
      <vt:variant>
        <vt:i4>170</vt:i4>
      </vt:variant>
      <vt:variant>
        <vt:i4>0</vt:i4>
      </vt:variant>
      <vt:variant>
        <vt:i4>5</vt:i4>
      </vt:variant>
      <vt:variant>
        <vt:lpwstr/>
      </vt:variant>
      <vt:variant>
        <vt:lpwstr>_Toc369163287</vt:lpwstr>
      </vt:variant>
      <vt:variant>
        <vt:i4>1769534</vt:i4>
      </vt:variant>
      <vt:variant>
        <vt:i4>164</vt:i4>
      </vt:variant>
      <vt:variant>
        <vt:i4>0</vt:i4>
      </vt:variant>
      <vt:variant>
        <vt:i4>5</vt:i4>
      </vt:variant>
      <vt:variant>
        <vt:lpwstr/>
      </vt:variant>
      <vt:variant>
        <vt:lpwstr>_Toc369163286</vt:lpwstr>
      </vt:variant>
      <vt:variant>
        <vt:i4>1769534</vt:i4>
      </vt:variant>
      <vt:variant>
        <vt:i4>158</vt:i4>
      </vt:variant>
      <vt:variant>
        <vt:i4>0</vt:i4>
      </vt:variant>
      <vt:variant>
        <vt:i4>5</vt:i4>
      </vt:variant>
      <vt:variant>
        <vt:lpwstr/>
      </vt:variant>
      <vt:variant>
        <vt:lpwstr>_Toc369163285</vt:lpwstr>
      </vt:variant>
      <vt:variant>
        <vt:i4>1769534</vt:i4>
      </vt:variant>
      <vt:variant>
        <vt:i4>152</vt:i4>
      </vt:variant>
      <vt:variant>
        <vt:i4>0</vt:i4>
      </vt:variant>
      <vt:variant>
        <vt:i4>5</vt:i4>
      </vt:variant>
      <vt:variant>
        <vt:lpwstr/>
      </vt:variant>
      <vt:variant>
        <vt:lpwstr>_Toc369163284</vt:lpwstr>
      </vt:variant>
      <vt:variant>
        <vt:i4>1769534</vt:i4>
      </vt:variant>
      <vt:variant>
        <vt:i4>146</vt:i4>
      </vt:variant>
      <vt:variant>
        <vt:i4>0</vt:i4>
      </vt:variant>
      <vt:variant>
        <vt:i4>5</vt:i4>
      </vt:variant>
      <vt:variant>
        <vt:lpwstr/>
      </vt:variant>
      <vt:variant>
        <vt:lpwstr>_Toc369163283</vt:lpwstr>
      </vt:variant>
      <vt:variant>
        <vt:i4>1769534</vt:i4>
      </vt:variant>
      <vt:variant>
        <vt:i4>140</vt:i4>
      </vt:variant>
      <vt:variant>
        <vt:i4>0</vt:i4>
      </vt:variant>
      <vt:variant>
        <vt:i4>5</vt:i4>
      </vt:variant>
      <vt:variant>
        <vt:lpwstr/>
      </vt:variant>
      <vt:variant>
        <vt:lpwstr>_Toc369163282</vt:lpwstr>
      </vt:variant>
      <vt:variant>
        <vt:i4>1769534</vt:i4>
      </vt:variant>
      <vt:variant>
        <vt:i4>134</vt:i4>
      </vt:variant>
      <vt:variant>
        <vt:i4>0</vt:i4>
      </vt:variant>
      <vt:variant>
        <vt:i4>5</vt:i4>
      </vt:variant>
      <vt:variant>
        <vt:lpwstr/>
      </vt:variant>
      <vt:variant>
        <vt:lpwstr>_Toc369163281</vt:lpwstr>
      </vt:variant>
      <vt:variant>
        <vt:i4>1769534</vt:i4>
      </vt:variant>
      <vt:variant>
        <vt:i4>128</vt:i4>
      </vt:variant>
      <vt:variant>
        <vt:i4>0</vt:i4>
      </vt:variant>
      <vt:variant>
        <vt:i4>5</vt:i4>
      </vt:variant>
      <vt:variant>
        <vt:lpwstr/>
      </vt:variant>
      <vt:variant>
        <vt:lpwstr>_Toc369163280</vt:lpwstr>
      </vt:variant>
      <vt:variant>
        <vt:i4>1310782</vt:i4>
      </vt:variant>
      <vt:variant>
        <vt:i4>122</vt:i4>
      </vt:variant>
      <vt:variant>
        <vt:i4>0</vt:i4>
      </vt:variant>
      <vt:variant>
        <vt:i4>5</vt:i4>
      </vt:variant>
      <vt:variant>
        <vt:lpwstr/>
      </vt:variant>
      <vt:variant>
        <vt:lpwstr>_Toc369163279</vt:lpwstr>
      </vt:variant>
      <vt:variant>
        <vt:i4>1310782</vt:i4>
      </vt:variant>
      <vt:variant>
        <vt:i4>116</vt:i4>
      </vt:variant>
      <vt:variant>
        <vt:i4>0</vt:i4>
      </vt:variant>
      <vt:variant>
        <vt:i4>5</vt:i4>
      </vt:variant>
      <vt:variant>
        <vt:lpwstr/>
      </vt:variant>
      <vt:variant>
        <vt:lpwstr>_Toc369163278</vt:lpwstr>
      </vt:variant>
      <vt:variant>
        <vt:i4>1310782</vt:i4>
      </vt:variant>
      <vt:variant>
        <vt:i4>110</vt:i4>
      </vt:variant>
      <vt:variant>
        <vt:i4>0</vt:i4>
      </vt:variant>
      <vt:variant>
        <vt:i4>5</vt:i4>
      </vt:variant>
      <vt:variant>
        <vt:lpwstr/>
      </vt:variant>
      <vt:variant>
        <vt:lpwstr>_Toc369163277</vt:lpwstr>
      </vt:variant>
      <vt:variant>
        <vt:i4>1310782</vt:i4>
      </vt:variant>
      <vt:variant>
        <vt:i4>104</vt:i4>
      </vt:variant>
      <vt:variant>
        <vt:i4>0</vt:i4>
      </vt:variant>
      <vt:variant>
        <vt:i4>5</vt:i4>
      </vt:variant>
      <vt:variant>
        <vt:lpwstr/>
      </vt:variant>
      <vt:variant>
        <vt:lpwstr>_Toc369163276</vt:lpwstr>
      </vt:variant>
      <vt:variant>
        <vt:i4>1310782</vt:i4>
      </vt:variant>
      <vt:variant>
        <vt:i4>98</vt:i4>
      </vt:variant>
      <vt:variant>
        <vt:i4>0</vt:i4>
      </vt:variant>
      <vt:variant>
        <vt:i4>5</vt:i4>
      </vt:variant>
      <vt:variant>
        <vt:lpwstr/>
      </vt:variant>
      <vt:variant>
        <vt:lpwstr>_Toc369163275</vt:lpwstr>
      </vt:variant>
      <vt:variant>
        <vt:i4>1310782</vt:i4>
      </vt:variant>
      <vt:variant>
        <vt:i4>92</vt:i4>
      </vt:variant>
      <vt:variant>
        <vt:i4>0</vt:i4>
      </vt:variant>
      <vt:variant>
        <vt:i4>5</vt:i4>
      </vt:variant>
      <vt:variant>
        <vt:lpwstr/>
      </vt:variant>
      <vt:variant>
        <vt:lpwstr>_Toc369163274</vt:lpwstr>
      </vt:variant>
      <vt:variant>
        <vt:i4>1310782</vt:i4>
      </vt:variant>
      <vt:variant>
        <vt:i4>86</vt:i4>
      </vt:variant>
      <vt:variant>
        <vt:i4>0</vt:i4>
      </vt:variant>
      <vt:variant>
        <vt:i4>5</vt:i4>
      </vt:variant>
      <vt:variant>
        <vt:lpwstr/>
      </vt:variant>
      <vt:variant>
        <vt:lpwstr>_Toc369163273</vt:lpwstr>
      </vt:variant>
      <vt:variant>
        <vt:i4>1310782</vt:i4>
      </vt:variant>
      <vt:variant>
        <vt:i4>80</vt:i4>
      </vt:variant>
      <vt:variant>
        <vt:i4>0</vt:i4>
      </vt:variant>
      <vt:variant>
        <vt:i4>5</vt:i4>
      </vt:variant>
      <vt:variant>
        <vt:lpwstr/>
      </vt:variant>
      <vt:variant>
        <vt:lpwstr>_Toc369163272</vt:lpwstr>
      </vt:variant>
      <vt:variant>
        <vt:i4>1310782</vt:i4>
      </vt:variant>
      <vt:variant>
        <vt:i4>74</vt:i4>
      </vt:variant>
      <vt:variant>
        <vt:i4>0</vt:i4>
      </vt:variant>
      <vt:variant>
        <vt:i4>5</vt:i4>
      </vt:variant>
      <vt:variant>
        <vt:lpwstr/>
      </vt:variant>
      <vt:variant>
        <vt:lpwstr>_Toc369163271</vt:lpwstr>
      </vt:variant>
      <vt:variant>
        <vt:i4>1310782</vt:i4>
      </vt:variant>
      <vt:variant>
        <vt:i4>68</vt:i4>
      </vt:variant>
      <vt:variant>
        <vt:i4>0</vt:i4>
      </vt:variant>
      <vt:variant>
        <vt:i4>5</vt:i4>
      </vt:variant>
      <vt:variant>
        <vt:lpwstr/>
      </vt:variant>
      <vt:variant>
        <vt:lpwstr>_Toc369163270</vt:lpwstr>
      </vt:variant>
      <vt:variant>
        <vt:i4>1376318</vt:i4>
      </vt:variant>
      <vt:variant>
        <vt:i4>62</vt:i4>
      </vt:variant>
      <vt:variant>
        <vt:i4>0</vt:i4>
      </vt:variant>
      <vt:variant>
        <vt:i4>5</vt:i4>
      </vt:variant>
      <vt:variant>
        <vt:lpwstr/>
      </vt:variant>
      <vt:variant>
        <vt:lpwstr>_Toc369163269</vt:lpwstr>
      </vt:variant>
      <vt:variant>
        <vt:i4>1376318</vt:i4>
      </vt:variant>
      <vt:variant>
        <vt:i4>56</vt:i4>
      </vt:variant>
      <vt:variant>
        <vt:i4>0</vt:i4>
      </vt:variant>
      <vt:variant>
        <vt:i4>5</vt:i4>
      </vt:variant>
      <vt:variant>
        <vt:lpwstr/>
      </vt:variant>
      <vt:variant>
        <vt:lpwstr>_Toc369163268</vt:lpwstr>
      </vt:variant>
      <vt:variant>
        <vt:i4>1376318</vt:i4>
      </vt:variant>
      <vt:variant>
        <vt:i4>50</vt:i4>
      </vt:variant>
      <vt:variant>
        <vt:i4>0</vt:i4>
      </vt:variant>
      <vt:variant>
        <vt:i4>5</vt:i4>
      </vt:variant>
      <vt:variant>
        <vt:lpwstr/>
      </vt:variant>
      <vt:variant>
        <vt:lpwstr>_Toc369163267</vt:lpwstr>
      </vt:variant>
      <vt:variant>
        <vt:i4>1376318</vt:i4>
      </vt:variant>
      <vt:variant>
        <vt:i4>44</vt:i4>
      </vt:variant>
      <vt:variant>
        <vt:i4>0</vt:i4>
      </vt:variant>
      <vt:variant>
        <vt:i4>5</vt:i4>
      </vt:variant>
      <vt:variant>
        <vt:lpwstr/>
      </vt:variant>
      <vt:variant>
        <vt:lpwstr>_Toc369163266</vt:lpwstr>
      </vt:variant>
      <vt:variant>
        <vt:i4>1376318</vt:i4>
      </vt:variant>
      <vt:variant>
        <vt:i4>38</vt:i4>
      </vt:variant>
      <vt:variant>
        <vt:i4>0</vt:i4>
      </vt:variant>
      <vt:variant>
        <vt:i4>5</vt:i4>
      </vt:variant>
      <vt:variant>
        <vt:lpwstr/>
      </vt:variant>
      <vt:variant>
        <vt:lpwstr>_Toc369163265</vt:lpwstr>
      </vt:variant>
      <vt:variant>
        <vt:i4>1376318</vt:i4>
      </vt:variant>
      <vt:variant>
        <vt:i4>32</vt:i4>
      </vt:variant>
      <vt:variant>
        <vt:i4>0</vt:i4>
      </vt:variant>
      <vt:variant>
        <vt:i4>5</vt:i4>
      </vt:variant>
      <vt:variant>
        <vt:lpwstr/>
      </vt:variant>
      <vt:variant>
        <vt:lpwstr>_Toc369163264</vt:lpwstr>
      </vt:variant>
      <vt:variant>
        <vt:i4>1376318</vt:i4>
      </vt:variant>
      <vt:variant>
        <vt:i4>26</vt:i4>
      </vt:variant>
      <vt:variant>
        <vt:i4>0</vt:i4>
      </vt:variant>
      <vt:variant>
        <vt:i4>5</vt:i4>
      </vt:variant>
      <vt:variant>
        <vt:lpwstr/>
      </vt:variant>
      <vt:variant>
        <vt:lpwstr>_Toc369163263</vt:lpwstr>
      </vt:variant>
      <vt:variant>
        <vt:i4>1376318</vt:i4>
      </vt:variant>
      <vt:variant>
        <vt:i4>20</vt:i4>
      </vt:variant>
      <vt:variant>
        <vt:i4>0</vt:i4>
      </vt:variant>
      <vt:variant>
        <vt:i4>5</vt:i4>
      </vt:variant>
      <vt:variant>
        <vt:lpwstr/>
      </vt:variant>
      <vt:variant>
        <vt:lpwstr>_Toc369163262</vt:lpwstr>
      </vt:variant>
      <vt:variant>
        <vt:i4>1376318</vt:i4>
      </vt:variant>
      <vt:variant>
        <vt:i4>14</vt:i4>
      </vt:variant>
      <vt:variant>
        <vt:i4>0</vt:i4>
      </vt:variant>
      <vt:variant>
        <vt:i4>5</vt:i4>
      </vt:variant>
      <vt:variant>
        <vt:lpwstr/>
      </vt:variant>
      <vt:variant>
        <vt:lpwstr>_Toc369163261</vt:lpwstr>
      </vt:variant>
      <vt:variant>
        <vt:i4>1376318</vt:i4>
      </vt:variant>
      <vt:variant>
        <vt:i4>8</vt:i4>
      </vt:variant>
      <vt:variant>
        <vt:i4>0</vt:i4>
      </vt:variant>
      <vt:variant>
        <vt:i4>5</vt:i4>
      </vt:variant>
      <vt:variant>
        <vt:lpwstr/>
      </vt:variant>
      <vt:variant>
        <vt:lpwstr>_Toc369163260</vt:lpwstr>
      </vt:variant>
      <vt:variant>
        <vt:i4>1441854</vt:i4>
      </vt:variant>
      <vt:variant>
        <vt:i4>2</vt:i4>
      </vt:variant>
      <vt:variant>
        <vt:i4>0</vt:i4>
      </vt:variant>
      <vt:variant>
        <vt:i4>5</vt:i4>
      </vt:variant>
      <vt:variant>
        <vt:lpwstr/>
      </vt:variant>
      <vt:variant>
        <vt:lpwstr>_Toc369163259</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 disseny </dc:title>
  <dc:subject>Helium - Gestió d’expedients</dc:subject>
  <dc:creator>Sion Andreu</dc:creator>
  <cp:keywords/>
  <dc:description/>
  <cp:lastModifiedBy>paulac</cp:lastModifiedBy>
  <cp:revision>93</cp:revision>
  <cp:lastPrinted>2013-10-10T11:09:00Z</cp:lastPrinted>
  <dcterms:created xsi:type="dcterms:W3CDTF">2013-10-10T08:54:00Z</dcterms:created>
  <dcterms:modified xsi:type="dcterms:W3CDTF">2013-10-15T07:31:00Z</dcterms:modified>
</cp:coreProperties>
</file>